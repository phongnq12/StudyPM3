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135D4B" w:rsidR="00F934E7" w:rsidP="00BB1751" w:rsidRDefault="00F934E7" w14:paraId="50F0CADA" w14:textId="77777777">
      <w:pPr>
        <w:autoSpaceDE w:val="0"/>
        <w:autoSpaceDN w:val="0"/>
        <w:adjustRightInd w:val="0"/>
        <w:ind w:firstLine="0"/>
        <w:jc w:val="center"/>
        <w:rPr>
          <w:rFonts w:eastAsia="Calibri"/>
          <w:b/>
          <w:bCs/>
          <w:color w:val="000000" w:themeColor="text1"/>
          <w:sz w:val="28"/>
          <w:szCs w:val="28"/>
          <w:lang w:val="vi-VN"/>
        </w:rPr>
      </w:pPr>
      <w:r w:rsidRPr="00135D4B">
        <w:rPr>
          <w:rFonts w:eastAsia="Calibri"/>
          <w:b/>
          <w:color w:val="000000" w:themeColor="text1"/>
          <w:sz w:val="26"/>
          <w:szCs w:val="26"/>
          <w:lang w:val="vi-VN"/>
        </w:rPr>
        <w:t xml:space="preserve">Phụ lục </w:t>
      </w:r>
      <w:r w:rsidRPr="00135D4B">
        <w:rPr>
          <w:rFonts w:eastAsia="Calibri"/>
          <w:b/>
          <w:color w:val="000000" w:themeColor="text1"/>
          <w:sz w:val="26"/>
          <w:szCs w:val="26"/>
        </w:rPr>
        <w:t>V</w:t>
      </w:r>
      <w:r w:rsidRPr="00135D4B">
        <w:rPr>
          <w:rFonts w:eastAsia="Calibri"/>
          <w:b/>
          <w:color w:val="000000" w:themeColor="text1"/>
          <w:sz w:val="26"/>
          <w:szCs w:val="26"/>
          <w:lang w:val="vi-VN"/>
        </w:rPr>
        <w:br/>
      </w:r>
      <w:r w:rsidRPr="00135D4B">
        <w:rPr>
          <w:rFonts w:eastAsia="Calibri"/>
          <w:b/>
          <w:bCs/>
          <w:color w:val="000000" w:themeColor="text1"/>
          <w:sz w:val="28"/>
          <w:szCs w:val="28"/>
          <w:lang w:val="vi-VN"/>
        </w:rPr>
        <w:t xml:space="preserve">CÁC MẪU VĂN BẢN THỰC HIỆN CÔNG TÁC CAI NGHIỆN, </w:t>
      </w:r>
      <w:r w:rsidRPr="00135D4B">
        <w:rPr>
          <w:rFonts w:eastAsia="Calibri"/>
          <w:b/>
          <w:bCs/>
          <w:color w:val="000000" w:themeColor="text1"/>
          <w:sz w:val="28"/>
          <w:szCs w:val="28"/>
          <w:lang w:val="vi-VN"/>
        </w:rPr>
        <w:br/>
      </w:r>
      <w:r w:rsidRPr="00135D4B">
        <w:rPr>
          <w:rFonts w:eastAsia="Calibri"/>
          <w:b/>
          <w:bCs/>
          <w:color w:val="000000" w:themeColor="text1"/>
          <w:sz w:val="28"/>
          <w:szCs w:val="28"/>
          <w:lang w:val="vi-VN"/>
        </w:rPr>
        <w:t>QUẢN LÝ SAU CAI NGHIỆN MA TÚY</w:t>
      </w:r>
    </w:p>
    <w:p w:rsidRPr="00135D4B" w:rsidR="00F934E7" w:rsidP="00F934E7" w:rsidRDefault="00F934E7" w14:paraId="40A2DCC5" w14:textId="44E5FF2E">
      <w:pPr>
        <w:spacing w:before="120"/>
        <w:ind w:firstLine="0"/>
        <w:jc w:val="center"/>
        <w:rPr>
          <w:rFonts w:eastAsia="Calibri"/>
          <w:i/>
          <w:color w:val="000000" w:themeColor="text1"/>
          <w:sz w:val="26"/>
          <w:szCs w:val="26"/>
        </w:rPr>
      </w:pPr>
      <w:r w:rsidRPr="00135D4B">
        <w:rPr>
          <w:rFonts w:eastAsia="Calibri"/>
          <w:i/>
          <w:color w:val="000000" w:themeColor="text1"/>
          <w:sz w:val="26"/>
          <w:szCs w:val="26"/>
        </w:rPr>
        <w:t xml:space="preserve">(Ban hành kèm </w:t>
      </w:r>
      <w:r w:rsidRPr="00135D4B">
        <w:rPr>
          <w:rFonts w:eastAsia="Calibri"/>
          <w:i/>
          <w:color w:val="000000" w:themeColor="text1"/>
          <w:sz w:val="26"/>
          <w:szCs w:val="26"/>
          <w:lang w:val="vi-VN"/>
        </w:rPr>
        <w:t>th</w:t>
      </w:r>
      <w:r w:rsidRPr="00135D4B">
        <w:rPr>
          <w:rFonts w:eastAsia="Calibri"/>
          <w:i/>
          <w:color w:val="000000" w:themeColor="text1"/>
          <w:sz w:val="26"/>
          <w:szCs w:val="26"/>
        </w:rPr>
        <w:t xml:space="preserve">eo Nghị định </w:t>
      </w:r>
      <w:r w:rsidRPr="00135D4B">
        <w:rPr>
          <w:rFonts w:eastAsia="Calibri"/>
          <w:i/>
          <w:color w:val="000000" w:themeColor="text1"/>
          <w:sz w:val="26"/>
          <w:szCs w:val="26"/>
          <w:lang w:val="vi-VN"/>
        </w:rPr>
        <w:t>số:</w:t>
      </w:r>
      <w:r w:rsidR="00FD0E49">
        <w:rPr>
          <w:rFonts w:eastAsia="Calibri"/>
          <w:i/>
          <w:color w:val="000000" w:themeColor="text1"/>
          <w:sz w:val="26"/>
          <w:szCs w:val="26"/>
        </w:rPr>
        <w:t>163</w:t>
      </w:r>
      <w:r w:rsidRPr="00135D4B">
        <w:rPr>
          <w:rFonts w:eastAsia="Calibri"/>
          <w:i/>
          <w:color w:val="000000" w:themeColor="text1"/>
          <w:sz w:val="26"/>
          <w:szCs w:val="26"/>
        </w:rPr>
        <w:t xml:space="preserve">/2026/NĐ-CP </w:t>
      </w:r>
      <w:r w:rsidRPr="00135D4B">
        <w:rPr>
          <w:rFonts w:eastAsia="Calibri"/>
          <w:i/>
          <w:color w:val="000000" w:themeColor="text1"/>
          <w:sz w:val="26"/>
          <w:szCs w:val="26"/>
        </w:rPr>
        <w:br/>
      </w:r>
      <w:r w:rsidRPr="00135D4B">
        <w:rPr>
          <w:rFonts w:eastAsia="Calibri"/>
          <w:i/>
          <w:color w:val="000000" w:themeColor="text1"/>
          <w:sz w:val="26"/>
          <w:szCs w:val="26"/>
        </w:rPr>
        <w:t xml:space="preserve">ngày </w:t>
      </w:r>
      <w:r w:rsidR="00FD0E49">
        <w:rPr>
          <w:rFonts w:eastAsia="Calibri"/>
          <w:i/>
          <w:color w:val="000000" w:themeColor="text1"/>
          <w:sz w:val="26"/>
          <w:szCs w:val="26"/>
        </w:rPr>
        <w:t>15</w:t>
      </w:r>
      <w:r w:rsidRPr="00135D4B">
        <w:rPr>
          <w:rFonts w:eastAsia="Calibri"/>
          <w:i/>
          <w:color w:val="000000" w:themeColor="text1"/>
          <w:sz w:val="26"/>
          <w:szCs w:val="26"/>
        </w:rPr>
        <w:t xml:space="preserve"> tháng </w:t>
      </w:r>
      <w:r w:rsidR="00FD0E49">
        <w:rPr>
          <w:rFonts w:eastAsia="Calibri"/>
          <w:i/>
          <w:color w:val="000000" w:themeColor="text1"/>
          <w:sz w:val="26"/>
          <w:szCs w:val="26"/>
        </w:rPr>
        <w:t>5</w:t>
      </w:r>
      <w:r w:rsidRPr="00135D4B">
        <w:rPr>
          <w:rFonts w:eastAsia="Calibri"/>
          <w:i/>
          <w:color w:val="000000" w:themeColor="text1"/>
          <w:sz w:val="26"/>
          <w:szCs w:val="26"/>
          <w:lang w:val="vi-VN"/>
        </w:rPr>
        <w:t xml:space="preserve"> </w:t>
      </w:r>
      <w:r w:rsidRPr="00135D4B">
        <w:rPr>
          <w:rFonts w:eastAsia="Calibri"/>
          <w:i/>
          <w:color w:val="000000" w:themeColor="text1"/>
          <w:sz w:val="26"/>
          <w:szCs w:val="26"/>
        </w:rPr>
        <w:t>năm 2026</w:t>
      </w:r>
      <w:r w:rsidRPr="00135D4B">
        <w:rPr>
          <w:rFonts w:eastAsia="Calibri"/>
          <w:i/>
          <w:color w:val="000000" w:themeColor="text1"/>
          <w:sz w:val="26"/>
          <w:szCs w:val="26"/>
          <w:lang w:val="vi-VN"/>
        </w:rPr>
        <w:t xml:space="preserve"> </w:t>
      </w:r>
      <w:r w:rsidRPr="00135D4B">
        <w:rPr>
          <w:rFonts w:eastAsia="Calibri"/>
          <w:i/>
          <w:color w:val="000000" w:themeColor="text1"/>
          <w:sz w:val="26"/>
          <w:szCs w:val="26"/>
        </w:rPr>
        <w:t>của Chính phủ)</w:t>
      </w:r>
    </w:p>
    <w:p w:rsidRPr="00135D4B" w:rsidR="00F934E7" w:rsidP="00F934E7" w:rsidRDefault="00F934E7" w14:paraId="42FC47A9" w14:textId="77777777">
      <w:pPr>
        <w:spacing w:before="120" w:line="264" w:lineRule="auto"/>
        <w:ind w:firstLine="0"/>
        <w:jc w:val="center"/>
        <w:rPr>
          <w:rFonts w:eastAsia="Calibri"/>
          <w:b/>
          <w:bCs/>
          <w:color w:val="000000" w:themeColor="text1"/>
          <w:sz w:val="28"/>
          <w:szCs w:val="28"/>
          <w:lang w:val="vi-VN"/>
        </w:rPr>
      </w:pPr>
      <w:r w:rsidRPr="00135D4B">
        <w:rPr>
          <w:rFonts w:eastAsia="Calibri"/>
          <w:i/>
          <w:noProof/>
          <w:color w:val="000000" w:themeColor="text1"/>
          <w:sz w:val="26"/>
          <w:szCs w:val="26"/>
        </w:rPr>
        <mc:AlternateContent>
          <mc:Choice Requires="wps">
            <w:drawing>
              <wp:anchor distT="0" distB="0" distL="114300" distR="114300" simplePos="0" relativeHeight="251932672" behindDoc="0" locked="0" layoutInCell="1" allowOverlap="1" wp14:anchorId="7248FFFC" wp14:editId="7591527A">
                <wp:simplePos x="0" y="0"/>
                <wp:positionH relativeFrom="column">
                  <wp:posOffset>2433955</wp:posOffset>
                </wp:positionH>
                <wp:positionV relativeFrom="paragraph">
                  <wp:posOffset>43815</wp:posOffset>
                </wp:positionV>
                <wp:extent cx="1021080" cy="0"/>
                <wp:effectExtent l="5715" t="7620" r="11430" b="1143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1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6EAFBE1">
              <v:shapetype id="_x0000_t32" coordsize="21600,21600" o:oned="t" filled="f" o:spt="32" path="m,l21600,21600e" w14:anchorId="7E1A46DA">
                <v:path fillok="f" arrowok="t" o:connecttype="none"/>
                <o:lock v:ext="edit" shapetype="t"/>
              </v:shapetype>
              <v:shape id="AutoShape 2" style="position:absolute;margin-left:191.65pt;margin-top:3.45pt;width:80.4pt;height:0;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"/>
            </w:pict>
          </mc:Fallback>
        </mc:AlternateContent>
      </w:r>
    </w:p>
    <w:tbl>
      <w:tblPr>
        <w:tblW w:w="0" w:type="auto"/>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86"/>
        <w:gridCol w:w="7835"/>
      </w:tblGrid>
      <w:tr w:rsidRPr="00135D4B" w:rsidR="00135D4B" w:rsidTr="3946E3C3" w14:paraId="21D44A7F" w14:textId="77777777">
        <w:trPr>
          <w:tblHeader/>
        </w:trPr>
        <w:tc>
          <w:tcPr>
            <w:tcW w:w="1686" w:type="dxa"/>
            <w:tcMar/>
          </w:tcPr>
          <w:p w:rsidRPr="00135D4B" w:rsidR="00F934E7" w:rsidP="00F934E7" w:rsidRDefault="00F934E7" w14:paraId="6355ECEB" w14:textId="77777777">
            <w:pPr>
              <w:autoSpaceDE w:val="0"/>
              <w:autoSpaceDN w:val="0"/>
              <w:adjustRightInd w:val="0"/>
              <w:ind w:firstLine="0"/>
              <w:jc w:val="center"/>
              <w:rPr>
                <w:rFonts w:eastAsia="Calibri"/>
                <w:b/>
                <w:bCs/>
                <w:color w:val="000000" w:themeColor="text1"/>
                <w:sz w:val="28"/>
                <w:szCs w:val="28"/>
                <w:lang w:val="vi-VN"/>
              </w:rPr>
            </w:pPr>
            <w:r w:rsidRPr="00135D4B">
              <w:rPr>
                <w:rFonts w:eastAsia="Calibri"/>
                <w:b/>
                <w:bCs/>
                <w:color w:val="000000" w:themeColor="text1"/>
                <w:sz w:val="28"/>
                <w:szCs w:val="28"/>
                <w:lang w:val="vi-VN"/>
              </w:rPr>
              <w:t>TT</w:t>
            </w:r>
          </w:p>
        </w:tc>
        <w:tc>
          <w:tcPr>
            <w:tcW w:w="7835" w:type="dxa"/>
            <w:tcMar/>
          </w:tcPr>
          <w:p w:rsidRPr="00135D4B" w:rsidR="00F934E7" w:rsidP="00F934E7" w:rsidRDefault="00F934E7" w14:paraId="726EDAFF" w14:textId="47F12D23">
            <w:pPr>
              <w:autoSpaceDE w:val="0"/>
              <w:autoSpaceDN w:val="0"/>
              <w:adjustRightInd w:val="0"/>
              <w:ind w:firstLine="0"/>
              <w:jc w:val="center"/>
              <w:rPr>
                <w:rFonts w:eastAsia="Calibri"/>
                <w:b w:val="1"/>
                <w:bCs w:val="1"/>
                <w:color w:val="000000" w:themeColor="text1"/>
                <w:sz w:val="28"/>
                <w:szCs w:val="28"/>
                <w:lang w:val="vi-VN"/>
              </w:rPr>
            </w:pPr>
            <w:r w:rsidRPr="3946E3C3" w:rsidR="00F934E7">
              <w:rPr>
                <w:rFonts w:eastAsia="Calibri"/>
                <w:b w:val="1"/>
                <w:bCs w:val="1"/>
                <w:color w:val="000000" w:themeColor="text1" w:themeTint="FF" w:themeShade="FF"/>
                <w:sz w:val="28"/>
                <w:szCs w:val="28"/>
                <w:lang w:val="vi-VN"/>
              </w:rPr>
              <w:t>Nội dung biểu mẫu</w:t>
            </w:r>
          </w:p>
        </w:tc>
      </w:tr>
      <w:tr w:rsidRPr="00135D4B" w:rsidR="00135D4B" w:rsidTr="3946E3C3" w14:paraId="13423177" w14:textId="77777777">
        <w:tc>
          <w:tcPr>
            <w:tcW w:w="1686" w:type="dxa"/>
            <w:tcMar/>
          </w:tcPr>
          <w:p w:rsidRPr="00135D4B" w:rsidR="00F934E7" w:rsidP="00F934E7" w:rsidRDefault="00F934E7" w14:paraId="683AA64D" w14:textId="77777777">
            <w:pPr>
              <w:autoSpaceDE w:val="0"/>
              <w:autoSpaceDN w:val="0"/>
              <w:adjustRightInd w:val="0"/>
              <w:spacing w:before="60" w:after="60"/>
              <w:ind w:firstLine="0"/>
              <w:jc w:val="center"/>
              <w:rPr>
                <w:rFonts w:eastAsia="Calibri"/>
                <w:b/>
                <w:bCs/>
                <w:color w:val="000000" w:themeColor="text1"/>
                <w:szCs w:val="28"/>
                <w:lang w:val="vi-VN"/>
              </w:rPr>
            </w:pPr>
            <w:r w:rsidRPr="00135D4B">
              <w:rPr>
                <w:rFonts w:eastAsia="Calibri"/>
                <w:b/>
                <w:bCs/>
                <w:color w:val="000000" w:themeColor="text1"/>
                <w:szCs w:val="28"/>
                <w:lang w:val="vi-VN"/>
              </w:rPr>
              <w:t>I</w:t>
            </w:r>
          </w:p>
        </w:tc>
        <w:tc>
          <w:tcPr>
            <w:tcW w:w="7835" w:type="dxa"/>
            <w:tcMar/>
          </w:tcPr>
          <w:p w:rsidRPr="00135D4B" w:rsidR="00F934E7" w:rsidP="00F934E7" w:rsidRDefault="00F934E7" w14:paraId="2D0AD2B5" w14:textId="77777777">
            <w:pPr>
              <w:autoSpaceDE w:val="0"/>
              <w:autoSpaceDN w:val="0"/>
              <w:adjustRightInd w:val="0"/>
              <w:spacing w:before="60" w:after="60"/>
              <w:ind w:firstLine="0"/>
              <w:rPr>
                <w:rFonts w:eastAsia="Calibri"/>
                <w:b/>
                <w:bCs/>
                <w:color w:val="000000" w:themeColor="text1"/>
                <w:szCs w:val="28"/>
                <w:lang w:val="vi-VN"/>
              </w:rPr>
            </w:pPr>
            <w:r w:rsidRPr="00135D4B">
              <w:rPr>
                <w:rFonts w:eastAsia="Calibri"/>
                <w:b/>
                <w:bCs/>
                <w:color w:val="000000" w:themeColor="text1"/>
                <w:szCs w:val="28"/>
                <w:lang w:val="vi-VN"/>
              </w:rPr>
              <w:t>GIẤY PHÉP HOẠT ĐỘNG CAI NGHIỆN MA TÚY</w:t>
            </w:r>
          </w:p>
        </w:tc>
      </w:tr>
      <w:tr w:rsidRPr="00135D4B" w:rsidR="00135D4B" w:rsidTr="3946E3C3" w14:paraId="336B7C93" w14:textId="77777777">
        <w:tc>
          <w:tcPr>
            <w:tcW w:w="1686" w:type="dxa"/>
            <w:tcMar/>
            <w:vAlign w:val="center"/>
          </w:tcPr>
          <w:p w:rsidRPr="00135D4B" w:rsidR="001E2EA1" w:rsidP="001E2EA1" w:rsidRDefault="001E2EA1" w14:paraId="6D704F2F"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Mẫu số 01</w:t>
            </w:r>
          </w:p>
        </w:tc>
        <w:tc>
          <w:tcPr>
            <w:tcW w:w="7835" w:type="dxa"/>
            <w:tcMar/>
            <w:vAlign w:val="center"/>
          </w:tcPr>
          <w:p w:rsidRPr="00C63640" w:rsidR="001E2EA1" w:rsidP="001E2EA1" w:rsidRDefault="001E2EA1" w14:paraId="089ABDAE"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Phương án tài chính của cơ sở</w:t>
            </w:r>
            <w:r w:rsidRPr="00135D4B">
              <w:rPr>
                <w:rFonts w:eastAsia="Calibri"/>
                <w:color w:val="000000" w:themeColor="text1"/>
                <w:sz w:val="28"/>
                <w:szCs w:val="22"/>
              </w:rPr>
              <w:t xml:space="preserve"> </w:t>
            </w:r>
            <w:r w:rsidRPr="00135D4B">
              <w:rPr>
                <w:rFonts w:eastAsia="Calibri"/>
                <w:bCs/>
                <w:color w:val="000000" w:themeColor="text1"/>
                <w:sz w:val="28"/>
                <w:szCs w:val="28"/>
                <w:lang w:val="vi-VN"/>
              </w:rPr>
              <w:t>cai nghiện ma túy t</w:t>
            </w:r>
            <w:r w:rsidRPr="00135D4B" w:rsidR="00F25AC9">
              <w:rPr>
                <w:rFonts w:eastAsia="Calibri"/>
                <w:bCs/>
                <w:color w:val="000000" w:themeColor="text1"/>
                <w:sz w:val="28"/>
                <w:szCs w:val="28"/>
              </w:rPr>
              <w:t>ư nhân</w:t>
            </w:r>
          </w:p>
        </w:tc>
      </w:tr>
      <w:tr w:rsidRPr="00135D4B" w:rsidR="00135D4B" w:rsidTr="3946E3C3" w14:paraId="4BDDCCEA" w14:textId="77777777">
        <w:tc>
          <w:tcPr>
            <w:tcW w:w="1686" w:type="dxa"/>
            <w:tcMar/>
            <w:vAlign w:val="center"/>
          </w:tcPr>
          <w:p w:rsidRPr="00135D4B" w:rsidR="001E2EA1" w:rsidP="001E2EA1" w:rsidRDefault="001E2EA1" w14:paraId="3D96EE5E"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02</w:t>
            </w:r>
          </w:p>
        </w:tc>
        <w:tc>
          <w:tcPr>
            <w:tcW w:w="7835" w:type="dxa"/>
            <w:tcMar/>
            <w:vAlign w:val="center"/>
          </w:tcPr>
          <w:p w:rsidRPr="00C63640" w:rsidR="001E2EA1" w:rsidP="001E2EA1" w:rsidRDefault="001E2EA1" w14:paraId="62435341"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Văn bản</w:t>
            </w:r>
            <w:r w:rsidRPr="00135D4B">
              <w:rPr>
                <w:rFonts w:eastAsia="Calibri"/>
                <w:bCs/>
                <w:color w:val="000000" w:themeColor="text1"/>
                <w:sz w:val="28"/>
                <w:szCs w:val="28"/>
                <w:lang w:val="vi-VN"/>
              </w:rPr>
              <w:t xml:space="preserve"> đề nghị cấp (cấp lại) </w:t>
            </w:r>
            <w:r w:rsidRPr="00135D4B">
              <w:rPr>
                <w:rFonts w:eastAsia="Calibri"/>
                <w:bCs/>
                <w:color w:val="000000" w:themeColor="text1"/>
                <w:sz w:val="28"/>
                <w:szCs w:val="28"/>
              </w:rPr>
              <w:t>G</w:t>
            </w:r>
            <w:r w:rsidRPr="00135D4B">
              <w:rPr>
                <w:rFonts w:eastAsia="Calibri"/>
                <w:bCs/>
                <w:color w:val="000000" w:themeColor="text1"/>
                <w:sz w:val="28"/>
                <w:szCs w:val="28"/>
                <w:lang w:val="vi-VN"/>
              </w:rPr>
              <w:t xml:space="preserve">iấy phép hoạt động cai nghiện ma túy của cơ sở cai nghiện ma túy </w:t>
            </w:r>
            <w:r w:rsidRPr="00135D4B" w:rsidR="00F25AC9">
              <w:rPr>
                <w:rFonts w:eastAsia="Calibri"/>
                <w:bCs/>
                <w:color w:val="000000" w:themeColor="text1"/>
                <w:sz w:val="28"/>
                <w:szCs w:val="28"/>
              </w:rPr>
              <w:t>tư nhân</w:t>
            </w:r>
          </w:p>
        </w:tc>
      </w:tr>
      <w:tr w:rsidRPr="00135D4B" w:rsidR="00135D4B" w:rsidTr="3946E3C3" w14:paraId="74710AFF" w14:textId="77777777">
        <w:tc>
          <w:tcPr>
            <w:tcW w:w="1686" w:type="dxa"/>
            <w:tcMar/>
            <w:vAlign w:val="center"/>
          </w:tcPr>
          <w:p w:rsidRPr="00135D4B" w:rsidR="001E2EA1" w:rsidP="001E2EA1" w:rsidRDefault="001E2EA1" w14:paraId="170B00DB"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03</w:t>
            </w:r>
          </w:p>
        </w:tc>
        <w:tc>
          <w:tcPr>
            <w:tcW w:w="7835" w:type="dxa"/>
            <w:tcMar/>
            <w:vAlign w:val="center"/>
          </w:tcPr>
          <w:p w:rsidRPr="00135D4B" w:rsidR="001E2EA1" w:rsidP="001E2EA1" w:rsidRDefault="001E2EA1" w14:paraId="1C2C8EDA"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lang w:val="vi-VN"/>
              </w:rPr>
              <w:t>Danh sách nhân viên của cơ sở cai nghiện ma túy</w:t>
            </w:r>
            <w:r w:rsidR="00E11F3D">
              <w:rPr>
                <w:rFonts w:eastAsia="Calibri"/>
                <w:bCs/>
                <w:color w:val="000000" w:themeColor="text1"/>
                <w:sz w:val="28"/>
                <w:szCs w:val="28"/>
              </w:rPr>
              <w:t xml:space="preserve"> tư nhân</w:t>
            </w:r>
            <w:r w:rsidRPr="00135D4B">
              <w:rPr>
                <w:rFonts w:eastAsia="Calibri"/>
                <w:bCs/>
                <w:color w:val="000000" w:themeColor="text1"/>
                <w:sz w:val="28"/>
                <w:szCs w:val="28"/>
              </w:rPr>
              <w:t>/cơ sở cung cấp dịch vụ cai nghiện ma túy</w:t>
            </w:r>
          </w:p>
        </w:tc>
      </w:tr>
      <w:tr w:rsidRPr="00135D4B" w:rsidR="00135D4B" w:rsidTr="3946E3C3" w14:paraId="6C21BF62" w14:textId="77777777">
        <w:tc>
          <w:tcPr>
            <w:tcW w:w="1686" w:type="dxa"/>
            <w:tcMar/>
            <w:vAlign w:val="center"/>
          </w:tcPr>
          <w:p w:rsidRPr="00135D4B" w:rsidR="00AF0FCF" w:rsidP="00AF0FCF" w:rsidRDefault="00AF0FCF" w14:paraId="2FBFD59E"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Mẫu số 04</w:t>
            </w:r>
          </w:p>
        </w:tc>
        <w:tc>
          <w:tcPr>
            <w:tcW w:w="7835" w:type="dxa"/>
            <w:tcMar/>
            <w:vAlign w:val="center"/>
          </w:tcPr>
          <w:p w:rsidRPr="00135D4B" w:rsidR="00AF0FCF" w:rsidP="5A0D326B" w:rsidRDefault="00AF0FCF" w14:paraId="6D72E756" w14:textId="1AD7A93C">
            <w:pPr>
              <w:autoSpaceDE w:val="0"/>
              <w:autoSpaceDN w:val="0"/>
              <w:adjustRightInd w:val="0"/>
              <w:spacing w:before="60" w:after="60"/>
              <w:ind w:firstLine="0"/>
              <w:rPr>
                <w:rFonts w:eastAsia="Calibri"/>
                <w:color w:val="000000" w:themeColor="text1"/>
                <w:sz w:val="28"/>
                <w:szCs w:val="28"/>
                <w:lang w:val="vi-VN"/>
              </w:rPr>
            </w:pPr>
            <w:r w:rsidRPr="5A0D326B" w:rsidR="093BEC76">
              <w:rPr>
                <w:rFonts w:eastAsia="Calibri"/>
                <w:color w:val="000000" w:themeColor="text1" w:themeTint="FF" w:themeShade="FF"/>
                <w:sz w:val="28"/>
                <w:szCs w:val="28"/>
                <w:lang w:val="vi-VN"/>
              </w:rPr>
              <w:t>Tóm tắt lý lịch của cá nhân</w:t>
            </w:r>
            <w:r w:rsidRPr="5A0D326B" w:rsidR="093BEC76">
              <w:rPr>
                <w:rFonts w:eastAsia="Calibri"/>
                <w:color w:val="000000" w:themeColor="text1" w:themeTint="FF" w:themeShade="FF"/>
                <w:sz w:val="28"/>
                <w:szCs w:val="28"/>
              </w:rPr>
              <w:t xml:space="preserve">, </w:t>
            </w:r>
            <w:r w:rsidRPr="5A0D326B" w:rsidR="093BEC76">
              <w:rPr>
                <w:rFonts w:eastAsia="Calibri"/>
                <w:color w:val="000000" w:themeColor="text1" w:themeTint="FF" w:themeShade="FF"/>
                <w:sz w:val="28"/>
                <w:szCs w:val="28"/>
                <w:lang w:val="vi-VN"/>
              </w:rPr>
              <w:t>người đứng đầu</w:t>
            </w:r>
            <w:r w:rsidRPr="5A0D326B" w:rsidR="093BEC76">
              <w:rPr>
                <w:rFonts w:eastAsia="Calibri"/>
                <w:color w:val="000000" w:themeColor="text1" w:themeTint="FF" w:themeShade="FF"/>
                <w:sz w:val="28"/>
                <w:szCs w:val="28"/>
              </w:rPr>
              <w:t xml:space="preserve"> hoặc </w:t>
            </w:r>
            <w:r w:rsidRPr="5A0D326B" w:rsidR="093BEC76">
              <w:rPr>
                <w:rFonts w:eastAsia="Calibri"/>
                <w:color w:val="000000" w:themeColor="text1" w:themeTint="FF" w:themeShade="FF"/>
                <w:sz w:val="28"/>
                <w:szCs w:val="28"/>
                <w:lang w:val="vi-VN"/>
              </w:rPr>
              <w:t>người đại diện theo pháp luật của cơ sở cai nghiện ma túy</w:t>
            </w:r>
            <w:r w:rsidRPr="5A0D326B" w:rsidR="435BB61A">
              <w:rPr>
                <w:rFonts w:eastAsia="Calibri"/>
                <w:color w:val="000000" w:themeColor="text1" w:themeTint="FF" w:themeShade="FF"/>
                <w:sz w:val="28"/>
                <w:szCs w:val="28"/>
              </w:rPr>
              <w:t xml:space="preserve"> tư nhân</w:t>
            </w:r>
            <w:r w:rsidRPr="5A0D326B" w:rsidR="093BEC76">
              <w:rPr>
                <w:rFonts w:eastAsia="Calibri"/>
                <w:color w:val="000000" w:themeColor="text1" w:themeTint="FF" w:themeShade="FF"/>
                <w:sz w:val="28"/>
                <w:szCs w:val="28"/>
                <w:lang w:val="vi-VN"/>
              </w:rPr>
              <w:t>/cơ sở cung cấp dịch vụ cai nghiệ</w:t>
            </w:r>
            <w:r w:rsidRPr="5A0D326B" w:rsidR="093BEC76">
              <w:rPr>
                <w:rFonts w:eastAsia="Calibri"/>
                <w:color w:val="000000" w:themeColor="text1" w:themeTint="FF" w:themeShade="FF"/>
                <w:sz w:val="28"/>
                <w:szCs w:val="28"/>
                <w:lang w:val="vi-VN"/>
              </w:rPr>
              <w:t>n ma túy</w:t>
            </w:r>
          </w:p>
        </w:tc>
      </w:tr>
      <w:tr w:rsidRPr="00135D4B" w:rsidR="00135D4B" w:rsidTr="3946E3C3" w14:paraId="21BA0EBA" w14:textId="77777777">
        <w:tc>
          <w:tcPr>
            <w:tcW w:w="1686" w:type="dxa"/>
            <w:tcMar/>
            <w:vAlign w:val="center"/>
          </w:tcPr>
          <w:p w:rsidRPr="00135D4B" w:rsidR="00AF0FCF" w:rsidP="00AF0FCF" w:rsidRDefault="00AF0FCF" w14:paraId="65B7F73A"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05</w:t>
            </w:r>
          </w:p>
        </w:tc>
        <w:tc>
          <w:tcPr>
            <w:tcW w:w="7835" w:type="dxa"/>
            <w:tcMar/>
            <w:vAlign w:val="center"/>
          </w:tcPr>
          <w:p w:rsidRPr="00C63640" w:rsidR="00AF0FCF" w:rsidP="00AF0FCF" w:rsidRDefault="00AF0FCF" w14:paraId="5D946A2C"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Giấy phép hoạt động cai nghiện ma túy đối với cơ sở cai nghiện ma túy t</w:t>
            </w:r>
            <w:r w:rsidRPr="00135D4B" w:rsidR="00F25AC9">
              <w:rPr>
                <w:rFonts w:eastAsia="Calibri"/>
                <w:bCs/>
                <w:color w:val="000000" w:themeColor="text1"/>
                <w:sz w:val="28"/>
                <w:szCs w:val="28"/>
              </w:rPr>
              <w:t>ư nhân</w:t>
            </w:r>
          </w:p>
        </w:tc>
      </w:tr>
      <w:tr w:rsidRPr="00135D4B" w:rsidR="00135D4B" w:rsidTr="3946E3C3" w14:paraId="40394F84" w14:textId="77777777">
        <w:tc>
          <w:tcPr>
            <w:tcW w:w="1686" w:type="dxa"/>
            <w:tcMar/>
            <w:vAlign w:val="center"/>
          </w:tcPr>
          <w:p w:rsidRPr="00135D4B" w:rsidR="00AF0FCF" w:rsidP="00AF0FCF" w:rsidRDefault="00AF0FCF" w14:paraId="79D3A8E5"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06</w:t>
            </w:r>
          </w:p>
        </w:tc>
        <w:tc>
          <w:tcPr>
            <w:tcW w:w="7835" w:type="dxa"/>
            <w:tcMar/>
            <w:vAlign w:val="center"/>
          </w:tcPr>
          <w:p w:rsidRPr="00900F9F" w:rsidR="00AF0FCF" w:rsidP="00AF0FCF" w:rsidRDefault="004B3402" w14:paraId="4803434A" w14:textId="77777777">
            <w:pPr>
              <w:autoSpaceDE w:val="0"/>
              <w:autoSpaceDN w:val="0"/>
              <w:adjustRightInd w:val="0"/>
              <w:spacing w:before="60" w:after="60"/>
              <w:ind w:firstLine="0"/>
              <w:rPr>
                <w:rFonts w:eastAsia="Calibri"/>
                <w:bCs/>
                <w:color w:val="000000" w:themeColor="text1"/>
                <w:sz w:val="28"/>
                <w:szCs w:val="28"/>
              </w:rPr>
            </w:pPr>
            <w:r>
              <w:rPr>
                <w:rFonts w:eastAsia="Calibri"/>
                <w:bCs/>
                <w:color w:val="000000" w:themeColor="text1"/>
                <w:sz w:val="28"/>
                <w:szCs w:val="28"/>
              </w:rPr>
              <w:t>Báo cáo khắc phục hậu quả việc đình chỉ hoạt động của cơ sở cai nghiện ma túy tư nhân/cơ sở cung cấp dịch vụ cai nghiện ma túy</w:t>
            </w:r>
          </w:p>
        </w:tc>
      </w:tr>
      <w:tr w:rsidRPr="00135D4B" w:rsidR="00135D4B" w:rsidTr="3946E3C3" w14:paraId="77CFBF5F" w14:textId="77777777">
        <w:tc>
          <w:tcPr>
            <w:tcW w:w="1686" w:type="dxa"/>
            <w:tcMar/>
            <w:vAlign w:val="center"/>
          </w:tcPr>
          <w:p w:rsidRPr="00135D4B" w:rsidR="00AF0FCF" w:rsidP="00AF0FCF" w:rsidRDefault="00AF0FCF" w14:paraId="71AC486D"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07</w:t>
            </w:r>
          </w:p>
        </w:tc>
        <w:tc>
          <w:tcPr>
            <w:tcW w:w="7835" w:type="dxa"/>
            <w:tcMar/>
            <w:vAlign w:val="center"/>
          </w:tcPr>
          <w:p w:rsidRPr="00C63640" w:rsidR="00AF0FCF" w:rsidP="00AF0FCF" w:rsidRDefault="00AF0FCF" w14:paraId="796376C1"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Biên bản vi phạm</w:t>
            </w:r>
            <w:r w:rsidRPr="00135D4B">
              <w:rPr>
                <w:rFonts w:eastAsia="Calibri"/>
                <w:bCs/>
                <w:color w:val="000000" w:themeColor="text1"/>
                <w:sz w:val="28"/>
                <w:szCs w:val="28"/>
              </w:rPr>
              <w:t xml:space="preserve"> các</w:t>
            </w:r>
            <w:r w:rsidRPr="00135D4B">
              <w:rPr>
                <w:rFonts w:eastAsia="Calibri"/>
                <w:bCs/>
                <w:color w:val="000000" w:themeColor="text1"/>
                <w:sz w:val="28"/>
                <w:szCs w:val="28"/>
                <w:lang w:val="vi-VN"/>
              </w:rPr>
              <w:t xml:space="preserve"> quy định của pháp luật về cai nghiện ma túy của cơ sở cai nghiện ma túy t</w:t>
            </w:r>
            <w:r w:rsidRPr="00135D4B" w:rsidR="00F25AC9">
              <w:rPr>
                <w:rFonts w:eastAsia="Calibri"/>
                <w:bCs/>
                <w:color w:val="000000" w:themeColor="text1"/>
                <w:sz w:val="28"/>
                <w:szCs w:val="28"/>
              </w:rPr>
              <w:t>ư nhân</w:t>
            </w:r>
          </w:p>
        </w:tc>
      </w:tr>
      <w:tr w:rsidRPr="00135D4B" w:rsidR="00135D4B" w:rsidTr="3946E3C3" w14:paraId="1CD2036B" w14:textId="77777777">
        <w:tc>
          <w:tcPr>
            <w:tcW w:w="1686" w:type="dxa"/>
            <w:tcMar/>
            <w:vAlign w:val="center"/>
          </w:tcPr>
          <w:p w:rsidRPr="00135D4B" w:rsidR="00AF0FCF" w:rsidP="00AF0FCF" w:rsidRDefault="00AF0FCF" w14:paraId="77EDAA0D"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08</w:t>
            </w:r>
          </w:p>
        </w:tc>
        <w:tc>
          <w:tcPr>
            <w:tcW w:w="7835" w:type="dxa"/>
            <w:tcMar/>
            <w:vAlign w:val="center"/>
          </w:tcPr>
          <w:p w:rsidRPr="00C63640" w:rsidR="00AF0FCF" w:rsidP="00AF0FCF" w:rsidRDefault="00AF0FCF" w14:paraId="73A1AF61"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Quyết định đình chỉ hoạt động cai nghiện ma túy đối với cơ sở cai nghiện ma túy t</w:t>
            </w:r>
            <w:r w:rsidRPr="00135D4B" w:rsidR="00F25AC9">
              <w:rPr>
                <w:rFonts w:eastAsia="Calibri"/>
                <w:bCs/>
                <w:color w:val="000000" w:themeColor="text1"/>
                <w:sz w:val="28"/>
                <w:szCs w:val="28"/>
              </w:rPr>
              <w:t>ư nhân</w:t>
            </w:r>
          </w:p>
        </w:tc>
      </w:tr>
      <w:tr w:rsidRPr="00135D4B" w:rsidR="00135D4B" w:rsidTr="3946E3C3" w14:paraId="6A58D7F9" w14:textId="77777777">
        <w:tc>
          <w:tcPr>
            <w:tcW w:w="1686" w:type="dxa"/>
            <w:tcMar/>
            <w:vAlign w:val="center"/>
          </w:tcPr>
          <w:p w:rsidRPr="00135D4B" w:rsidR="00AF0FCF" w:rsidP="00AF0FCF" w:rsidRDefault="00AF0FCF" w14:paraId="3FD9D7FE"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09</w:t>
            </w:r>
          </w:p>
        </w:tc>
        <w:tc>
          <w:tcPr>
            <w:tcW w:w="7835" w:type="dxa"/>
            <w:tcMar/>
            <w:vAlign w:val="center"/>
          </w:tcPr>
          <w:p w:rsidRPr="00C63640" w:rsidR="00AF0FCF" w:rsidP="00AF0FCF" w:rsidRDefault="00AF0FCF" w14:paraId="234006FD"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 xml:space="preserve">Văn bản </w:t>
            </w:r>
            <w:r w:rsidRPr="00135D4B">
              <w:rPr>
                <w:rFonts w:eastAsia="Calibri"/>
                <w:bCs/>
                <w:color w:val="000000" w:themeColor="text1"/>
                <w:sz w:val="28"/>
                <w:szCs w:val="28"/>
              </w:rPr>
              <w:t xml:space="preserve">đề nghị </w:t>
            </w:r>
            <w:r w:rsidRPr="00135D4B">
              <w:rPr>
                <w:rFonts w:eastAsia="Calibri"/>
                <w:bCs/>
                <w:color w:val="000000" w:themeColor="text1"/>
                <w:sz w:val="28"/>
                <w:szCs w:val="28"/>
                <w:lang w:val="vi-VN"/>
              </w:rPr>
              <w:t>dừng hoạt động cai nghiện ma túy</w:t>
            </w:r>
          </w:p>
        </w:tc>
      </w:tr>
      <w:tr w:rsidRPr="00135D4B" w:rsidR="00135D4B" w:rsidTr="3946E3C3" w14:paraId="397C2EAD" w14:textId="77777777">
        <w:tc>
          <w:tcPr>
            <w:tcW w:w="1686" w:type="dxa"/>
            <w:tcMar/>
            <w:vAlign w:val="center"/>
          </w:tcPr>
          <w:p w:rsidRPr="00135D4B" w:rsidR="00AF0FCF" w:rsidP="00AF0FCF" w:rsidRDefault="00AF0FCF" w14:paraId="6D6250E8"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10</w:t>
            </w:r>
          </w:p>
        </w:tc>
        <w:tc>
          <w:tcPr>
            <w:tcW w:w="7835" w:type="dxa"/>
            <w:tcMar/>
            <w:vAlign w:val="center"/>
          </w:tcPr>
          <w:p w:rsidRPr="00C63640" w:rsidR="00AF0FCF" w:rsidP="00AF0FCF" w:rsidRDefault="00AF0FCF" w14:paraId="6FC6D23C"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Quyết định thu hồi giấy phép hoạt động cai nghiện ma túy đối với cơ sở cai nghiện ma túy t</w:t>
            </w:r>
            <w:r w:rsidRPr="00135D4B" w:rsidR="00F25AC9">
              <w:rPr>
                <w:rFonts w:eastAsia="Calibri"/>
                <w:bCs/>
                <w:color w:val="000000" w:themeColor="text1"/>
                <w:sz w:val="28"/>
                <w:szCs w:val="28"/>
              </w:rPr>
              <w:t>ư nhân</w:t>
            </w:r>
          </w:p>
        </w:tc>
      </w:tr>
      <w:tr w:rsidRPr="00135D4B" w:rsidR="00135D4B" w:rsidTr="3946E3C3" w14:paraId="795F28F4" w14:textId="77777777">
        <w:tc>
          <w:tcPr>
            <w:tcW w:w="1686" w:type="dxa"/>
            <w:tcMar/>
            <w:vAlign w:val="center"/>
          </w:tcPr>
          <w:p w:rsidRPr="00135D4B" w:rsidR="00AF0FCF" w:rsidP="00AF0FCF" w:rsidRDefault="00AF0FCF" w14:paraId="6C176575" w14:textId="77777777">
            <w:pPr>
              <w:autoSpaceDE w:val="0"/>
              <w:autoSpaceDN w:val="0"/>
              <w:adjustRightInd w:val="0"/>
              <w:spacing w:before="60" w:after="60"/>
              <w:ind w:firstLine="0"/>
              <w:jc w:val="center"/>
              <w:rPr>
                <w:rFonts w:eastAsia="Calibri"/>
                <w:b/>
                <w:color w:val="000000" w:themeColor="text1"/>
                <w:szCs w:val="28"/>
                <w:lang w:val="vi-VN"/>
              </w:rPr>
            </w:pPr>
            <w:r w:rsidRPr="00135D4B">
              <w:rPr>
                <w:rFonts w:eastAsia="Calibri"/>
                <w:b/>
                <w:color w:val="000000" w:themeColor="text1"/>
                <w:sz w:val="28"/>
                <w:szCs w:val="28"/>
              </w:rPr>
              <w:t>II</w:t>
            </w:r>
          </w:p>
        </w:tc>
        <w:tc>
          <w:tcPr>
            <w:tcW w:w="7835" w:type="dxa"/>
            <w:tcMar/>
            <w:vAlign w:val="center"/>
          </w:tcPr>
          <w:p w:rsidRPr="00135D4B" w:rsidR="00AF0FCF" w:rsidP="00AF0FCF" w:rsidRDefault="00AF0FCF" w14:paraId="589C25B3" w14:textId="77777777">
            <w:pPr>
              <w:autoSpaceDE w:val="0"/>
              <w:autoSpaceDN w:val="0"/>
              <w:adjustRightInd w:val="0"/>
              <w:spacing w:before="60" w:after="60"/>
              <w:ind w:firstLine="0"/>
              <w:jc w:val="left"/>
              <w:rPr>
                <w:rFonts w:eastAsia="Calibri"/>
                <w:b/>
                <w:bCs/>
                <w:color w:val="000000" w:themeColor="text1"/>
                <w:szCs w:val="28"/>
                <w:lang w:val="vi-VN"/>
              </w:rPr>
            </w:pPr>
            <w:r w:rsidRPr="00135D4B">
              <w:rPr>
                <w:rFonts w:eastAsia="Calibri"/>
                <w:b/>
                <w:bCs/>
                <w:color w:val="000000" w:themeColor="text1"/>
                <w:szCs w:val="28"/>
                <w:lang w:val="vi-VN"/>
              </w:rPr>
              <w:t>ĐIỂU KIỆN CUNG CẤP DỊCH VỤ CAI NGHIỆN MA TÚY</w:t>
            </w:r>
          </w:p>
        </w:tc>
      </w:tr>
      <w:tr w:rsidRPr="00135D4B" w:rsidR="00135D4B" w:rsidTr="3946E3C3" w14:paraId="727C5EAF" w14:textId="77777777">
        <w:tc>
          <w:tcPr>
            <w:tcW w:w="1686" w:type="dxa"/>
            <w:tcMar/>
            <w:vAlign w:val="center"/>
          </w:tcPr>
          <w:p w:rsidRPr="00135D4B" w:rsidR="00AF0FCF" w:rsidP="00AF0FCF" w:rsidRDefault="00AF0FCF" w14:paraId="52B30C2E"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11</w:t>
            </w:r>
          </w:p>
        </w:tc>
        <w:tc>
          <w:tcPr>
            <w:tcW w:w="7835" w:type="dxa"/>
            <w:tcMar/>
            <w:vAlign w:val="center"/>
          </w:tcPr>
          <w:p w:rsidRPr="003C11FB" w:rsidR="00AF0FCF" w:rsidP="00AF0FCF" w:rsidRDefault="00AF0FCF" w14:paraId="39E71E26"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Văn bản đề nghị công bố (công bố lại) đủ điều kiện cung cấp dịch vụ cai nghiện ma túy tự nguyện tại gia đình, cộng đồng của tổ chức, cá nhâ</w:t>
            </w:r>
            <w:r w:rsidR="003C11FB">
              <w:rPr>
                <w:rFonts w:eastAsia="Calibri"/>
                <w:bCs/>
                <w:color w:val="000000" w:themeColor="text1"/>
                <w:sz w:val="28"/>
                <w:szCs w:val="28"/>
              </w:rPr>
              <w:t>n</w:t>
            </w:r>
          </w:p>
        </w:tc>
      </w:tr>
      <w:tr w:rsidRPr="00135D4B" w:rsidR="00135D4B" w:rsidTr="3946E3C3" w14:paraId="6FFAF864" w14:textId="77777777">
        <w:tc>
          <w:tcPr>
            <w:tcW w:w="1686" w:type="dxa"/>
            <w:tcMar/>
            <w:vAlign w:val="center"/>
          </w:tcPr>
          <w:p w:rsidRPr="00135D4B" w:rsidR="00AF0FCF" w:rsidP="00AF0FCF" w:rsidRDefault="00AF0FCF" w14:paraId="28495956"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12</w:t>
            </w:r>
          </w:p>
        </w:tc>
        <w:tc>
          <w:tcPr>
            <w:tcW w:w="7835" w:type="dxa"/>
            <w:tcMar/>
            <w:vAlign w:val="center"/>
          </w:tcPr>
          <w:p w:rsidRPr="00C63640" w:rsidR="00AF0FCF" w:rsidP="00AF0FCF" w:rsidRDefault="00AF0FCF" w14:paraId="20F4F22A"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Quyết định công bố (công bố lại) cơ sở đủ điều kiện cung cấp dịch vụ cai nghiện ma túy tự nguyện tại gia đình, cộng đồng</w:t>
            </w:r>
          </w:p>
        </w:tc>
      </w:tr>
      <w:tr w:rsidRPr="00135D4B" w:rsidR="00135D4B" w:rsidTr="3946E3C3" w14:paraId="602B0185" w14:textId="77777777">
        <w:tc>
          <w:tcPr>
            <w:tcW w:w="1686" w:type="dxa"/>
            <w:tcMar/>
            <w:vAlign w:val="center"/>
          </w:tcPr>
          <w:p w:rsidRPr="00135D4B" w:rsidR="00AF0FCF" w:rsidP="00AF0FCF" w:rsidRDefault="00AF0FCF" w14:paraId="0A180AF1"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13</w:t>
            </w:r>
          </w:p>
        </w:tc>
        <w:tc>
          <w:tcPr>
            <w:tcW w:w="7835" w:type="dxa"/>
            <w:tcMar/>
            <w:vAlign w:val="center"/>
          </w:tcPr>
          <w:p w:rsidRPr="00135D4B" w:rsidR="00AF0FCF" w:rsidP="00AF0FCF" w:rsidRDefault="00AF0FCF" w14:paraId="576887B5"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lang w:val="vi-VN"/>
              </w:rPr>
              <w:t xml:space="preserve">Biên bản vi phạm quy định pháp luật về cai nghiện ma túy của tổ chức, cá nhân cung cấp dịch vụ cai nghiện ma túy tự nguyện tại gia đình, cộng đồng </w:t>
            </w:r>
          </w:p>
        </w:tc>
      </w:tr>
      <w:tr w:rsidRPr="00135D4B" w:rsidR="00135D4B" w:rsidTr="3946E3C3" w14:paraId="34AA3A42" w14:textId="77777777">
        <w:tc>
          <w:tcPr>
            <w:tcW w:w="1686" w:type="dxa"/>
            <w:tcMar/>
            <w:vAlign w:val="center"/>
          </w:tcPr>
          <w:p w:rsidRPr="00135D4B" w:rsidR="00AF0FCF" w:rsidP="00AF0FCF" w:rsidRDefault="00AF0FCF" w14:paraId="6CE63231"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14</w:t>
            </w:r>
          </w:p>
        </w:tc>
        <w:tc>
          <w:tcPr>
            <w:tcW w:w="7835" w:type="dxa"/>
            <w:tcMar/>
            <w:vAlign w:val="center"/>
          </w:tcPr>
          <w:p w:rsidRPr="00C63640" w:rsidR="00AF0FCF" w:rsidP="00AF0FCF" w:rsidRDefault="00AF0FCF" w14:paraId="56206AB3"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Quyết định đình chỉ hoạt động cai nghiện ma túy đối với tổ chức, cá nhân cung cấp dịch vụ cai nghiện ma túy tự nguyện tại gia đình, cộng đồng</w:t>
            </w:r>
          </w:p>
        </w:tc>
      </w:tr>
      <w:tr w:rsidRPr="00135D4B" w:rsidR="00135D4B" w:rsidTr="3946E3C3" w14:paraId="506734C2" w14:textId="77777777">
        <w:tc>
          <w:tcPr>
            <w:tcW w:w="1686" w:type="dxa"/>
            <w:tcMar/>
            <w:vAlign w:val="center"/>
          </w:tcPr>
          <w:p w:rsidRPr="00135D4B" w:rsidR="00AF0FCF" w:rsidP="00AF0FCF" w:rsidRDefault="00AF0FCF" w14:paraId="0189B8AB"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15</w:t>
            </w:r>
          </w:p>
        </w:tc>
        <w:tc>
          <w:tcPr>
            <w:tcW w:w="7835" w:type="dxa"/>
            <w:tcMar/>
            <w:vAlign w:val="center"/>
          </w:tcPr>
          <w:p w:rsidRPr="00AC07A9" w:rsidR="00AF0FCF" w:rsidP="00AF0FCF" w:rsidRDefault="00AF0FCF" w14:paraId="1B7E1E90"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Báo cáo khắc phục việc đình chỉ hoạt động của tổ chức, cá nhân cung cấp dịch vụ cai nghiện ma túy tự nguyện tại gia đình, cộng đồng</w:t>
            </w:r>
          </w:p>
        </w:tc>
      </w:tr>
      <w:tr w:rsidRPr="00135D4B" w:rsidR="00135D4B" w:rsidTr="3946E3C3" w14:paraId="0B68018F" w14:textId="77777777">
        <w:tc>
          <w:tcPr>
            <w:tcW w:w="1686" w:type="dxa"/>
            <w:tcMar/>
            <w:vAlign w:val="center"/>
          </w:tcPr>
          <w:p w:rsidRPr="00135D4B" w:rsidR="00AF0FCF" w:rsidP="00AF0FCF" w:rsidRDefault="00AF0FCF" w14:paraId="225FCF88"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16</w:t>
            </w:r>
          </w:p>
        </w:tc>
        <w:tc>
          <w:tcPr>
            <w:tcW w:w="7835" w:type="dxa"/>
            <w:tcMar/>
            <w:vAlign w:val="center"/>
          </w:tcPr>
          <w:p w:rsidRPr="00AC07A9" w:rsidR="00AF0FCF" w:rsidP="00AF0FCF" w:rsidRDefault="00AF0FCF" w14:paraId="50A9567E"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Quyết định giao nhiệm vụ cung cấp dịch vụ cai nghiện ma túy tự nguyện tại gia đình, cộng đồng đối với đơn vị sự nghiệp thuộc thẩm quyền</w:t>
            </w:r>
          </w:p>
        </w:tc>
      </w:tr>
      <w:tr w:rsidRPr="00135D4B" w:rsidR="00135D4B" w:rsidTr="3946E3C3" w14:paraId="4037F929" w14:textId="77777777">
        <w:tc>
          <w:tcPr>
            <w:tcW w:w="1686" w:type="dxa"/>
            <w:tcMar/>
            <w:vAlign w:val="center"/>
          </w:tcPr>
          <w:p w:rsidRPr="00135D4B" w:rsidR="00AF0FCF" w:rsidP="00AF0FCF" w:rsidRDefault="00AF0FCF" w14:paraId="30108000" w14:textId="77777777">
            <w:pPr>
              <w:autoSpaceDE w:val="0"/>
              <w:autoSpaceDN w:val="0"/>
              <w:adjustRightInd w:val="0"/>
              <w:spacing w:before="60" w:after="60"/>
              <w:ind w:firstLine="0"/>
              <w:jc w:val="center"/>
              <w:rPr>
                <w:rFonts w:eastAsia="Calibri"/>
                <w:b/>
                <w:bCs/>
                <w:color w:val="000000" w:themeColor="text1"/>
                <w:szCs w:val="28"/>
              </w:rPr>
            </w:pPr>
            <w:r w:rsidRPr="00135D4B">
              <w:rPr>
                <w:rFonts w:eastAsia="Calibri"/>
                <w:b/>
                <w:bCs/>
                <w:color w:val="000000" w:themeColor="text1"/>
                <w:szCs w:val="28"/>
              </w:rPr>
              <w:t>III</w:t>
            </w:r>
          </w:p>
        </w:tc>
        <w:tc>
          <w:tcPr>
            <w:tcW w:w="7835" w:type="dxa"/>
            <w:tcMar/>
            <w:vAlign w:val="center"/>
          </w:tcPr>
          <w:p w:rsidRPr="00135D4B" w:rsidR="00AF0FCF" w:rsidP="00AF0FCF" w:rsidRDefault="00AF0FCF" w14:paraId="040B4A8F" w14:textId="77777777">
            <w:pPr>
              <w:autoSpaceDE w:val="0"/>
              <w:autoSpaceDN w:val="0"/>
              <w:adjustRightInd w:val="0"/>
              <w:spacing w:before="60" w:after="60"/>
              <w:ind w:firstLine="0"/>
              <w:rPr>
                <w:rFonts w:eastAsia="Calibri"/>
                <w:b/>
                <w:bCs/>
                <w:color w:val="000000" w:themeColor="text1"/>
                <w:szCs w:val="28"/>
                <w:lang w:val="vi-VN"/>
              </w:rPr>
            </w:pPr>
            <w:r w:rsidRPr="00135D4B">
              <w:rPr>
                <w:rFonts w:eastAsia="Calibri"/>
                <w:b/>
                <w:bCs/>
                <w:color w:val="000000" w:themeColor="text1"/>
                <w:szCs w:val="28"/>
                <w:lang w:val="vi-VN"/>
              </w:rPr>
              <w:t>QUY TRÌNH CAI NGHIỆN MA TÚY</w:t>
            </w:r>
          </w:p>
        </w:tc>
      </w:tr>
      <w:tr w:rsidRPr="00135D4B" w:rsidR="00135D4B" w:rsidTr="3946E3C3" w14:paraId="04F288F4" w14:textId="77777777">
        <w:tc>
          <w:tcPr>
            <w:tcW w:w="1686" w:type="dxa"/>
            <w:tcMar/>
            <w:vAlign w:val="center"/>
          </w:tcPr>
          <w:p w:rsidRPr="00135D4B" w:rsidR="00AF0FCF" w:rsidP="00AF0FCF" w:rsidRDefault="00AF0FCF" w14:paraId="3E5E6FFD"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17</w:t>
            </w:r>
          </w:p>
        </w:tc>
        <w:tc>
          <w:tcPr>
            <w:tcW w:w="7835" w:type="dxa"/>
            <w:tcMar/>
            <w:vAlign w:val="center"/>
          </w:tcPr>
          <w:p w:rsidRPr="00AC07A9" w:rsidR="00AF0FCF" w:rsidP="00AF0FCF" w:rsidRDefault="00AF0FCF" w14:paraId="47FB0B6F"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Phiếu thu thập thông tin cá nhân người cai nghiện ma túy</w:t>
            </w:r>
          </w:p>
        </w:tc>
      </w:tr>
      <w:tr w:rsidRPr="00135D4B" w:rsidR="00135D4B" w:rsidTr="3946E3C3" w14:paraId="399A18BB" w14:textId="77777777">
        <w:tc>
          <w:tcPr>
            <w:tcW w:w="1686" w:type="dxa"/>
            <w:tcMar/>
            <w:vAlign w:val="center"/>
          </w:tcPr>
          <w:p w:rsidRPr="00135D4B" w:rsidR="00AF0FCF" w:rsidP="00AF0FCF" w:rsidRDefault="00AF0FCF" w14:paraId="677CB422"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18</w:t>
            </w:r>
          </w:p>
        </w:tc>
        <w:tc>
          <w:tcPr>
            <w:tcW w:w="7835" w:type="dxa"/>
            <w:tcMar/>
            <w:vAlign w:val="center"/>
          </w:tcPr>
          <w:p w:rsidRPr="00AC07A9" w:rsidR="00AF0FCF" w:rsidP="00AF0FCF" w:rsidRDefault="00AF0FCF" w14:paraId="36175EBC"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 xml:space="preserve">Kế hoạch cai nghiện ma túy </w:t>
            </w:r>
          </w:p>
        </w:tc>
      </w:tr>
      <w:tr w:rsidRPr="00135D4B" w:rsidR="00135D4B" w:rsidTr="3946E3C3" w14:paraId="174F4BC5" w14:textId="77777777">
        <w:tc>
          <w:tcPr>
            <w:tcW w:w="1686" w:type="dxa"/>
            <w:tcMar/>
            <w:vAlign w:val="center"/>
          </w:tcPr>
          <w:p w:rsidRPr="00135D4B" w:rsidR="00AF0FCF" w:rsidP="00AF0FCF" w:rsidRDefault="00AF0FCF" w14:paraId="67B38DE1"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19</w:t>
            </w:r>
          </w:p>
        </w:tc>
        <w:tc>
          <w:tcPr>
            <w:tcW w:w="7835" w:type="dxa"/>
            <w:tcMar/>
            <w:vAlign w:val="center"/>
          </w:tcPr>
          <w:p w:rsidRPr="008C374B" w:rsidR="00AF0FCF" w:rsidP="00AF0FCF" w:rsidRDefault="00AF0FCF" w14:paraId="6E56E9AC"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Kế hoạch tái hòa nhập cộng đồng của người cai nghiện</w:t>
            </w:r>
            <w:r w:rsidR="008C374B">
              <w:rPr>
                <w:rFonts w:eastAsia="Calibri"/>
                <w:bCs/>
                <w:color w:val="000000" w:themeColor="text1"/>
                <w:sz w:val="28"/>
                <w:szCs w:val="28"/>
              </w:rPr>
              <w:t xml:space="preserve"> ma túy</w:t>
            </w:r>
          </w:p>
        </w:tc>
      </w:tr>
      <w:tr w:rsidRPr="00135D4B" w:rsidR="00135D4B" w:rsidTr="3946E3C3" w14:paraId="4A34C98D" w14:textId="77777777">
        <w:tc>
          <w:tcPr>
            <w:tcW w:w="1686" w:type="dxa"/>
            <w:tcMar/>
            <w:vAlign w:val="center"/>
          </w:tcPr>
          <w:p w:rsidRPr="00135D4B" w:rsidR="00AF0FCF" w:rsidP="00AF0FCF" w:rsidRDefault="00AF0FCF" w14:paraId="581A87C7" w14:textId="77777777">
            <w:pPr>
              <w:autoSpaceDE w:val="0"/>
              <w:autoSpaceDN w:val="0"/>
              <w:adjustRightInd w:val="0"/>
              <w:spacing w:before="60" w:after="60"/>
              <w:ind w:firstLine="0"/>
              <w:jc w:val="center"/>
              <w:rPr>
                <w:rFonts w:eastAsia="Calibri"/>
                <w:b/>
                <w:bCs/>
                <w:color w:val="000000" w:themeColor="text1"/>
                <w:szCs w:val="28"/>
                <w:lang w:val="vi-VN"/>
              </w:rPr>
            </w:pPr>
            <w:r w:rsidRPr="00135D4B">
              <w:rPr>
                <w:rFonts w:eastAsia="Calibri"/>
                <w:b/>
                <w:bCs/>
                <w:color w:val="000000" w:themeColor="text1"/>
                <w:szCs w:val="28"/>
                <w:lang w:val="vi-VN"/>
              </w:rPr>
              <w:t>IV</w:t>
            </w:r>
          </w:p>
        </w:tc>
        <w:tc>
          <w:tcPr>
            <w:tcW w:w="7835" w:type="dxa"/>
            <w:tcMar/>
            <w:vAlign w:val="center"/>
          </w:tcPr>
          <w:p w:rsidRPr="00135D4B" w:rsidR="00AF0FCF" w:rsidP="00AF0FCF" w:rsidRDefault="00AF0FCF" w14:paraId="0CD7B483" w14:textId="77777777">
            <w:pPr>
              <w:autoSpaceDE w:val="0"/>
              <w:autoSpaceDN w:val="0"/>
              <w:adjustRightInd w:val="0"/>
              <w:spacing w:before="60" w:after="60"/>
              <w:ind w:firstLine="0"/>
              <w:jc w:val="left"/>
              <w:rPr>
                <w:rFonts w:eastAsia="Calibri"/>
                <w:b/>
                <w:bCs/>
                <w:color w:val="000000" w:themeColor="text1"/>
                <w:szCs w:val="28"/>
                <w:lang w:val="vi-VN"/>
              </w:rPr>
            </w:pPr>
            <w:r w:rsidRPr="00135D4B">
              <w:rPr>
                <w:rFonts w:eastAsia="Calibri"/>
                <w:b/>
                <w:bCs/>
                <w:color w:val="000000" w:themeColor="text1"/>
                <w:szCs w:val="28"/>
                <w:lang w:val="vi-VN"/>
              </w:rPr>
              <w:t>CAI NGHIỆN MA TÚY TỰ NGUYỆN</w:t>
            </w:r>
          </w:p>
        </w:tc>
      </w:tr>
      <w:tr w:rsidRPr="00135D4B" w:rsidR="00135D4B" w:rsidTr="3946E3C3" w14:paraId="24620D8B" w14:textId="77777777">
        <w:tc>
          <w:tcPr>
            <w:tcW w:w="1686" w:type="dxa"/>
            <w:tcMar/>
            <w:vAlign w:val="center"/>
          </w:tcPr>
          <w:p w:rsidRPr="00135D4B" w:rsidR="00AF0FCF" w:rsidP="00AF0FCF" w:rsidRDefault="00AF0FCF" w14:paraId="6624F665"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20</w:t>
            </w:r>
          </w:p>
        </w:tc>
        <w:tc>
          <w:tcPr>
            <w:tcW w:w="7835" w:type="dxa"/>
            <w:tcMar/>
            <w:vAlign w:val="center"/>
          </w:tcPr>
          <w:p w:rsidRPr="00135D4B" w:rsidR="00AF0FCF" w:rsidP="00AF0FCF" w:rsidRDefault="00AF0FCF" w14:paraId="330D682B"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 xml:space="preserve">Đơn xin đi cai </w:t>
            </w:r>
            <w:r w:rsidRPr="00135D4B">
              <w:rPr>
                <w:rFonts w:eastAsia="Calibri"/>
                <w:bCs/>
                <w:color w:val="000000" w:themeColor="text1"/>
                <w:sz w:val="28"/>
                <w:szCs w:val="28"/>
                <w:lang w:val="vi-VN"/>
              </w:rPr>
              <w:t>nghiện ma túy tự nguyện</w:t>
            </w:r>
          </w:p>
        </w:tc>
      </w:tr>
      <w:tr w:rsidRPr="00135D4B" w:rsidR="00135D4B" w:rsidTr="3946E3C3" w14:paraId="39010CE3" w14:textId="77777777">
        <w:tc>
          <w:tcPr>
            <w:tcW w:w="1686" w:type="dxa"/>
            <w:tcMar/>
            <w:vAlign w:val="center"/>
          </w:tcPr>
          <w:p w:rsidRPr="00135D4B" w:rsidR="00AF0FCF" w:rsidP="00AF0FCF" w:rsidRDefault="00AF0FCF" w14:paraId="60AE51C1"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21</w:t>
            </w:r>
          </w:p>
        </w:tc>
        <w:tc>
          <w:tcPr>
            <w:tcW w:w="7835" w:type="dxa"/>
            <w:tcMar/>
            <w:vAlign w:val="center"/>
          </w:tcPr>
          <w:p w:rsidRPr="00C63640" w:rsidR="00AF0FCF" w:rsidP="00AF0FCF" w:rsidRDefault="00AF0FCF" w14:paraId="1A83452A"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 xml:space="preserve">Sổ đăng ký cai nghiện </w:t>
            </w:r>
            <w:r w:rsidRPr="00135D4B">
              <w:rPr>
                <w:rFonts w:eastAsia="Calibri"/>
                <w:bCs/>
                <w:color w:val="000000" w:themeColor="text1"/>
                <w:sz w:val="28"/>
                <w:szCs w:val="28"/>
              </w:rPr>
              <w:t xml:space="preserve">ma túy </w:t>
            </w:r>
            <w:r w:rsidRPr="00135D4B">
              <w:rPr>
                <w:rFonts w:eastAsia="Calibri"/>
                <w:bCs/>
                <w:color w:val="000000" w:themeColor="text1"/>
                <w:sz w:val="28"/>
                <w:szCs w:val="28"/>
                <w:lang w:val="vi-VN"/>
              </w:rPr>
              <w:t>tự nguyện</w:t>
            </w:r>
          </w:p>
        </w:tc>
      </w:tr>
      <w:tr w:rsidRPr="00135D4B" w:rsidR="00135D4B" w:rsidTr="3946E3C3" w14:paraId="121D82A5" w14:textId="77777777">
        <w:tc>
          <w:tcPr>
            <w:tcW w:w="1686" w:type="dxa"/>
            <w:tcMar/>
            <w:vAlign w:val="center"/>
          </w:tcPr>
          <w:p w:rsidRPr="00135D4B" w:rsidR="00AF0FCF" w:rsidP="00AF0FCF" w:rsidRDefault="00AF0FCF" w14:paraId="785835E1"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22</w:t>
            </w:r>
          </w:p>
        </w:tc>
        <w:tc>
          <w:tcPr>
            <w:tcW w:w="7835" w:type="dxa"/>
            <w:tcMar/>
            <w:vAlign w:val="center"/>
          </w:tcPr>
          <w:p w:rsidRPr="00C63640" w:rsidR="00AF0FCF" w:rsidP="00AF0FCF" w:rsidRDefault="00AF0FCF" w14:paraId="6B17FBA3"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Quyết định</w:t>
            </w:r>
            <w:r w:rsidRPr="00135D4B">
              <w:rPr>
                <w:rFonts w:eastAsia="Calibri"/>
                <w:bCs/>
                <w:color w:val="000000" w:themeColor="text1"/>
                <w:sz w:val="28"/>
                <w:szCs w:val="28"/>
              </w:rPr>
              <w:t xml:space="preserve"> </w:t>
            </w:r>
            <w:r w:rsidRPr="00135D4B">
              <w:rPr>
                <w:rFonts w:eastAsia="Calibri"/>
                <w:bCs/>
                <w:color w:val="000000" w:themeColor="text1"/>
                <w:sz w:val="28"/>
                <w:szCs w:val="28"/>
                <w:lang w:val="vi-VN"/>
              </w:rPr>
              <w:t>cai nghiện ma túy tự nguyện</w:t>
            </w:r>
          </w:p>
        </w:tc>
      </w:tr>
      <w:tr w:rsidRPr="00135D4B" w:rsidR="00A337DB" w:rsidTr="3946E3C3" w14:paraId="42E085D4" w14:textId="77777777">
        <w:tc>
          <w:tcPr>
            <w:tcW w:w="1686" w:type="dxa"/>
            <w:tcMar/>
            <w:vAlign w:val="center"/>
          </w:tcPr>
          <w:p w:rsidRPr="00722CDE" w:rsidR="00A337DB" w:rsidP="00AF0FCF" w:rsidRDefault="00A337DB" w14:paraId="1129B31C" w14:textId="77777777">
            <w:pPr>
              <w:autoSpaceDE w:val="0"/>
              <w:autoSpaceDN w:val="0"/>
              <w:adjustRightInd w:val="0"/>
              <w:spacing w:before="60" w:after="60"/>
              <w:ind w:firstLine="0"/>
              <w:rPr>
                <w:rFonts w:eastAsia="Calibri"/>
                <w:bCs/>
                <w:sz w:val="28"/>
                <w:szCs w:val="28"/>
              </w:rPr>
            </w:pPr>
            <w:r w:rsidRPr="00722CDE">
              <w:rPr>
                <w:rFonts w:eastAsia="Calibri"/>
                <w:bCs/>
                <w:sz w:val="28"/>
                <w:szCs w:val="28"/>
              </w:rPr>
              <w:t>Mẫu số 23</w:t>
            </w:r>
          </w:p>
        </w:tc>
        <w:tc>
          <w:tcPr>
            <w:tcW w:w="7835" w:type="dxa"/>
            <w:tcMar/>
            <w:vAlign w:val="center"/>
          </w:tcPr>
          <w:p w:rsidRPr="00722CDE" w:rsidR="00A337DB" w:rsidP="00AF0FCF" w:rsidRDefault="00CF06CA" w14:paraId="07C8F15F" w14:textId="77777777">
            <w:pPr>
              <w:autoSpaceDE w:val="0"/>
              <w:autoSpaceDN w:val="0"/>
              <w:adjustRightInd w:val="0"/>
              <w:spacing w:before="60" w:after="60"/>
              <w:ind w:firstLine="0"/>
              <w:rPr>
                <w:rFonts w:eastAsia="Calibri"/>
                <w:bCs/>
                <w:sz w:val="28"/>
                <w:szCs w:val="28"/>
              </w:rPr>
            </w:pPr>
            <w:r w:rsidRPr="00722CDE">
              <w:rPr>
                <w:rFonts w:eastAsia="Calibri"/>
                <w:bCs/>
                <w:sz w:val="28"/>
                <w:szCs w:val="28"/>
              </w:rPr>
              <w:t xml:space="preserve">Biên bản </w:t>
            </w:r>
            <w:r w:rsidRPr="00722CDE" w:rsidR="00446C96">
              <w:rPr>
                <w:rFonts w:eastAsia="Calibri"/>
                <w:bCs/>
                <w:sz w:val="28"/>
                <w:szCs w:val="28"/>
              </w:rPr>
              <w:t xml:space="preserve">giao </w:t>
            </w:r>
            <w:r w:rsidRPr="00722CDE">
              <w:rPr>
                <w:rFonts w:eastAsia="Calibri"/>
                <w:bCs/>
                <w:sz w:val="28"/>
                <w:szCs w:val="28"/>
              </w:rPr>
              <w:t>nhận Quyết định/Giấy xác nhận/</w:t>
            </w:r>
            <w:r w:rsidRPr="00722CDE" w:rsidR="00446C96">
              <w:rPr>
                <w:rFonts w:eastAsia="Calibri"/>
                <w:bCs/>
                <w:sz w:val="28"/>
                <w:szCs w:val="28"/>
              </w:rPr>
              <w:t>Thông báo</w:t>
            </w:r>
          </w:p>
        </w:tc>
      </w:tr>
      <w:tr w:rsidRPr="00135D4B" w:rsidR="00135D4B" w:rsidTr="3946E3C3" w14:paraId="6BE94C77" w14:textId="77777777">
        <w:tc>
          <w:tcPr>
            <w:tcW w:w="1686" w:type="dxa"/>
            <w:tcMar/>
            <w:vAlign w:val="center"/>
          </w:tcPr>
          <w:p w:rsidRPr="00722CDE" w:rsidR="00AF0FCF" w:rsidP="00AF0FCF" w:rsidRDefault="00AF0FCF" w14:paraId="3A7AF852" w14:textId="77777777">
            <w:pPr>
              <w:autoSpaceDE w:val="0"/>
              <w:autoSpaceDN w:val="0"/>
              <w:adjustRightInd w:val="0"/>
              <w:spacing w:before="60" w:after="60"/>
              <w:ind w:firstLine="0"/>
              <w:rPr>
                <w:rFonts w:eastAsia="Calibri"/>
                <w:bCs/>
                <w:sz w:val="28"/>
                <w:szCs w:val="28"/>
              </w:rPr>
            </w:pPr>
            <w:r w:rsidRPr="00722CDE">
              <w:rPr>
                <w:rFonts w:eastAsia="Calibri"/>
                <w:bCs/>
                <w:sz w:val="28"/>
                <w:szCs w:val="28"/>
              </w:rPr>
              <w:t>Mẫu số 2</w:t>
            </w:r>
            <w:r w:rsidRPr="00722CDE" w:rsidR="00CF06CA">
              <w:rPr>
                <w:rFonts w:eastAsia="Calibri"/>
                <w:bCs/>
                <w:sz w:val="28"/>
                <w:szCs w:val="28"/>
              </w:rPr>
              <w:t>4</w:t>
            </w:r>
          </w:p>
        </w:tc>
        <w:tc>
          <w:tcPr>
            <w:tcW w:w="7835" w:type="dxa"/>
            <w:tcMar/>
            <w:vAlign w:val="center"/>
          </w:tcPr>
          <w:p w:rsidRPr="00722CDE" w:rsidR="00AF0FCF" w:rsidP="00AF0FCF" w:rsidRDefault="00AF0FCF" w14:paraId="1A95479F" w14:textId="77777777">
            <w:pPr>
              <w:autoSpaceDE w:val="0"/>
              <w:autoSpaceDN w:val="0"/>
              <w:adjustRightInd w:val="0"/>
              <w:spacing w:before="60" w:after="60"/>
              <w:ind w:firstLine="0"/>
              <w:rPr>
                <w:rFonts w:eastAsia="Calibri"/>
                <w:bCs/>
                <w:sz w:val="28"/>
                <w:szCs w:val="28"/>
              </w:rPr>
            </w:pPr>
            <w:r w:rsidRPr="00722CDE">
              <w:rPr>
                <w:rFonts w:eastAsia="Calibri"/>
                <w:bCs/>
                <w:sz w:val="28"/>
                <w:szCs w:val="28"/>
              </w:rPr>
              <w:t>Biên bản tiếp nhận đăng ký cai nghiện ma túy tự nguyện.</w:t>
            </w:r>
          </w:p>
        </w:tc>
      </w:tr>
      <w:tr w:rsidRPr="00135D4B" w:rsidR="00CF06CA" w:rsidTr="3946E3C3" w14:paraId="60513F1F" w14:textId="77777777">
        <w:tc>
          <w:tcPr>
            <w:tcW w:w="1686" w:type="dxa"/>
            <w:tcMar/>
            <w:vAlign w:val="center"/>
          </w:tcPr>
          <w:p w:rsidRPr="00722CDE" w:rsidR="00CF06CA" w:rsidP="00CF06CA" w:rsidRDefault="00CF06CA" w14:paraId="702769CA" w14:textId="77777777">
            <w:pPr>
              <w:autoSpaceDE w:val="0"/>
              <w:autoSpaceDN w:val="0"/>
              <w:adjustRightInd w:val="0"/>
              <w:spacing w:before="60" w:after="60"/>
              <w:ind w:firstLine="0"/>
              <w:rPr>
                <w:rFonts w:eastAsia="Calibri"/>
                <w:bCs/>
                <w:sz w:val="28"/>
                <w:szCs w:val="28"/>
              </w:rPr>
            </w:pPr>
            <w:r w:rsidRPr="00722CDE">
              <w:rPr>
                <w:rFonts w:eastAsia="Calibri"/>
                <w:bCs/>
                <w:sz w:val="28"/>
                <w:szCs w:val="28"/>
              </w:rPr>
              <w:t>Mẫu số 25</w:t>
            </w:r>
          </w:p>
        </w:tc>
        <w:tc>
          <w:tcPr>
            <w:tcW w:w="7835" w:type="dxa"/>
            <w:tcMar/>
            <w:vAlign w:val="center"/>
          </w:tcPr>
          <w:p w:rsidRPr="00722CDE" w:rsidR="00CF06CA" w:rsidP="00CF06CA" w:rsidRDefault="00CF06CA" w14:paraId="33124E43" w14:textId="77777777">
            <w:pPr>
              <w:autoSpaceDE w:val="0"/>
              <w:autoSpaceDN w:val="0"/>
              <w:adjustRightInd w:val="0"/>
              <w:spacing w:before="60" w:after="60"/>
              <w:ind w:firstLine="0"/>
              <w:rPr>
                <w:rFonts w:eastAsia="Calibri"/>
                <w:bCs/>
                <w:sz w:val="28"/>
                <w:szCs w:val="28"/>
              </w:rPr>
            </w:pPr>
            <w:r w:rsidRPr="00722CDE">
              <w:rPr>
                <w:rFonts w:eastAsia="Calibri"/>
                <w:bCs/>
                <w:sz w:val="28"/>
                <w:szCs w:val="28"/>
              </w:rPr>
              <w:t>C</w:t>
            </w:r>
            <w:r w:rsidRPr="00722CDE">
              <w:rPr>
                <w:rFonts w:eastAsia="Calibri"/>
                <w:bCs/>
                <w:sz w:val="28"/>
                <w:szCs w:val="28"/>
                <w:lang w:val="vi-VN"/>
              </w:rPr>
              <w:t>am kết bằng văn bản về việc chấp hành nghiêm chỉnh các biện pháp quản lý, giám sát</w:t>
            </w:r>
          </w:p>
        </w:tc>
      </w:tr>
      <w:tr w:rsidRPr="00135D4B" w:rsidR="00CF06CA" w:rsidTr="3946E3C3" w14:paraId="22CDFBE2" w14:textId="77777777">
        <w:tc>
          <w:tcPr>
            <w:tcW w:w="1686" w:type="dxa"/>
            <w:tcMar/>
            <w:vAlign w:val="center"/>
          </w:tcPr>
          <w:p w:rsidRPr="00722CDE" w:rsidR="00CF06CA" w:rsidP="00CF06CA" w:rsidRDefault="00CF06CA" w14:paraId="27EF7FD9" w14:textId="77777777">
            <w:pPr>
              <w:autoSpaceDE w:val="0"/>
              <w:autoSpaceDN w:val="0"/>
              <w:adjustRightInd w:val="0"/>
              <w:spacing w:before="60" w:after="60"/>
              <w:ind w:firstLine="0"/>
              <w:rPr>
                <w:rFonts w:eastAsia="Calibri"/>
                <w:bCs/>
                <w:sz w:val="28"/>
                <w:szCs w:val="28"/>
              </w:rPr>
            </w:pPr>
            <w:r w:rsidRPr="00722CDE">
              <w:rPr>
                <w:rFonts w:eastAsia="Calibri"/>
                <w:bCs/>
                <w:sz w:val="28"/>
                <w:szCs w:val="28"/>
              </w:rPr>
              <w:t>Mẫu số 26</w:t>
            </w:r>
          </w:p>
        </w:tc>
        <w:tc>
          <w:tcPr>
            <w:tcW w:w="7835" w:type="dxa"/>
            <w:tcMar/>
            <w:vAlign w:val="center"/>
          </w:tcPr>
          <w:p w:rsidRPr="00722CDE" w:rsidR="00CF06CA" w:rsidP="00CF06CA" w:rsidRDefault="00CF06CA" w14:paraId="2A087DC7" w14:textId="77777777">
            <w:pPr>
              <w:autoSpaceDE w:val="0"/>
              <w:autoSpaceDN w:val="0"/>
              <w:adjustRightInd w:val="0"/>
              <w:spacing w:before="60" w:after="60"/>
              <w:ind w:firstLine="0"/>
              <w:rPr>
                <w:rFonts w:eastAsia="Calibri"/>
                <w:bCs/>
                <w:sz w:val="28"/>
                <w:szCs w:val="28"/>
              </w:rPr>
            </w:pPr>
            <w:r w:rsidRPr="00722CDE">
              <w:rPr>
                <w:rFonts w:eastAsia="Calibri"/>
                <w:bCs/>
                <w:sz w:val="28"/>
                <w:szCs w:val="28"/>
                <w:lang w:val="vi-VN"/>
              </w:rPr>
              <w:t>Văn bản đề nghị tiếp tục quản lý, hỗ trợ người cai nghiện ma túy tự nguyện tại gia đình, cộng đồng</w:t>
            </w:r>
          </w:p>
        </w:tc>
      </w:tr>
      <w:tr w:rsidRPr="00135D4B" w:rsidR="00CF06CA" w:rsidTr="3946E3C3" w14:paraId="3046A0EF" w14:textId="77777777">
        <w:tc>
          <w:tcPr>
            <w:tcW w:w="1686" w:type="dxa"/>
            <w:tcMar/>
            <w:vAlign w:val="center"/>
          </w:tcPr>
          <w:p w:rsidRPr="00135D4B" w:rsidR="00CF06CA" w:rsidP="00CF06CA" w:rsidRDefault="00CF06CA" w14:paraId="5344D69B"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Mẫu số 2</w:t>
            </w:r>
            <w:r w:rsidR="00B21896">
              <w:rPr>
                <w:rFonts w:eastAsia="Calibri"/>
                <w:bCs/>
                <w:color w:val="000000" w:themeColor="text1"/>
                <w:sz w:val="28"/>
                <w:szCs w:val="28"/>
              </w:rPr>
              <w:t>7</w:t>
            </w:r>
            <w:r w:rsidR="00494010">
              <w:rPr>
                <w:rFonts w:eastAsia="Calibri"/>
                <w:bCs/>
                <w:color w:val="000000" w:themeColor="text1"/>
                <w:sz w:val="28"/>
                <w:szCs w:val="28"/>
              </w:rPr>
              <w:t xml:space="preserve"> </w:t>
            </w:r>
          </w:p>
        </w:tc>
        <w:tc>
          <w:tcPr>
            <w:tcW w:w="7835" w:type="dxa"/>
            <w:tcMar/>
            <w:vAlign w:val="center"/>
          </w:tcPr>
          <w:p w:rsidRPr="00135D4B" w:rsidR="00CF06CA" w:rsidP="00CF06CA" w:rsidRDefault="00FE4E25" w14:paraId="12E9D96B" w14:textId="77777777">
            <w:pPr>
              <w:autoSpaceDE w:val="0"/>
              <w:autoSpaceDN w:val="0"/>
              <w:adjustRightInd w:val="0"/>
              <w:spacing w:before="60" w:after="60"/>
              <w:ind w:firstLine="0"/>
              <w:rPr>
                <w:rFonts w:eastAsia="Calibri"/>
                <w:bCs/>
                <w:color w:val="000000" w:themeColor="text1"/>
                <w:sz w:val="28"/>
                <w:szCs w:val="28"/>
                <w:lang w:val="vi-VN"/>
              </w:rPr>
            </w:pPr>
            <w:r w:rsidRPr="00FE4E25">
              <w:rPr>
                <w:rFonts w:eastAsia="Calibri"/>
                <w:bCs/>
                <w:color w:val="000000" w:themeColor="text1"/>
                <w:sz w:val="28"/>
                <w:szCs w:val="28"/>
                <w:lang w:val="vi-VN"/>
              </w:rPr>
              <w:t>Giấy xác nhận hoàn thành dịch vụ cai nghiện ma túy tự nguyện tại gia đình, cộng đồng</w:t>
            </w:r>
          </w:p>
        </w:tc>
      </w:tr>
      <w:tr w:rsidRPr="00135D4B" w:rsidR="00CF06CA" w:rsidTr="3946E3C3" w14:paraId="0F77C484" w14:textId="77777777">
        <w:tc>
          <w:tcPr>
            <w:tcW w:w="1686" w:type="dxa"/>
            <w:tcMar/>
            <w:vAlign w:val="center"/>
          </w:tcPr>
          <w:p w:rsidRPr="00135D4B" w:rsidR="00CF06CA" w:rsidP="00CF06CA" w:rsidRDefault="00CF06CA" w14:paraId="2098BA1B"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Mẫu số 2</w:t>
            </w:r>
            <w:r w:rsidR="00B21896">
              <w:rPr>
                <w:rFonts w:eastAsia="Calibri"/>
                <w:bCs/>
                <w:color w:val="000000" w:themeColor="text1"/>
                <w:sz w:val="28"/>
                <w:szCs w:val="28"/>
              </w:rPr>
              <w:t>8</w:t>
            </w:r>
          </w:p>
        </w:tc>
        <w:tc>
          <w:tcPr>
            <w:tcW w:w="7835" w:type="dxa"/>
            <w:tcMar/>
            <w:vAlign w:val="center"/>
          </w:tcPr>
          <w:p w:rsidRPr="00135D4B" w:rsidR="00CF06CA" w:rsidP="00CF06CA" w:rsidRDefault="00CF06CA" w14:paraId="1E286A03"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color w:val="000000" w:themeColor="text1"/>
                <w:sz w:val="28"/>
                <w:szCs w:val="22"/>
                <w:lang w:val="pt-BR"/>
              </w:rPr>
              <w:t>Giấy xác nhận hoàn thành cai nghiện ma túy tự nguyện tại gia đình, cộng đồng</w:t>
            </w:r>
          </w:p>
        </w:tc>
      </w:tr>
      <w:tr w:rsidRPr="00135D4B" w:rsidR="00CF06CA" w:rsidTr="3946E3C3" w14:paraId="28E8AA11" w14:textId="77777777">
        <w:tc>
          <w:tcPr>
            <w:tcW w:w="1686" w:type="dxa"/>
            <w:tcMar/>
            <w:vAlign w:val="center"/>
          </w:tcPr>
          <w:p w:rsidRPr="00135D4B" w:rsidR="00CF06CA" w:rsidP="00CF06CA" w:rsidRDefault="00CF06CA" w14:paraId="00BAC41D"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Mẫu số 2</w:t>
            </w:r>
            <w:r w:rsidR="00B21896">
              <w:rPr>
                <w:rFonts w:eastAsia="Calibri"/>
                <w:bCs/>
                <w:color w:val="000000" w:themeColor="text1"/>
                <w:sz w:val="28"/>
                <w:szCs w:val="28"/>
              </w:rPr>
              <w:t>9</w:t>
            </w:r>
          </w:p>
        </w:tc>
        <w:tc>
          <w:tcPr>
            <w:tcW w:w="7835" w:type="dxa"/>
            <w:tcMar/>
            <w:vAlign w:val="center"/>
          </w:tcPr>
          <w:p w:rsidRPr="00A66AFC" w:rsidR="00CF06CA" w:rsidP="00CF06CA" w:rsidRDefault="00CF06CA" w14:paraId="18023CF1" w14:textId="77777777">
            <w:pPr>
              <w:autoSpaceDE w:val="0"/>
              <w:autoSpaceDN w:val="0"/>
              <w:adjustRightInd w:val="0"/>
              <w:spacing w:before="60" w:after="60"/>
              <w:ind w:firstLine="0"/>
              <w:rPr>
                <w:rFonts w:eastAsia="Calibri"/>
                <w:color w:val="000000" w:themeColor="text1"/>
                <w:sz w:val="28"/>
                <w:szCs w:val="22"/>
              </w:rPr>
            </w:pPr>
            <w:r w:rsidRPr="00135D4B">
              <w:rPr>
                <w:rFonts w:eastAsia="Calibri"/>
                <w:bCs/>
                <w:color w:val="000000" w:themeColor="text1"/>
                <w:sz w:val="28"/>
                <w:szCs w:val="28"/>
                <w:lang w:val="vi-VN"/>
              </w:rPr>
              <w:t>Hợp đồng dịch vụ cai nghiện ma túy</w:t>
            </w:r>
            <w:r w:rsidR="00A66AFC">
              <w:rPr>
                <w:rFonts w:eastAsia="Calibri"/>
                <w:bCs/>
                <w:color w:val="000000" w:themeColor="text1"/>
                <w:sz w:val="28"/>
                <w:szCs w:val="28"/>
              </w:rPr>
              <w:t xml:space="preserve"> tự nguyện</w:t>
            </w:r>
          </w:p>
        </w:tc>
      </w:tr>
      <w:tr w:rsidRPr="00135D4B" w:rsidR="00CF06CA" w:rsidTr="3946E3C3" w14:paraId="7B41C63C" w14:textId="77777777">
        <w:tc>
          <w:tcPr>
            <w:tcW w:w="1686" w:type="dxa"/>
            <w:tcMar/>
            <w:vAlign w:val="center"/>
          </w:tcPr>
          <w:p w:rsidRPr="00135D4B" w:rsidR="00CF06CA" w:rsidP="00CF06CA" w:rsidRDefault="00CF06CA" w14:paraId="00D11C38"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 xml:space="preserve">Mẫu số </w:t>
            </w:r>
            <w:r w:rsidR="00B21896">
              <w:rPr>
                <w:rFonts w:eastAsia="Calibri"/>
                <w:bCs/>
                <w:color w:val="000000" w:themeColor="text1"/>
                <w:sz w:val="28"/>
                <w:szCs w:val="28"/>
              </w:rPr>
              <w:t>30</w:t>
            </w:r>
          </w:p>
        </w:tc>
        <w:tc>
          <w:tcPr>
            <w:tcW w:w="7835" w:type="dxa"/>
            <w:tcMar/>
            <w:vAlign w:val="center"/>
          </w:tcPr>
          <w:p w:rsidRPr="00135D4B" w:rsidR="00CF06CA" w:rsidP="00CF06CA" w:rsidRDefault="00CF06CA" w14:paraId="7134377E"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color w:val="000000" w:themeColor="text1"/>
                <w:sz w:val="28"/>
                <w:szCs w:val="22"/>
                <w:lang w:val="pt-BR"/>
              </w:rPr>
              <w:t>Giấy xác nhận hoàn thành cai nghiện</w:t>
            </w:r>
            <w:r w:rsidR="00B24858">
              <w:rPr>
                <w:rFonts w:eastAsia="Calibri"/>
                <w:color w:val="000000" w:themeColor="text1"/>
                <w:sz w:val="28"/>
                <w:szCs w:val="22"/>
                <w:lang w:val="pt-BR"/>
              </w:rPr>
              <w:t xml:space="preserve"> tự nguyện</w:t>
            </w:r>
            <w:r w:rsidRPr="00135D4B">
              <w:rPr>
                <w:rFonts w:eastAsia="Calibri"/>
                <w:color w:val="000000" w:themeColor="text1"/>
                <w:sz w:val="28"/>
                <w:szCs w:val="22"/>
                <w:lang w:val="pt-BR"/>
              </w:rPr>
              <w:t>/thời gian, quy trình đã thực hiện tại cơ sở cai nghiện ma túy tư nhân</w:t>
            </w:r>
          </w:p>
        </w:tc>
      </w:tr>
      <w:tr w:rsidRPr="00135D4B" w:rsidR="00CF06CA" w:rsidTr="3946E3C3" w14:paraId="71B08EEB" w14:textId="77777777">
        <w:tc>
          <w:tcPr>
            <w:tcW w:w="1686" w:type="dxa"/>
            <w:tcMar/>
            <w:vAlign w:val="center"/>
          </w:tcPr>
          <w:p w:rsidRPr="00135D4B" w:rsidR="00CF06CA" w:rsidP="00CF06CA" w:rsidRDefault="00CF06CA" w14:paraId="255ED752"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 xml:space="preserve">Mẫu số </w:t>
            </w:r>
            <w:r w:rsidR="00B21896">
              <w:rPr>
                <w:rFonts w:eastAsia="Calibri"/>
                <w:bCs/>
                <w:color w:val="000000" w:themeColor="text1"/>
                <w:sz w:val="28"/>
                <w:szCs w:val="28"/>
              </w:rPr>
              <w:t>31</w:t>
            </w:r>
          </w:p>
        </w:tc>
        <w:tc>
          <w:tcPr>
            <w:tcW w:w="7835" w:type="dxa"/>
            <w:tcMar/>
            <w:vAlign w:val="center"/>
          </w:tcPr>
          <w:p w:rsidRPr="00135D4B" w:rsidR="00CF06CA" w:rsidP="00CF06CA" w:rsidRDefault="00CF06CA" w14:paraId="42773171"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Biên bản giao, nhận hồ sơ, người cai nghiện ma túy</w:t>
            </w:r>
          </w:p>
        </w:tc>
      </w:tr>
      <w:tr w:rsidRPr="00135D4B" w:rsidR="00CF06CA" w:rsidTr="3946E3C3" w14:paraId="0BF00612" w14:textId="77777777">
        <w:tc>
          <w:tcPr>
            <w:tcW w:w="1686" w:type="dxa"/>
            <w:tcMar/>
            <w:vAlign w:val="center"/>
          </w:tcPr>
          <w:p w:rsidRPr="00135D4B" w:rsidR="00CF06CA" w:rsidP="00CF06CA" w:rsidRDefault="00CF06CA" w14:paraId="1D67C988" w14:textId="77777777">
            <w:pPr>
              <w:autoSpaceDE w:val="0"/>
              <w:autoSpaceDN w:val="0"/>
              <w:adjustRightInd w:val="0"/>
              <w:spacing w:before="60" w:after="60"/>
              <w:ind w:firstLine="0"/>
              <w:jc w:val="center"/>
              <w:rPr>
                <w:rFonts w:eastAsia="Calibri"/>
                <w:b/>
                <w:bCs/>
                <w:color w:val="000000" w:themeColor="text1"/>
                <w:szCs w:val="28"/>
                <w:lang w:val="vi-VN"/>
              </w:rPr>
            </w:pPr>
            <w:r w:rsidRPr="00135D4B">
              <w:rPr>
                <w:rFonts w:eastAsia="Calibri"/>
                <w:b/>
                <w:bCs/>
                <w:color w:val="000000" w:themeColor="text1"/>
                <w:szCs w:val="28"/>
                <w:lang w:val="vi-VN"/>
              </w:rPr>
              <w:t>V</w:t>
            </w:r>
          </w:p>
        </w:tc>
        <w:tc>
          <w:tcPr>
            <w:tcW w:w="7835" w:type="dxa"/>
            <w:tcMar/>
            <w:vAlign w:val="center"/>
          </w:tcPr>
          <w:p w:rsidRPr="00135D4B" w:rsidR="00CF06CA" w:rsidP="00CF06CA" w:rsidRDefault="00CF06CA" w14:paraId="31AB1922" w14:textId="77777777">
            <w:pPr>
              <w:autoSpaceDE w:val="0"/>
              <w:autoSpaceDN w:val="0"/>
              <w:adjustRightInd w:val="0"/>
              <w:spacing w:before="60" w:after="60"/>
              <w:ind w:firstLine="0"/>
              <w:jc w:val="left"/>
              <w:rPr>
                <w:rFonts w:eastAsia="Calibri"/>
                <w:b/>
                <w:bCs/>
                <w:color w:val="000000" w:themeColor="text1"/>
                <w:szCs w:val="28"/>
                <w:lang w:val="vi-VN"/>
              </w:rPr>
            </w:pPr>
            <w:r w:rsidRPr="00135D4B">
              <w:rPr>
                <w:rFonts w:eastAsia="Calibri"/>
                <w:b/>
                <w:bCs/>
                <w:color w:val="000000" w:themeColor="text1"/>
                <w:szCs w:val="28"/>
                <w:lang w:val="vi-VN"/>
              </w:rPr>
              <w:t>CAI NGHIỆN MA TÚY BẮT BUỘC</w:t>
            </w:r>
          </w:p>
        </w:tc>
      </w:tr>
      <w:tr w:rsidRPr="00135D4B" w:rsidR="00CF06CA" w:rsidTr="3946E3C3" w14:paraId="1F65F485" w14:textId="77777777">
        <w:tc>
          <w:tcPr>
            <w:tcW w:w="1686" w:type="dxa"/>
            <w:tcMar/>
            <w:vAlign w:val="center"/>
          </w:tcPr>
          <w:p w:rsidRPr="00135D4B" w:rsidR="00CF06CA" w:rsidP="00CF06CA" w:rsidRDefault="00CF06CA" w14:paraId="1225966A"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 xml:space="preserve">Mẫu số </w:t>
            </w:r>
            <w:r w:rsidR="00B21896">
              <w:rPr>
                <w:rFonts w:eastAsia="Calibri"/>
                <w:bCs/>
                <w:color w:val="000000" w:themeColor="text1"/>
                <w:sz w:val="28"/>
                <w:szCs w:val="28"/>
              </w:rPr>
              <w:t>32</w:t>
            </w:r>
          </w:p>
        </w:tc>
        <w:tc>
          <w:tcPr>
            <w:tcW w:w="7835" w:type="dxa"/>
            <w:tcMar/>
            <w:vAlign w:val="center"/>
          </w:tcPr>
          <w:p w:rsidRPr="00135D4B" w:rsidR="00CF06CA" w:rsidP="00CF06CA" w:rsidRDefault="00CF06CA" w14:paraId="47082AFD" w14:textId="4766579C">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 xml:space="preserve">Quyết định </w:t>
            </w:r>
            <w:r w:rsidR="007C1643">
              <w:rPr>
                <w:rFonts w:eastAsia="Calibri"/>
                <w:bCs/>
                <w:color w:val="000000" w:themeColor="text1"/>
                <w:sz w:val="28"/>
                <w:szCs w:val="28"/>
              </w:rPr>
              <w:t>giao</w:t>
            </w:r>
            <w:r w:rsidRPr="00135D4B">
              <w:rPr>
                <w:rFonts w:eastAsia="Calibri"/>
                <w:bCs/>
                <w:color w:val="000000" w:themeColor="text1"/>
                <w:sz w:val="28"/>
                <w:szCs w:val="28"/>
              </w:rPr>
              <w:t xml:space="preserve"> người nghiện ma túy </w:t>
            </w:r>
            <w:r w:rsidR="007C1643">
              <w:rPr>
                <w:rFonts w:eastAsia="Calibri"/>
                <w:bCs/>
                <w:color w:val="000000" w:themeColor="text1"/>
                <w:sz w:val="28"/>
                <w:szCs w:val="28"/>
              </w:rPr>
              <w:t xml:space="preserve">để quản lý </w:t>
            </w:r>
            <w:r w:rsidRPr="00135D4B">
              <w:rPr>
                <w:rFonts w:eastAsia="Calibri"/>
                <w:bCs/>
                <w:color w:val="000000" w:themeColor="text1"/>
                <w:sz w:val="28"/>
                <w:szCs w:val="28"/>
              </w:rPr>
              <w:t xml:space="preserve">trong thời gian </w:t>
            </w:r>
            <w:r w:rsidR="00722CDE">
              <w:rPr>
                <w:rFonts w:eastAsia="Calibri"/>
                <w:bCs/>
                <w:color w:val="000000" w:themeColor="text1"/>
                <w:sz w:val="28"/>
                <w:szCs w:val="28"/>
              </w:rPr>
              <w:t>lập hồ sơ</w:t>
            </w:r>
            <w:r w:rsidRPr="00135D4B">
              <w:rPr>
                <w:rFonts w:eastAsia="Calibri"/>
                <w:bCs/>
                <w:color w:val="000000" w:themeColor="text1"/>
                <w:sz w:val="28"/>
                <w:szCs w:val="28"/>
              </w:rPr>
              <w:t xml:space="preserve"> đưa </w:t>
            </w:r>
            <w:r w:rsidR="00722CDE">
              <w:rPr>
                <w:rFonts w:eastAsia="Calibri"/>
                <w:bCs/>
                <w:color w:val="000000" w:themeColor="text1"/>
                <w:sz w:val="28"/>
                <w:szCs w:val="28"/>
              </w:rPr>
              <w:t>đi</w:t>
            </w:r>
            <w:r w:rsidRPr="00135D4B">
              <w:rPr>
                <w:rFonts w:eastAsia="Calibri"/>
                <w:bCs/>
                <w:color w:val="000000" w:themeColor="text1"/>
                <w:sz w:val="28"/>
                <w:szCs w:val="28"/>
              </w:rPr>
              <w:t xml:space="preserve"> cai nghiện bắt buộc</w:t>
            </w:r>
          </w:p>
        </w:tc>
      </w:tr>
      <w:tr w:rsidRPr="00135D4B" w:rsidR="00CF06CA" w:rsidTr="3946E3C3" w14:paraId="6E5949B6" w14:textId="77777777">
        <w:tc>
          <w:tcPr>
            <w:tcW w:w="1686" w:type="dxa"/>
            <w:tcMar/>
            <w:vAlign w:val="center"/>
          </w:tcPr>
          <w:p w:rsidRPr="00135D4B" w:rsidR="00CF06CA" w:rsidP="00CF06CA" w:rsidRDefault="00CF06CA" w14:paraId="2562462B"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 xml:space="preserve">Mẫu số </w:t>
            </w:r>
            <w:r w:rsidR="00B21896">
              <w:rPr>
                <w:rFonts w:eastAsia="Calibri"/>
                <w:bCs/>
                <w:color w:val="000000" w:themeColor="text1"/>
                <w:sz w:val="28"/>
                <w:szCs w:val="28"/>
              </w:rPr>
              <w:t>33</w:t>
            </w:r>
          </w:p>
        </w:tc>
        <w:tc>
          <w:tcPr>
            <w:tcW w:w="7835" w:type="dxa"/>
            <w:tcMar/>
            <w:vAlign w:val="center"/>
          </w:tcPr>
          <w:p w:rsidRPr="00135D4B" w:rsidR="00CF06CA" w:rsidP="00CF06CA" w:rsidRDefault="009C181A" w14:paraId="462AADC5" w14:textId="77777777">
            <w:pPr>
              <w:autoSpaceDE w:val="0"/>
              <w:autoSpaceDN w:val="0"/>
              <w:adjustRightInd w:val="0"/>
              <w:spacing w:before="60" w:after="60"/>
              <w:ind w:firstLine="0"/>
              <w:rPr>
                <w:rFonts w:eastAsia="Calibri"/>
                <w:bCs/>
                <w:color w:val="000000" w:themeColor="text1"/>
                <w:sz w:val="28"/>
                <w:szCs w:val="28"/>
              </w:rPr>
            </w:pPr>
            <w:r w:rsidRPr="009C181A">
              <w:rPr>
                <w:rFonts w:eastAsia="Calibri"/>
                <w:bCs/>
                <w:color w:val="000000" w:themeColor="text1"/>
                <w:sz w:val="28"/>
                <w:szCs w:val="28"/>
              </w:rPr>
              <w:t>Tóm tắt lý lịch của người nghiện ma túy/người sau cai nghiện ma túy</w:t>
            </w:r>
          </w:p>
        </w:tc>
      </w:tr>
      <w:tr w:rsidRPr="00135D4B" w:rsidR="00CF06CA" w:rsidTr="3946E3C3" w14:paraId="0993D46B" w14:textId="77777777">
        <w:tc>
          <w:tcPr>
            <w:tcW w:w="1686" w:type="dxa"/>
            <w:tcMar/>
            <w:vAlign w:val="center"/>
          </w:tcPr>
          <w:p w:rsidRPr="00135D4B" w:rsidR="00CF06CA" w:rsidP="00CF06CA" w:rsidRDefault="00CF06CA" w14:paraId="726DC193"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Mẫu số 3</w:t>
            </w:r>
            <w:r w:rsidR="00B21896">
              <w:rPr>
                <w:rFonts w:eastAsia="Calibri"/>
                <w:bCs/>
                <w:color w:val="000000" w:themeColor="text1"/>
                <w:sz w:val="28"/>
                <w:szCs w:val="28"/>
              </w:rPr>
              <w:t>4</w:t>
            </w:r>
          </w:p>
        </w:tc>
        <w:tc>
          <w:tcPr>
            <w:tcW w:w="7835" w:type="dxa"/>
            <w:tcMar/>
            <w:vAlign w:val="center"/>
          </w:tcPr>
          <w:p w:rsidRPr="00135D4B" w:rsidR="00CF06CA" w:rsidP="00CF06CA" w:rsidRDefault="00CF06CA" w14:paraId="77A82B58"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Biên bản vi phạm của người bị đề nghị đưa đi cai nghiện bắt buộc</w:t>
            </w:r>
          </w:p>
        </w:tc>
      </w:tr>
      <w:tr w:rsidRPr="00135D4B" w:rsidR="00CF06CA" w:rsidTr="3946E3C3" w14:paraId="2652FF8C" w14:textId="77777777">
        <w:tc>
          <w:tcPr>
            <w:tcW w:w="1686" w:type="dxa"/>
            <w:tcMar/>
            <w:vAlign w:val="center"/>
          </w:tcPr>
          <w:p w:rsidRPr="00135D4B" w:rsidR="00CF06CA" w:rsidP="00CF06CA" w:rsidRDefault="00CF06CA" w14:paraId="0748D3AF"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Mẫu số 3</w:t>
            </w:r>
            <w:r w:rsidR="00B21896">
              <w:rPr>
                <w:rFonts w:eastAsia="Calibri"/>
                <w:bCs/>
                <w:color w:val="000000" w:themeColor="text1"/>
                <w:sz w:val="28"/>
                <w:szCs w:val="28"/>
              </w:rPr>
              <w:t>5</w:t>
            </w:r>
          </w:p>
        </w:tc>
        <w:tc>
          <w:tcPr>
            <w:tcW w:w="7835" w:type="dxa"/>
            <w:tcMar/>
            <w:vAlign w:val="center"/>
          </w:tcPr>
          <w:p w:rsidRPr="00135D4B" w:rsidR="00CF06CA" w:rsidP="00CF06CA" w:rsidRDefault="00CF06CA" w14:paraId="0FED86A4"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 xml:space="preserve">Giấy xác nhận </w:t>
            </w:r>
            <w:r w:rsidR="005A5228">
              <w:rPr>
                <w:rFonts w:eastAsia="Calibri"/>
                <w:bCs/>
                <w:color w:val="000000" w:themeColor="text1"/>
                <w:sz w:val="28"/>
                <w:szCs w:val="28"/>
              </w:rPr>
              <w:t xml:space="preserve">người </w:t>
            </w:r>
            <w:r w:rsidRPr="00135D4B">
              <w:rPr>
                <w:rFonts w:eastAsia="Calibri"/>
                <w:bCs/>
                <w:color w:val="000000" w:themeColor="text1"/>
                <w:sz w:val="28"/>
                <w:szCs w:val="28"/>
              </w:rPr>
              <w:t>đang điều trị nghiện bằng thuốc thay thế</w:t>
            </w:r>
          </w:p>
        </w:tc>
      </w:tr>
      <w:tr w:rsidRPr="00135D4B" w:rsidR="00CF06CA" w:rsidTr="3946E3C3" w14:paraId="5584D143" w14:textId="77777777">
        <w:tc>
          <w:tcPr>
            <w:tcW w:w="1686" w:type="dxa"/>
            <w:tcMar/>
            <w:vAlign w:val="center"/>
          </w:tcPr>
          <w:p w:rsidRPr="00135D4B" w:rsidR="00CF06CA" w:rsidP="00CF06CA" w:rsidRDefault="00CF06CA" w14:paraId="592259A7"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Mẫu số 3</w:t>
            </w:r>
            <w:r w:rsidR="00B21896">
              <w:rPr>
                <w:rFonts w:eastAsia="Calibri"/>
                <w:bCs/>
                <w:color w:val="000000" w:themeColor="text1"/>
                <w:sz w:val="28"/>
                <w:szCs w:val="28"/>
              </w:rPr>
              <w:t>6</w:t>
            </w:r>
          </w:p>
        </w:tc>
        <w:tc>
          <w:tcPr>
            <w:tcW w:w="7835" w:type="dxa"/>
            <w:tcMar/>
            <w:vAlign w:val="center"/>
          </w:tcPr>
          <w:p w:rsidRPr="001F0122" w:rsidR="00CF06CA" w:rsidP="00CF06CA" w:rsidRDefault="00CF06CA" w14:paraId="15D63390"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 xml:space="preserve">Văn bản đề nghị xem xét hồ sơ đề nghị áp dụng biện pháp đưa </w:t>
            </w:r>
            <w:r w:rsidR="00D61530">
              <w:rPr>
                <w:rFonts w:eastAsia="Calibri"/>
                <w:bCs/>
                <w:color w:val="000000" w:themeColor="text1"/>
                <w:sz w:val="28"/>
                <w:szCs w:val="28"/>
              </w:rPr>
              <w:t>đi</w:t>
            </w:r>
            <w:r w:rsidRPr="00135D4B">
              <w:rPr>
                <w:rFonts w:eastAsia="Calibri"/>
                <w:bCs/>
                <w:color w:val="000000" w:themeColor="text1"/>
                <w:sz w:val="28"/>
                <w:szCs w:val="28"/>
              </w:rPr>
              <w:t xml:space="preserve"> cai nghiện bắt buộc</w:t>
            </w:r>
          </w:p>
        </w:tc>
      </w:tr>
      <w:tr w:rsidRPr="00135D4B" w:rsidR="00CF06CA" w:rsidTr="3946E3C3" w14:paraId="18A76C3D" w14:textId="77777777">
        <w:tc>
          <w:tcPr>
            <w:tcW w:w="1686" w:type="dxa"/>
            <w:tcMar/>
            <w:vAlign w:val="center"/>
          </w:tcPr>
          <w:p w:rsidRPr="00135D4B" w:rsidR="00CF06CA" w:rsidP="00CF06CA" w:rsidRDefault="00CF06CA" w14:paraId="635CC8C9"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3</w:t>
            </w:r>
            <w:r w:rsidR="00B21896">
              <w:rPr>
                <w:rFonts w:eastAsia="Calibri"/>
                <w:bCs/>
                <w:color w:val="000000" w:themeColor="text1"/>
                <w:sz w:val="28"/>
                <w:szCs w:val="28"/>
              </w:rPr>
              <w:t>7</w:t>
            </w:r>
          </w:p>
        </w:tc>
        <w:tc>
          <w:tcPr>
            <w:tcW w:w="7835" w:type="dxa"/>
            <w:tcMar/>
            <w:vAlign w:val="center"/>
          </w:tcPr>
          <w:p w:rsidRPr="001F0122" w:rsidR="00CF06CA" w:rsidP="00CF06CA" w:rsidRDefault="00CF06CA" w14:paraId="798FB1DD"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 xml:space="preserve">Thông báo về việc lập hồ sơ đề nghị </w:t>
            </w:r>
            <w:r w:rsidRPr="00135D4B">
              <w:rPr>
                <w:rFonts w:eastAsia="Calibri"/>
                <w:bCs/>
                <w:color w:val="000000" w:themeColor="text1"/>
                <w:sz w:val="28"/>
                <w:szCs w:val="28"/>
              </w:rPr>
              <w:t xml:space="preserve">áp dụng biện pháp </w:t>
            </w:r>
            <w:r w:rsidRPr="00135D4B">
              <w:rPr>
                <w:rFonts w:eastAsia="Calibri"/>
                <w:bCs/>
                <w:color w:val="000000" w:themeColor="text1"/>
                <w:sz w:val="28"/>
                <w:szCs w:val="28"/>
                <w:lang w:val="vi-VN"/>
              </w:rPr>
              <w:t xml:space="preserve">đưa </w:t>
            </w:r>
            <w:r w:rsidR="00D61530">
              <w:rPr>
                <w:rFonts w:eastAsia="Calibri"/>
                <w:bCs/>
                <w:color w:val="000000" w:themeColor="text1"/>
                <w:sz w:val="28"/>
                <w:szCs w:val="28"/>
              </w:rPr>
              <w:t>đi</w:t>
            </w:r>
            <w:r w:rsidRPr="00135D4B">
              <w:rPr>
                <w:rFonts w:eastAsia="Calibri"/>
                <w:bCs/>
                <w:color w:val="000000" w:themeColor="text1"/>
                <w:sz w:val="28"/>
                <w:szCs w:val="28"/>
                <w:lang w:val="vi-VN"/>
              </w:rPr>
              <w:t xml:space="preserve"> cai nghiện bắt buộc</w:t>
            </w:r>
          </w:p>
        </w:tc>
      </w:tr>
      <w:tr w:rsidRPr="00135D4B" w:rsidR="00CF06CA" w:rsidTr="3946E3C3" w14:paraId="20B488F6" w14:textId="77777777">
        <w:tc>
          <w:tcPr>
            <w:tcW w:w="1686" w:type="dxa"/>
            <w:tcMar/>
            <w:vAlign w:val="center"/>
          </w:tcPr>
          <w:p w:rsidRPr="00135D4B" w:rsidR="00CF06CA" w:rsidP="00CF06CA" w:rsidRDefault="00CF06CA" w14:paraId="69F02ADD"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Mẫu số 3</w:t>
            </w:r>
            <w:r w:rsidR="00B21896">
              <w:rPr>
                <w:rFonts w:eastAsia="Calibri"/>
                <w:bCs/>
                <w:color w:val="000000" w:themeColor="text1"/>
                <w:sz w:val="28"/>
                <w:szCs w:val="28"/>
              </w:rPr>
              <w:t>8</w:t>
            </w:r>
          </w:p>
        </w:tc>
        <w:tc>
          <w:tcPr>
            <w:tcW w:w="7835" w:type="dxa"/>
            <w:tcMar/>
            <w:vAlign w:val="center"/>
          </w:tcPr>
          <w:p w:rsidRPr="00135D4B" w:rsidR="00CF06CA" w:rsidP="00CF06CA" w:rsidRDefault="00CF06CA" w14:paraId="3DA93DCC"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lang w:val="vi-VN"/>
              </w:rPr>
              <w:t xml:space="preserve">Bản tường trình của người nghiện ma túy hoặc người đại diện hợp pháp của người bị đề nghị áp dụng biện pháp đưa </w:t>
            </w:r>
            <w:r w:rsidR="00D61530">
              <w:rPr>
                <w:rFonts w:eastAsia="Calibri"/>
                <w:bCs/>
                <w:color w:val="000000" w:themeColor="text1"/>
                <w:sz w:val="28"/>
                <w:szCs w:val="28"/>
              </w:rPr>
              <w:t>đi</w:t>
            </w:r>
            <w:r w:rsidRPr="00135D4B">
              <w:rPr>
                <w:rFonts w:eastAsia="Calibri"/>
                <w:bCs/>
                <w:color w:val="000000" w:themeColor="text1"/>
                <w:sz w:val="28"/>
                <w:szCs w:val="28"/>
                <w:lang w:val="vi-VN"/>
              </w:rPr>
              <w:t xml:space="preserve"> cai nghiện bắt buộc</w:t>
            </w:r>
          </w:p>
        </w:tc>
      </w:tr>
      <w:tr w:rsidRPr="00135D4B" w:rsidR="00CF06CA" w:rsidTr="3946E3C3" w14:paraId="26A8DBE8" w14:textId="77777777">
        <w:tc>
          <w:tcPr>
            <w:tcW w:w="1686" w:type="dxa"/>
            <w:tcMar/>
            <w:vAlign w:val="center"/>
          </w:tcPr>
          <w:p w:rsidRPr="00135D4B" w:rsidR="00CF06CA" w:rsidP="00CF06CA" w:rsidRDefault="00CF06CA" w14:paraId="48F714A4"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Mẫu số 3</w:t>
            </w:r>
            <w:r w:rsidR="00B21896">
              <w:rPr>
                <w:rFonts w:eastAsia="Calibri"/>
                <w:bCs/>
                <w:color w:val="000000" w:themeColor="text1"/>
                <w:sz w:val="28"/>
                <w:szCs w:val="28"/>
              </w:rPr>
              <w:t>9</w:t>
            </w:r>
          </w:p>
        </w:tc>
        <w:tc>
          <w:tcPr>
            <w:tcW w:w="7835" w:type="dxa"/>
            <w:tcMar/>
            <w:vAlign w:val="center"/>
          </w:tcPr>
          <w:p w:rsidRPr="001F0122" w:rsidR="00CF06CA" w:rsidP="00CF06CA" w:rsidRDefault="00CF06CA" w14:paraId="49DFB829"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Bản xác nhận ý</w:t>
            </w:r>
            <w:r w:rsidRPr="00135D4B">
              <w:rPr>
                <w:rFonts w:eastAsia="Calibri"/>
                <w:bCs/>
                <w:color w:val="000000" w:themeColor="text1"/>
                <w:sz w:val="28"/>
                <w:szCs w:val="28"/>
                <w:lang w:val="vi-VN"/>
              </w:rPr>
              <w:t xml:space="preserve"> kiến của </w:t>
            </w:r>
            <w:r w:rsidRPr="00135D4B">
              <w:rPr>
                <w:rFonts w:eastAsia="Calibri"/>
                <w:color w:val="000000" w:themeColor="text1"/>
                <w:sz w:val="28"/>
                <w:szCs w:val="22"/>
                <w:lang w:val="vi-VN"/>
              </w:rPr>
              <w:t>cha, mẹ, người giám hộ hoặc người đại diện hợp pháp</w:t>
            </w:r>
            <w:r w:rsidRPr="00135D4B">
              <w:rPr>
                <w:rFonts w:eastAsia="Calibri"/>
                <w:bCs/>
                <w:color w:val="000000" w:themeColor="text1"/>
                <w:sz w:val="28"/>
                <w:szCs w:val="28"/>
                <w:lang w:val="vi-VN"/>
              </w:rPr>
              <w:t xml:space="preserve"> về việc áp dụng biện pháp đưa </w:t>
            </w:r>
            <w:r w:rsidR="00D61530">
              <w:rPr>
                <w:rFonts w:eastAsia="Calibri"/>
                <w:bCs/>
                <w:color w:val="000000" w:themeColor="text1"/>
                <w:sz w:val="28"/>
                <w:szCs w:val="28"/>
              </w:rPr>
              <w:t>đi</w:t>
            </w:r>
            <w:r w:rsidRPr="00135D4B">
              <w:rPr>
                <w:rFonts w:eastAsia="Calibri"/>
                <w:bCs/>
                <w:color w:val="000000" w:themeColor="text1"/>
                <w:sz w:val="28"/>
                <w:szCs w:val="28"/>
                <w:lang w:val="vi-VN"/>
              </w:rPr>
              <w:t xml:space="preserve"> cai nghiện bắt buộc</w:t>
            </w:r>
            <w:r w:rsidRPr="00135D4B">
              <w:rPr>
                <w:rFonts w:eastAsia="Calibri"/>
                <w:color w:val="000000" w:themeColor="text1"/>
                <w:sz w:val="28"/>
                <w:szCs w:val="22"/>
                <w:lang w:val="vi-VN" w:eastAsia="vi-VN"/>
              </w:rPr>
              <w:t xml:space="preserve"> đối với người từ đủ 12</w:t>
            </w:r>
            <w:r w:rsidRPr="00135D4B">
              <w:rPr>
                <w:rFonts w:eastAsia="Calibri"/>
                <w:color w:val="000000" w:themeColor="text1"/>
                <w:sz w:val="28"/>
                <w:szCs w:val="22"/>
                <w:lang w:eastAsia="vi-VN"/>
              </w:rPr>
              <w:t xml:space="preserve"> tuổi</w:t>
            </w:r>
            <w:r w:rsidRPr="00135D4B">
              <w:rPr>
                <w:rFonts w:eastAsia="Calibri"/>
                <w:color w:val="000000" w:themeColor="text1"/>
                <w:sz w:val="28"/>
                <w:szCs w:val="22"/>
                <w:lang w:val="vi-VN" w:eastAsia="vi-VN"/>
              </w:rPr>
              <w:t xml:space="preserve"> đến dưới 18 tuổi</w:t>
            </w:r>
          </w:p>
        </w:tc>
      </w:tr>
      <w:tr w:rsidRPr="00135D4B" w:rsidR="00CF06CA" w:rsidTr="3946E3C3" w14:paraId="2FC1EB44" w14:textId="77777777">
        <w:tc>
          <w:tcPr>
            <w:tcW w:w="1686" w:type="dxa"/>
            <w:tcMar/>
            <w:vAlign w:val="center"/>
          </w:tcPr>
          <w:p w:rsidRPr="00135D4B" w:rsidR="00CF06CA" w:rsidP="00CF06CA" w:rsidRDefault="00CF06CA" w14:paraId="3709130C" w14:textId="77777777">
            <w:pPr>
              <w:autoSpaceDE w:val="0"/>
              <w:autoSpaceDN w:val="0"/>
              <w:adjustRightInd w:val="0"/>
              <w:spacing w:before="60" w:after="60"/>
              <w:ind w:firstLine="0"/>
              <w:jc w:val="left"/>
              <w:rPr>
                <w:rFonts w:eastAsia="Calibri"/>
                <w:bCs/>
                <w:color w:val="000000" w:themeColor="text1"/>
                <w:sz w:val="28"/>
                <w:szCs w:val="28"/>
              </w:rPr>
            </w:pPr>
            <w:r w:rsidRPr="00135D4B">
              <w:rPr>
                <w:rFonts w:eastAsia="Calibri"/>
                <w:bCs/>
                <w:color w:val="000000" w:themeColor="text1"/>
                <w:sz w:val="28"/>
                <w:szCs w:val="28"/>
              </w:rPr>
              <w:t xml:space="preserve">Mẫu số </w:t>
            </w:r>
            <w:r w:rsidR="00B21896">
              <w:rPr>
                <w:rFonts w:eastAsia="Calibri"/>
                <w:bCs/>
                <w:color w:val="000000" w:themeColor="text1"/>
                <w:sz w:val="28"/>
                <w:szCs w:val="28"/>
              </w:rPr>
              <w:t>40</w:t>
            </w:r>
          </w:p>
        </w:tc>
        <w:tc>
          <w:tcPr>
            <w:tcW w:w="7835" w:type="dxa"/>
            <w:tcMar/>
            <w:vAlign w:val="center"/>
          </w:tcPr>
          <w:p w:rsidRPr="00135D4B" w:rsidR="00CF06CA" w:rsidP="00CF06CA" w:rsidRDefault="00CF06CA" w14:paraId="722C7CF0" w14:textId="77777777">
            <w:pPr>
              <w:autoSpaceDE w:val="0"/>
              <w:autoSpaceDN w:val="0"/>
              <w:adjustRightInd w:val="0"/>
              <w:spacing w:before="60" w:after="60"/>
              <w:ind w:firstLine="0"/>
              <w:jc w:val="left"/>
              <w:rPr>
                <w:rFonts w:eastAsia="Calibri"/>
                <w:color w:val="000000" w:themeColor="text1"/>
                <w:sz w:val="28"/>
                <w:szCs w:val="28"/>
              </w:rPr>
            </w:pPr>
            <w:r w:rsidRPr="00135D4B">
              <w:rPr>
                <w:rFonts w:eastAsia="Calibri"/>
                <w:color w:val="000000" w:themeColor="text1"/>
                <w:sz w:val="28"/>
                <w:szCs w:val="28"/>
                <w:lang w:val="en"/>
              </w:rPr>
              <w:t>Biên bản xác nhận không viết bản tường trình</w:t>
            </w:r>
            <w:r w:rsidR="00E21A61">
              <w:rPr>
                <w:rFonts w:eastAsia="Calibri"/>
                <w:color w:val="000000" w:themeColor="text1"/>
                <w:sz w:val="28"/>
                <w:szCs w:val="28"/>
                <w:lang w:val="en"/>
              </w:rPr>
              <w:t xml:space="preserve">/không có </w:t>
            </w:r>
            <w:r w:rsidRPr="00135D4B">
              <w:rPr>
                <w:rFonts w:eastAsia="Calibri"/>
                <w:color w:val="000000" w:themeColor="text1"/>
                <w:sz w:val="28"/>
                <w:szCs w:val="28"/>
                <w:lang w:val="en"/>
              </w:rPr>
              <w:t xml:space="preserve">ý kiến </w:t>
            </w:r>
            <w:r w:rsidRPr="00135D4B">
              <w:rPr>
                <w:rFonts w:eastAsia="Calibri"/>
                <w:bCs/>
                <w:color w:val="000000" w:themeColor="text1"/>
                <w:sz w:val="28"/>
                <w:szCs w:val="28"/>
                <w:lang w:val="vi-VN"/>
              </w:rPr>
              <w:t xml:space="preserve">của </w:t>
            </w:r>
            <w:r w:rsidRPr="00135D4B">
              <w:rPr>
                <w:rFonts w:eastAsia="Calibri"/>
                <w:color w:val="000000" w:themeColor="text1"/>
                <w:sz w:val="28"/>
                <w:szCs w:val="22"/>
                <w:lang w:val="vi-VN"/>
              </w:rPr>
              <w:t>cha, mẹ, người giám hộ hoặc người đại diện hợp pháp</w:t>
            </w:r>
            <w:r w:rsidRPr="00135D4B">
              <w:rPr>
                <w:rFonts w:eastAsia="Calibri"/>
                <w:bCs/>
                <w:color w:val="000000" w:themeColor="text1"/>
                <w:sz w:val="28"/>
                <w:szCs w:val="28"/>
                <w:lang w:val="vi-VN"/>
              </w:rPr>
              <w:t xml:space="preserve"> về việc đề nghị áp dụng biện pháp đưa </w:t>
            </w:r>
            <w:r w:rsidR="00D61530">
              <w:rPr>
                <w:rFonts w:eastAsia="Calibri"/>
                <w:bCs/>
                <w:color w:val="000000" w:themeColor="text1"/>
                <w:sz w:val="28"/>
                <w:szCs w:val="28"/>
              </w:rPr>
              <w:t>đi</w:t>
            </w:r>
            <w:r w:rsidRPr="00135D4B">
              <w:rPr>
                <w:rFonts w:eastAsia="Calibri"/>
                <w:bCs/>
                <w:color w:val="000000" w:themeColor="text1"/>
                <w:sz w:val="28"/>
                <w:szCs w:val="28"/>
                <w:lang w:val="vi-VN"/>
              </w:rPr>
              <w:t xml:space="preserve"> cai nghiện bắt buộc</w:t>
            </w:r>
            <w:r w:rsidRPr="00135D4B">
              <w:rPr>
                <w:rFonts w:eastAsia="Calibri"/>
                <w:color w:val="000000" w:themeColor="text1"/>
                <w:sz w:val="28"/>
                <w:szCs w:val="22"/>
                <w:lang w:val="vi-VN" w:eastAsia="vi-VN"/>
              </w:rPr>
              <w:t xml:space="preserve"> đối với người từ đủ 12</w:t>
            </w:r>
            <w:r w:rsidRPr="00135D4B">
              <w:rPr>
                <w:rFonts w:eastAsia="Calibri"/>
                <w:color w:val="000000" w:themeColor="text1"/>
                <w:sz w:val="28"/>
                <w:szCs w:val="22"/>
                <w:lang w:eastAsia="vi-VN"/>
              </w:rPr>
              <w:t xml:space="preserve"> tuổi</w:t>
            </w:r>
            <w:r w:rsidRPr="00135D4B">
              <w:rPr>
                <w:rFonts w:eastAsia="Calibri"/>
                <w:color w:val="000000" w:themeColor="text1"/>
                <w:sz w:val="28"/>
                <w:szCs w:val="22"/>
                <w:lang w:val="vi-VN" w:eastAsia="vi-VN"/>
              </w:rPr>
              <w:t xml:space="preserve"> đến dưới 18 tuổi</w:t>
            </w:r>
          </w:p>
        </w:tc>
      </w:tr>
      <w:tr w:rsidRPr="00135D4B" w:rsidR="00CF06CA" w:rsidTr="3946E3C3" w14:paraId="1B52F528" w14:textId="77777777">
        <w:tc>
          <w:tcPr>
            <w:tcW w:w="1686" w:type="dxa"/>
            <w:tcMar/>
            <w:vAlign w:val="center"/>
          </w:tcPr>
          <w:p w:rsidRPr="00135D4B" w:rsidR="00CF06CA" w:rsidP="00CF06CA" w:rsidRDefault="00CF06CA" w14:paraId="3D6B4EB8" w14:textId="77777777">
            <w:pPr>
              <w:autoSpaceDE w:val="0"/>
              <w:autoSpaceDN w:val="0"/>
              <w:adjustRightInd w:val="0"/>
              <w:spacing w:before="60" w:after="60"/>
              <w:ind w:firstLine="0"/>
              <w:jc w:val="left"/>
              <w:rPr>
                <w:rFonts w:ascii="Calibri" w:hAnsi="Calibri" w:eastAsia="Calibri" w:cs="Calibri"/>
                <w:color w:val="000000" w:themeColor="text1"/>
                <w:sz w:val="22"/>
                <w:szCs w:val="22"/>
                <w:lang w:val="en"/>
              </w:rPr>
            </w:pPr>
            <w:r w:rsidRPr="00135D4B">
              <w:rPr>
                <w:rFonts w:eastAsia="Calibri"/>
                <w:bCs/>
                <w:color w:val="000000" w:themeColor="text1"/>
                <w:sz w:val="28"/>
                <w:szCs w:val="28"/>
              </w:rPr>
              <w:t xml:space="preserve">Mẫu số </w:t>
            </w:r>
            <w:r w:rsidR="00B21896">
              <w:rPr>
                <w:rFonts w:eastAsia="Calibri"/>
                <w:bCs/>
                <w:color w:val="000000" w:themeColor="text1"/>
                <w:sz w:val="28"/>
                <w:szCs w:val="28"/>
              </w:rPr>
              <w:t>41</w:t>
            </w:r>
          </w:p>
        </w:tc>
        <w:tc>
          <w:tcPr>
            <w:tcW w:w="7835" w:type="dxa"/>
            <w:tcMar/>
            <w:vAlign w:val="center"/>
          </w:tcPr>
          <w:p w:rsidRPr="00135D4B" w:rsidR="00CF06CA" w:rsidP="4653BB4D" w:rsidRDefault="00CF06CA" w14:paraId="58B7B977" w14:textId="77777777">
            <w:pPr>
              <w:autoSpaceDE w:val="0"/>
              <w:autoSpaceDN w:val="0"/>
              <w:adjustRightInd w:val="0"/>
              <w:spacing w:before="60" w:after="60"/>
              <w:ind w:firstLine="0"/>
              <w:jc w:val="left"/>
              <w:rPr>
                <w:rFonts w:ascii="Calibri" w:hAnsi="Calibri" w:eastAsia="Calibri" w:cs="Calibri"/>
                <w:color w:val="000000" w:themeColor="text1"/>
                <w:sz w:val="22"/>
                <w:szCs w:val="22"/>
                <w:lang w:val="en-US"/>
              </w:rPr>
            </w:pPr>
            <w:r w:rsidRPr="4653BB4D" w:rsidR="00CF06CA">
              <w:rPr>
                <w:rFonts w:eastAsia="Calibri"/>
                <w:color w:val="000000" w:themeColor="text1" w:themeTint="FF" w:themeShade="FF"/>
                <w:sz w:val="28"/>
                <w:szCs w:val="28"/>
                <w:lang w:val="en-US"/>
              </w:rPr>
              <w:t xml:space="preserve">Biên bản </w:t>
            </w:r>
            <w:r w:rsidRPr="4653BB4D" w:rsidR="009C3125">
              <w:rPr>
                <w:rFonts w:eastAsia="Calibri"/>
                <w:color w:val="000000" w:themeColor="text1" w:themeTint="FF" w:themeShade="FF"/>
                <w:sz w:val="28"/>
                <w:szCs w:val="28"/>
                <w:lang w:val="en-US"/>
              </w:rPr>
              <w:t>không nhận thông báo đọc hồ sơ đề nghị áp dụng biện pháp đưa đi cai nghiện bắt buộc đối với người từ đủ 12 tuổi đến dưới 18 tuổi</w:t>
            </w:r>
          </w:p>
        </w:tc>
      </w:tr>
      <w:tr w:rsidRPr="00135D4B" w:rsidR="00CF06CA" w:rsidTr="3946E3C3" w14:paraId="63C72E2E" w14:textId="77777777">
        <w:tc>
          <w:tcPr>
            <w:tcW w:w="1686" w:type="dxa"/>
            <w:tcMar/>
            <w:vAlign w:val="center"/>
          </w:tcPr>
          <w:p w:rsidRPr="00135D4B" w:rsidR="00CF06CA" w:rsidP="00CF06CA" w:rsidRDefault="00CF06CA" w14:paraId="5893BAB9" w14:textId="77777777">
            <w:pPr>
              <w:autoSpaceDE w:val="0"/>
              <w:autoSpaceDN w:val="0"/>
              <w:adjustRightInd w:val="0"/>
              <w:spacing w:before="60" w:after="60"/>
              <w:ind w:firstLine="0"/>
              <w:jc w:val="left"/>
              <w:rPr>
                <w:rFonts w:ascii="Calibri" w:hAnsi="Calibri" w:eastAsia="Calibri" w:cs="Calibri"/>
                <w:color w:val="000000" w:themeColor="text1"/>
                <w:sz w:val="22"/>
                <w:szCs w:val="22"/>
                <w:lang w:val="en"/>
              </w:rPr>
            </w:pPr>
            <w:r w:rsidRPr="00135D4B">
              <w:rPr>
                <w:rFonts w:eastAsia="Calibri"/>
                <w:bCs/>
                <w:color w:val="000000" w:themeColor="text1"/>
                <w:sz w:val="28"/>
                <w:szCs w:val="28"/>
              </w:rPr>
              <w:t xml:space="preserve">Mẫu số </w:t>
            </w:r>
            <w:r w:rsidR="00B21896">
              <w:rPr>
                <w:rFonts w:eastAsia="Calibri"/>
                <w:bCs/>
                <w:color w:val="000000" w:themeColor="text1"/>
                <w:sz w:val="28"/>
                <w:szCs w:val="28"/>
              </w:rPr>
              <w:t>42</w:t>
            </w:r>
          </w:p>
        </w:tc>
        <w:tc>
          <w:tcPr>
            <w:tcW w:w="7835" w:type="dxa"/>
            <w:tcMar/>
            <w:vAlign w:val="center"/>
          </w:tcPr>
          <w:p w:rsidRPr="00BA2363" w:rsidR="00CF06CA" w:rsidP="00CF06CA" w:rsidRDefault="00CF06CA" w14:paraId="366F3814" w14:textId="77777777">
            <w:pPr>
              <w:autoSpaceDE w:val="0"/>
              <w:autoSpaceDN w:val="0"/>
              <w:adjustRightInd w:val="0"/>
              <w:spacing w:before="60" w:after="60"/>
              <w:ind w:firstLine="0"/>
              <w:jc w:val="left"/>
              <w:rPr>
                <w:rFonts w:ascii="Calibri" w:hAnsi="Calibri" w:eastAsia="Calibri" w:cs="Calibri"/>
                <w:color w:val="000000" w:themeColor="text1"/>
                <w:sz w:val="22"/>
                <w:szCs w:val="22"/>
              </w:rPr>
            </w:pPr>
            <w:r w:rsidRPr="00135D4B">
              <w:rPr>
                <w:rFonts w:eastAsia="Calibri"/>
                <w:color w:val="000000" w:themeColor="text1"/>
                <w:sz w:val="28"/>
                <w:szCs w:val="28"/>
                <w:lang w:val="en"/>
              </w:rPr>
              <w:t>Biên bản giao, nhận hồ sơ, ng</w:t>
            </w:r>
            <w:r w:rsidRPr="00135D4B">
              <w:rPr>
                <w:rFonts w:eastAsia="Calibri"/>
                <w:color w:val="000000" w:themeColor="text1"/>
                <w:sz w:val="28"/>
                <w:szCs w:val="28"/>
                <w:lang w:val="vi-VN"/>
              </w:rPr>
              <w:t xml:space="preserve">ười vào cơ sở cai nghiện </w:t>
            </w:r>
            <w:r w:rsidR="00BA2363">
              <w:rPr>
                <w:rFonts w:eastAsia="Calibri"/>
                <w:color w:val="000000" w:themeColor="text1"/>
                <w:sz w:val="28"/>
                <w:szCs w:val="28"/>
              </w:rPr>
              <w:t>công lập</w:t>
            </w:r>
          </w:p>
        </w:tc>
      </w:tr>
      <w:tr w:rsidRPr="00135D4B" w:rsidR="00CF06CA" w:rsidTr="3946E3C3" w14:paraId="240F115F" w14:textId="77777777">
        <w:tc>
          <w:tcPr>
            <w:tcW w:w="1686" w:type="dxa"/>
            <w:tcMar/>
            <w:vAlign w:val="center"/>
          </w:tcPr>
          <w:p w:rsidRPr="00135D4B" w:rsidR="00CF06CA" w:rsidP="00CF06CA" w:rsidRDefault="00CF06CA" w14:paraId="6B438F86" w14:textId="77777777">
            <w:pPr>
              <w:autoSpaceDE w:val="0"/>
              <w:autoSpaceDN w:val="0"/>
              <w:adjustRightInd w:val="0"/>
              <w:spacing w:before="60" w:after="60"/>
              <w:ind w:firstLine="0"/>
              <w:jc w:val="left"/>
              <w:rPr>
                <w:rFonts w:eastAsia="Calibri"/>
                <w:bCs/>
                <w:color w:val="000000" w:themeColor="text1"/>
                <w:sz w:val="28"/>
                <w:szCs w:val="28"/>
              </w:rPr>
            </w:pPr>
            <w:r w:rsidRPr="00135D4B">
              <w:rPr>
                <w:rFonts w:eastAsia="Calibri"/>
                <w:bCs/>
                <w:color w:val="000000" w:themeColor="text1"/>
                <w:sz w:val="28"/>
                <w:szCs w:val="28"/>
              </w:rPr>
              <w:t>Mẫu số 4</w:t>
            </w:r>
            <w:r w:rsidR="00B21896">
              <w:rPr>
                <w:rFonts w:eastAsia="Calibri"/>
                <w:bCs/>
                <w:color w:val="000000" w:themeColor="text1"/>
                <w:sz w:val="28"/>
                <w:szCs w:val="28"/>
              </w:rPr>
              <w:t>3</w:t>
            </w:r>
          </w:p>
        </w:tc>
        <w:tc>
          <w:tcPr>
            <w:tcW w:w="7835" w:type="dxa"/>
            <w:tcMar/>
            <w:vAlign w:val="center"/>
          </w:tcPr>
          <w:p w:rsidRPr="00135D4B" w:rsidR="00CF06CA" w:rsidP="4653BB4D" w:rsidRDefault="00CF06CA" w14:paraId="19E5E857" w14:textId="77777777">
            <w:pPr>
              <w:autoSpaceDE w:val="0"/>
              <w:autoSpaceDN w:val="0"/>
              <w:adjustRightInd w:val="0"/>
              <w:spacing w:before="60" w:after="60"/>
              <w:ind w:firstLine="0"/>
              <w:jc w:val="left"/>
              <w:rPr>
                <w:rFonts w:eastAsia="Calibri"/>
                <w:color w:val="000000" w:themeColor="text1"/>
                <w:sz w:val="28"/>
                <w:szCs w:val="28"/>
                <w:lang w:val="en-US"/>
              </w:rPr>
            </w:pPr>
            <w:r w:rsidRPr="4653BB4D" w:rsidR="00CF06CA">
              <w:rPr>
                <w:rFonts w:eastAsia="Calibri"/>
                <w:color w:val="000000" w:themeColor="text1" w:themeTint="FF" w:themeShade="FF"/>
                <w:sz w:val="28"/>
                <w:szCs w:val="28"/>
                <w:lang w:val="en-US"/>
              </w:rPr>
              <w:t>Quyết định truy tìm người nghiện đang được quản lý trong thời gian lập hồ sơ, người đang cai nghiện bắt buộc bỏ trốn</w:t>
            </w:r>
          </w:p>
        </w:tc>
      </w:tr>
      <w:tr w:rsidRPr="00135D4B" w:rsidR="00CF06CA" w:rsidTr="3946E3C3" w14:paraId="0FA31E58" w14:textId="77777777">
        <w:tc>
          <w:tcPr>
            <w:tcW w:w="1686" w:type="dxa"/>
            <w:tcMar/>
            <w:vAlign w:val="center"/>
          </w:tcPr>
          <w:p w:rsidRPr="00135D4B" w:rsidR="00CF06CA" w:rsidP="00CF06CA" w:rsidRDefault="00CF06CA" w14:paraId="711A3317" w14:textId="77777777">
            <w:pPr>
              <w:autoSpaceDE w:val="0"/>
              <w:autoSpaceDN w:val="0"/>
              <w:adjustRightInd w:val="0"/>
              <w:spacing w:before="60" w:after="60"/>
              <w:ind w:firstLine="0"/>
              <w:jc w:val="left"/>
              <w:rPr>
                <w:rFonts w:eastAsia="Calibri"/>
                <w:bCs/>
                <w:color w:val="000000" w:themeColor="text1"/>
                <w:sz w:val="28"/>
                <w:szCs w:val="28"/>
              </w:rPr>
            </w:pPr>
            <w:r w:rsidRPr="00135D4B">
              <w:rPr>
                <w:rFonts w:eastAsia="Calibri"/>
                <w:bCs/>
                <w:color w:val="000000" w:themeColor="text1"/>
                <w:sz w:val="28"/>
                <w:szCs w:val="28"/>
              </w:rPr>
              <w:t>Mẫu số 4</w:t>
            </w:r>
            <w:r w:rsidR="00B21896">
              <w:rPr>
                <w:rFonts w:eastAsia="Calibri"/>
                <w:bCs/>
                <w:color w:val="000000" w:themeColor="text1"/>
                <w:sz w:val="28"/>
                <w:szCs w:val="28"/>
              </w:rPr>
              <w:t>4</w:t>
            </w:r>
          </w:p>
        </w:tc>
        <w:tc>
          <w:tcPr>
            <w:tcW w:w="7835" w:type="dxa"/>
            <w:tcMar/>
            <w:vAlign w:val="center"/>
          </w:tcPr>
          <w:p w:rsidRPr="00135D4B" w:rsidR="00CF06CA" w:rsidP="00CF06CA" w:rsidRDefault="00CF06CA" w14:paraId="1526E16F" w14:textId="77777777">
            <w:pPr>
              <w:autoSpaceDE w:val="0"/>
              <w:autoSpaceDN w:val="0"/>
              <w:adjustRightInd w:val="0"/>
              <w:spacing w:before="60" w:after="60"/>
              <w:ind w:firstLine="0"/>
              <w:jc w:val="left"/>
              <w:rPr>
                <w:rFonts w:eastAsia="Calibri"/>
                <w:color w:val="000000" w:themeColor="text1"/>
                <w:sz w:val="28"/>
                <w:szCs w:val="28"/>
                <w:lang w:val="en"/>
              </w:rPr>
            </w:pPr>
            <w:r w:rsidRPr="00135D4B">
              <w:rPr>
                <w:rFonts w:eastAsia="Calibri"/>
                <w:bCs/>
                <w:color w:val="000000" w:themeColor="text1"/>
                <w:sz w:val="28"/>
                <w:szCs w:val="28"/>
                <w:lang w:val="vi-VN"/>
              </w:rPr>
              <w:t xml:space="preserve">Đơn đề nghị hoãn/miễn </w:t>
            </w:r>
            <w:r w:rsidRPr="00135D4B">
              <w:rPr>
                <w:rFonts w:eastAsia="Calibri"/>
                <w:bCs/>
                <w:color w:val="000000" w:themeColor="text1"/>
                <w:sz w:val="28"/>
                <w:szCs w:val="28"/>
              </w:rPr>
              <w:t>chấp</w:t>
            </w:r>
            <w:r w:rsidRPr="00135D4B">
              <w:rPr>
                <w:rFonts w:eastAsia="Calibri"/>
                <w:bCs/>
                <w:color w:val="000000" w:themeColor="text1"/>
                <w:sz w:val="28"/>
                <w:szCs w:val="28"/>
                <w:lang w:val="vi-VN"/>
              </w:rPr>
              <w:t xml:space="preserve"> hành quyết định đưa vào cơ sở cai nghiện</w:t>
            </w:r>
            <w:r w:rsidRPr="00135D4B">
              <w:rPr>
                <w:rFonts w:eastAsia="Calibri"/>
                <w:bCs/>
                <w:color w:val="000000" w:themeColor="text1"/>
                <w:sz w:val="28"/>
                <w:szCs w:val="28"/>
              </w:rPr>
              <w:t xml:space="preserve"> </w:t>
            </w:r>
            <w:r w:rsidRPr="00135D4B">
              <w:rPr>
                <w:rFonts w:eastAsia="Calibri"/>
                <w:bCs/>
                <w:color w:val="000000" w:themeColor="text1"/>
                <w:sz w:val="28"/>
                <w:szCs w:val="28"/>
                <w:lang w:val="vi-VN"/>
              </w:rPr>
              <w:t>bắt buộc</w:t>
            </w:r>
          </w:p>
        </w:tc>
      </w:tr>
      <w:tr w:rsidRPr="00135D4B" w:rsidR="00CF06CA" w:rsidTr="3946E3C3" w14:paraId="21EC00E8" w14:textId="77777777">
        <w:tc>
          <w:tcPr>
            <w:tcW w:w="1686" w:type="dxa"/>
            <w:tcMar/>
            <w:vAlign w:val="center"/>
          </w:tcPr>
          <w:p w:rsidRPr="00135D4B" w:rsidR="00CF06CA" w:rsidP="00CF06CA" w:rsidRDefault="00CF06CA" w14:paraId="7FCFC03A" w14:textId="77777777">
            <w:pPr>
              <w:autoSpaceDE w:val="0"/>
              <w:autoSpaceDN w:val="0"/>
              <w:adjustRightInd w:val="0"/>
              <w:spacing w:before="60" w:after="60"/>
              <w:ind w:firstLine="0"/>
              <w:jc w:val="left"/>
              <w:rPr>
                <w:rFonts w:eastAsia="Calibri"/>
                <w:bCs/>
                <w:color w:val="000000" w:themeColor="text1"/>
                <w:sz w:val="28"/>
                <w:szCs w:val="28"/>
              </w:rPr>
            </w:pPr>
            <w:r w:rsidRPr="00135D4B">
              <w:rPr>
                <w:rFonts w:eastAsia="Calibri"/>
                <w:bCs/>
                <w:color w:val="000000" w:themeColor="text1"/>
                <w:sz w:val="28"/>
                <w:szCs w:val="28"/>
              </w:rPr>
              <w:t>Mẫu số 4</w:t>
            </w:r>
            <w:r w:rsidR="00B21896">
              <w:rPr>
                <w:rFonts w:eastAsia="Calibri"/>
                <w:bCs/>
                <w:color w:val="000000" w:themeColor="text1"/>
                <w:sz w:val="28"/>
                <w:szCs w:val="28"/>
              </w:rPr>
              <w:t>5</w:t>
            </w:r>
          </w:p>
        </w:tc>
        <w:tc>
          <w:tcPr>
            <w:tcW w:w="7835" w:type="dxa"/>
            <w:tcMar/>
            <w:vAlign w:val="center"/>
          </w:tcPr>
          <w:p w:rsidRPr="00135D4B" w:rsidR="00CF06CA" w:rsidP="00CF06CA" w:rsidRDefault="00CF06CA" w14:paraId="600E5BFE" w14:textId="77777777">
            <w:pPr>
              <w:autoSpaceDE w:val="0"/>
              <w:autoSpaceDN w:val="0"/>
              <w:adjustRightInd w:val="0"/>
              <w:spacing w:before="60" w:after="60"/>
              <w:ind w:firstLine="0"/>
              <w:jc w:val="left"/>
              <w:rPr>
                <w:rFonts w:eastAsia="Calibri"/>
                <w:color w:val="000000" w:themeColor="text1"/>
                <w:sz w:val="28"/>
                <w:szCs w:val="28"/>
                <w:lang w:val="en"/>
              </w:rPr>
            </w:pPr>
            <w:r w:rsidRPr="00135D4B">
              <w:rPr>
                <w:rFonts w:eastAsia="Calibri"/>
                <w:bCs/>
                <w:color w:val="000000" w:themeColor="text1"/>
                <w:sz w:val="28"/>
                <w:szCs w:val="28"/>
                <w:lang w:val="vi-VN"/>
              </w:rPr>
              <w:t xml:space="preserve">Đơn đề nghị hoãn/miễn </w:t>
            </w:r>
            <w:r w:rsidRPr="00135D4B">
              <w:rPr>
                <w:rFonts w:eastAsia="Calibri"/>
                <w:bCs/>
                <w:color w:val="000000" w:themeColor="text1"/>
                <w:sz w:val="28"/>
                <w:szCs w:val="28"/>
              </w:rPr>
              <w:t>chấp</w:t>
            </w:r>
            <w:r w:rsidRPr="00135D4B">
              <w:rPr>
                <w:rFonts w:eastAsia="Calibri"/>
                <w:bCs/>
                <w:color w:val="000000" w:themeColor="text1"/>
                <w:sz w:val="28"/>
                <w:szCs w:val="28"/>
                <w:lang w:val="vi-VN"/>
              </w:rPr>
              <w:t xml:space="preserve"> hành quyết định đưa vào cơ sở cai nghiện bắt buộc của cha, mẹ hoặc người đại diện hợp pháp của người từ </w:t>
            </w:r>
            <w:r w:rsidRPr="00135D4B">
              <w:rPr>
                <w:rFonts w:eastAsia="Calibri"/>
                <w:bCs/>
                <w:color w:val="000000" w:themeColor="text1"/>
                <w:sz w:val="28"/>
                <w:szCs w:val="28"/>
              </w:rPr>
              <w:t xml:space="preserve">đủ </w:t>
            </w:r>
            <w:r w:rsidRPr="00135D4B">
              <w:rPr>
                <w:rFonts w:eastAsia="Calibri"/>
                <w:bCs/>
                <w:color w:val="000000" w:themeColor="text1"/>
                <w:sz w:val="28"/>
                <w:szCs w:val="28"/>
                <w:lang w:val="vi-VN"/>
              </w:rPr>
              <w:t>12 đến</w:t>
            </w:r>
            <w:r w:rsidRPr="00135D4B">
              <w:rPr>
                <w:rFonts w:eastAsia="Calibri"/>
                <w:bCs/>
                <w:color w:val="000000" w:themeColor="text1"/>
                <w:sz w:val="28"/>
                <w:szCs w:val="28"/>
              </w:rPr>
              <w:t xml:space="preserve"> dưới</w:t>
            </w:r>
            <w:r w:rsidRPr="00135D4B">
              <w:rPr>
                <w:rFonts w:eastAsia="Calibri"/>
                <w:bCs/>
                <w:color w:val="000000" w:themeColor="text1"/>
                <w:sz w:val="28"/>
                <w:szCs w:val="28"/>
                <w:lang w:val="vi-VN"/>
              </w:rPr>
              <w:t xml:space="preserve"> 18 tuổi</w:t>
            </w:r>
          </w:p>
        </w:tc>
      </w:tr>
      <w:tr w:rsidRPr="00135D4B" w:rsidR="00CF06CA" w:rsidTr="3946E3C3" w14:paraId="604F5654" w14:textId="77777777">
        <w:tc>
          <w:tcPr>
            <w:tcW w:w="1686" w:type="dxa"/>
            <w:tcMar/>
            <w:vAlign w:val="center"/>
          </w:tcPr>
          <w:p w:rsidRPr="00135D4B" w:rsidR="00CF06CA" w:rsidP="00CF06CA" w:rsidRDefault="00CF06CA" w14:paraId="75EB91C1" w14:textId="77777777">
            <w:pPr>
              <w:autoSpaceDE w:val="0"/>
              <w:autoSpaceDN w:val="0"/>
              <w:adjustRightInd w:val="0"/>
              <w:spacing w:before="60" w:after="60"/>
              <w:ind w:firstLine="0"/>
              <w:jc w:val="left"/>
              <w:rPr>
                <w:rFonts w:eastAsia="Calibri"/>
                <w:bCs/>
                <w:color w:val="000000" w:themeColor="text1"/>
                <w:sz w:val="28"/>
                <w:szCs w:val="28"/>
              </w:rPr>
            </w:pPr>
            <w:r w:rsidRPr="00135D4B">
              <w:rPr>
                <w:rFonts w:eastAsia="Calibri"/>
                <w:bCs/>
                <w:color w:val="000000" w:themeColor="text1"/>
                <w:sz w:val="28"/>
                <w:szCs w:val="28"/>
              </w:rPr>
              <w:t>Mẫu số 4</w:t>
            </w:r>
            <w:r w:rsidR="00B21896">
              <w:rPr>
                <w:rFonts w:eastAsia="Calibri"/>
                <w:bCs/>
                <w:color w:val="000000" w:themeColor="text1"/>
                <w:sz w:val="28"/>
                <w:szCs w:val="28"/>
              </w:rPr>
              <w:t>6</w:t>
            </w:r>
          </w:p>
        </w:tc>
        <w:tc>
          <w:tcPr>
            <w:tcW w:w="7835" w:type="dxa"/>
            <w:tcMar/>
            <w:vAlign w:val="center"/>
          </w:tcPr>
          <w:p w:rsidRPr="00135D4B" w:rsidR="00CF06CA" w:rsidP="4653BB4D" w:rsidRDefault="00CF06CA" w14:paraId="69439245" w14:textId="77777777">
            <w:pPr>
              <w:autoSpaceDE w:val="0"/>
              <w:autoSpaceDN w:val="0"/>
              <w:adjustRightInd w:val="0"/>
              <w:spacing w:before="60" w:after="60"/>
              <w:ind w:firstLine="0"/>
              <w:jc w:val="left"/>
              <w:rPr>
                <w:rFonts w:eastAsia="Calibri"/>
                <w:color w:val="000000" w:themeColor="text1"/>
                <w:sz w:val="28"/>
                <w:szCs w:val="28"/>
                <w:lang w:val="en-US"/>
              </w:rPr>
            </w:pPr>
            <w:r w:rsidRPr="4653BB4D" w:rsidR="00CF06CA">
              <w:rPr>
                <w:rFonts w:eastAsia="Calibri"/>
                <w:color w:val="000000" w:themeColor="text1" w:themeTint="FF" w:themeShade="FF"/>
                <w:sz w:val="28"/>
                <w:szCs w:val="28"/>
                <w:lang w:val="en-US"/>
              </w:rPr>
              <w:t>Văn bản đề nghị tạm đình chỉ, miễn chấp hành phần thời gian còn lại</w:t>
            </w:r>
          </w:p>
        </w:tc>
      </w:tr>
      <w:tr w:rsidRPr="00135D4B" w:rsidR="00CF06CA" w:rsidTr="3946E3C3" w14:paraId="42114C58" w14:textId="77777777">
        <w:tc>
          <w:tcPr>
            <w:tcW w:w="1686" w:type="dxa"/>
            <w:tcMar/>
            <w:vAlign w:val="center"/>
          </w:tcPr>
          <w:p w:rsidRPr="00135D4B" w:rsidR="00CF06CA" w:rsidP="00CF06CA" w:rsidRDefault="00CF06CA" w14:paraId="5EAFB89E" w14:textId="77777777">
            <w:pPr>
              <w:autoSpaceDE w:val="0"/>
              <w:autoSpaceDN w:val="0"/>
              <w:adjustRightInd w:val="0"/>
              <w:spacing w:before="60" w:after="60"/>
              <w:ind w:firstLine="0"/>
              <w:jc w:val="left"/>
              <w:rPr>
                <w:rFonts w:ascii="Calibri" w:hAnsi="Calibri" w:eastAsia="Calibri" w:cs="Calibri"/>
                <w:color w:val="000000" w:themeColor="text1"/>
                <w:sz w:val="22"/>
                <w:szCs w:val="22"/>
                <w:lang w:val="en"/>
              </w:rPr>
            </w:pPr>
            <w:r w:rsidRPr="00135D4B">
              <w:rPr>
                <w:rFonts w:eastAsia="Calibri"/>
                <w:bCs/>
                <w:color w:val="000000" w:themeColor="text1"/>
                <w:sz w:val="28"/>
                <w:szCs w:val="28"/>
              </w:rPr>
              <w:t>Mẫu số 4</w:t>
            </w:r>
            <w:r w:rsidR="00B21896">
              <w:rPr>
                <w:rFonts w:eastAsia="Calibri"/>
                <w:bCs/>
                <w:color w:val="000000" w:themeColor="text1"/>
                <w:sz w:val="28"/>
                <w:szCs w:val="28"/>
              </w:rPr>
              <w:t>7</w:t>
            </w:r>
          </w:p>
        </w:tc>
        <w:tc>
          <w:tcPr>
            <w:tcW w:w="7835" w:type="dxa"/>
            <w:tcMar/>
            <w:vAlign w:val="center"/>
          </w:tcPr>
          <w:p w:rsidRPr="00135D4B" w:rsidR="00CF06CA" w:rsidP="4653BB4D" w:rsidRDefault="00CF06CA" w14:paraId="164A7904" w14:textId="77777777">
            <w:pPr>
              <w:autoSpaceDE w:val="0"/>
              <w:autoSpaceDN w:val="0"/>
              <w:adjustRightInd w:val="0"/>
              <w:spacing w:before="60" w:after="60"/>
              <w:ind w:firstLine="0"/>
              <w:jc w:val="left"/>
              <w:rPr>
                <w:rFonts w:ascii="Calibri" w:hAnsi="Calibri" w:eastAsia="Calibri" w:cs="Calibri"/>
                <w:color w:val="000000" w:themeColor="text1"/>
                <w:sz w:val="22"/>
                <w:szCs w:val="22"/>
                <w:lang w:val="en-US"/>
              </w:rPr>
            </w:pPr>
            <w:r w:rsidRPr="4653BB4D" w:rsidR="00CF06CA">
              <w:rPr>
                <w:rFonts w:eastAsia="Calibri"/>
                <w:color w:val="000000" w:themeColor="text1" w:themeTint="FF" w:themeShade="FF"/>
                <w:sz w:val="28"/>
                <w:szCs w:val="28"/>
                <w:lang w:val="en-US"/>
              </w:rPr>
              <w:t xml:space="preserve">Quyết định </w:t>
            </w:r>
            <w:r w:rsidRPr="4653BB4D" w:rsidR="00F27809">
              <w:rPr>
                <w:rFonts w:eastAsia="Calibri"/>
                <w:color w:val="000000" w:themeColor="text1" w:themeTint="FF" w:themeShade="FF"/>
                <w:sz w:val="28"/>
                <w:szCs w:val="28"/>
                <w:lang w:val="en-US"/>
              </w:rPr>
              <w:t>t</w:t>
            </w:r>
            <w:r w:rsidRPr="4653BB4D" w:rsidR="00F27809">
              <w:rPr>
                <w:rFonts w:eastAsia="Calibri"/>
                <w:color w:val="000000" w:themeColor="text1" w:themeTint="FF" w:themeShade="FF"/>
                <w:sz w:val="28"/>
                <w:szCs w:val="28"/>
                <w:lang w:val="en-US"/>
              </w:rPr>
              <w:t>ạm thời đưa người cai nghiện ra khỏi cơ sở cai nghiện ma túy công lập, trường giáo dưỡng theo yêu cầu của cơ quan tố tụng hình sự</w:t>
            </w:r>
          </w:p>
        </w:tc>
      </w:tr>
      <w:tr w:rsidRPr="00135D4B" w:rsidR="00CF06CA" w:rsidTr="3946E3C3" w14:paraId="659F016E" w14:textId="77777777">
        <w:tc>
          <w:tcPr>
            <w:tcW w:w="1686" w:type="dxa"/>
            <w:tcMar/>
            <w:vAlign w:val="center"/>
          </w:tcPr>
          <w:p w:rsidRPr="00135D4B" w:rsidR="00CF06CA" w:rsidP="00CF06CA" w:rsidRDefault="00CF06CA" w14:paraId="2CAAA728" w14:textId="77777777">
            <w:pPr>
              <w:autoSpaceDE w:val="0"/>
              <w:autoSpaceDN w:val="0"/>
              <w:adjustRightInd w:val="0"/>
              <w:spacing w:before="60" w:after="60"/>
              <w:ind w:firstLine="0"/>
              <w:jc w:val="left"/>
              <w:rPr>
                <w:rFonts w:ascii="Calibri" w:hAnsi="Calibri" w:eastAsia="Calibri" w:cs="Calibri"/>
                <w:color w:val="000000" w:themeColor="text1"/>
                <w:sz w:val="22"/>
                <w:szCs w:val="22"/>
                <w:lang w:val="en"/>
              </w:rPr>
            </w:pPr>
            <w:r w:rsidRPr="00135D4B">
              <w:rPr>
                <w:rFonts w:eastAsia="Calibri"/>
                <w:bCs/>
                <w:color w:val="000000" w:themeColor="text1"/>
                <w:sz w:val="28"/>
                <w:szCs w:val="28"/>
              </w:rPr>
              <w:t>Mẫu số 4</w:t>
            </w:r>
            <w:r w:rsidR="00B21896">
              <w:rPr>
                <w:rFonts w:eastAsia="Calibri"/>
                <w:bCs/>
                <w:color w:val="000000" w:themeColor="text1"/>
                <w:sz w:val="28"/>
                <w:szCs w:val="28"/>
              </w:rPr>
              <w:t>8</w:t>
            </w:r>
          </w:p>
        </w:tc>
        <w:tc>
          <w:tcPr>
            <w:tcW w:w="7835" w:type="dxa"/>
            <w:tcMar/>
            <w:vAlign w:val="center"/>
          </w:tcPr>
          <w:p w:rsidRPr="00135D4B" w:rsidR="00CF06CA" w:rsidP="00CF06CA" w:rsidRDefault="006C2690" w14:paraId="29DB858B" w14:textId="77777777">
            <w:pPr>
              <w:autoSpaceDE w:val="0"/>
              <w:autoSpaceDN w:val="0"/>
              <w:adjustRightInd w:val="0"/>
              <w:spacing w:before="60" w:after="60"/>
              <w:ind w:firstLine="0"/>
              <w:rPr>
                <w:rFonts w:ascii="Calibri" w:hAnsi="Calibri" w:eastAsia="Calibri" w:cs="Calibri"/>
                <w:color w:val="000000" w:themeColor="text1"/>
                <w:sz w:val="22"/>
                <w:szCs w:val="22"/>
                <w:lang w:val="vi-VN"/>
              </w:rPr>
            </w:pPr>
            <w:r w:rsidRPr="006C2690">
              <w:rPr>
                <w:rFonts w:eastAsia="Calibri"/>
                <w:color w:val="000000" w:themeColor="text1"/>
                <w:sz w:val="28"/>
                <w:szCs w:val="28"/>
                <w:lang w:val="en"/>
              </w:rPr>
              <w:t>Đơn đề nghị cho phép người đang chấp hành biện pháp cai nghiện về chịu tang</w:t>
            </w:r>
          </w:p>
        </w:tc>
      </w:tr>
      <w:tr w:rsidRPr="00135D4B" w:rsidR="00CF06CA" w:rsidTr="3946E3C3" w14:paraId="61FE2DF5" w14:textId="77777777">
        <w:tc>
          <w:tcPr>
            <w:tcW w:w="1686" w:type="dxa"/>
            <w:tcMar/>
            <w:vAlign w:val="center"/>
          </w:tcPr>
          <w:p w:rsidRPr="00135D4B" w:rsidR="00CF06CA" w:rsidP="00CF06CA" w:rsidRDefault="00CF06CA" w14:paraId="2006D44C" w14:textId="77777777">
            <w:pPr>
              <w:autoSpaceDE w:val="0"/>
              <w:autoSpaceDN w:val="0"/>
              <w:adjustRightInd w:val="0"/>
              <w:spacing w:before="60" w:after="60"/>
              <w:ind w:firstLine="0"/>
              <w:jc w:val="left"/>
              <w:rPr>
                <w:rFonts w:eastAsia="Calibri"/>
                <w:color w:val="000000" w:themeColor="text1"/>
                <w:sz w:val="28"/>
                <w:szCs w:val="28"/>
                <w:lang w:val="en"/>
              </w:rPr>
            </w:pPr>
            <w:r w:rsidRPr="00135D4B">
              <w:rPr>
                <w:rFonts w:eastAsia="Calibri"/>
                <w:bCs/>
                <w:color w:val="000000" w:themeColor="text1"/>
                <w:sz w:val="28"/>
                <w:szCs w:val="28"/>
              </w:rPr>
              <w:t>Mẫu số 4</w:t>
            </w:r>
            <w:r w:rsidR="00B21896">
              <w:rPr>
                <w:rFonts w:eastAsia="Calibri"/>
                <w:bCs/>
                <w:color w:val="000000" w:themeColor="text1"/>
                <w:sz w:val="28"/>
                <w:szCs w:val="28"/>
              </w:rPr>
              <w:t>9</w:t>
            </w:r>
          </w:p>
        </w:tc>
        <w:tc>
          <w:tcPr>
            <w:tcW w:w="7835" w:type="dxa"/>
            <w:tcMar/>
            <w:vAlign w:val="center"/>
          </w:tcPr>
          <w:p w:rsidRPr="00135D4B" w:rsidR="00CF06CA" w:rsidP="00CF06CA" w:rsidRDefault="006C2690" w14:paraId="410B1A56" w14:textId="77777777">
            <w:pPr>
              <w:autoSpaceDE w:val="0"/>
              <w:autoSpaceDN w:val="0"/>
              <w:adjustRightInd w:val="0"/>
              <w:spacing w:before="60" w:after="60"/>
              <w:ind w:firstLine="0"/>
              <w:rPr>
                <w:rFonts w:eastAsia="Calibri"/>
                <w:color w:val="000000" w:themeColor="text1"/>
                <w:sz w:val="28"/>
                <w:szCs w:val="28"/>
                <w:lang w:val="vi-VN"/>
              </w:rPr>
            </w:pPr>
            <w:r w:rsidRPr="006C2690">
              <w:rPr>
                <w:rFonts w:eastAsia="Calibri"/>
                <w:color w:val="000000" w:themeColor="text1"/>
                <w:sz w:val="28"/>
                <w:szCs w:val="28"/>
                <w:lang w:val="en"/>
              </w:rPr>
              <w:t>Quyết định cho phép người đang chấp hành biện pháp cai nghiện về chịu tang</w:t>
            </w:r>
          </w:p>
        </w:tc>
      </w:tr>
      <w:tr w:rsidRPr="00135D4B" w:rsidR="00CF06CA" w:rsidTr="3946E3C3" w14:paraId="6DC2DC1E" w14:textId="77777777">
        <w:tc>
          <w:tcPr>
            <w:tcW w:w="1686" w:type="dxa"/>
            <w:tcMar/>
            <w:vAlign w:val="center"/>
          </w:tcPr>
          <w:p w:rsidRPr="00135D4B" w:rsidR="00CF06CA" w:rsidP="00CF06CA" w:rsidRDefault="00CF06CA" w14:paraId="6F35EC3D" w14:textId="77777777">
            <w:pPr>
              <w:autoSpaceDE w:val="0"/>
              <w:autoSpaceDN w:val="0"/>
              <w:adjustRightInd w:val="0"/>
              <w:spacing w:before="60" w:after="60"/>
              <w:ind w:firstLine="0"/>
              <w:jc w:val="left"/>
              <w:rPr>
                <w:rFonts w:eastAsia="Calibri"/>
                <w:color w:val="000000" w:themeColor="text1"/>
                <w:sz w:val="28"/>
                <w:szCs w:val="28"/>
                <w:lang w:val="en"/>
              </w:rPr>
            </w:pPr>
            <w:r w:rsidRPr="00135D4B">
              <w:rPr>
                <w:rFonts w:eastAsia="Calibri"/>
                <w:bCs/>
                <w:color w:val="000000" w:themeColor="text1"/>
                <w:sz w:val="28"/>
                <w:szCs w:val="28"/>
              </w:rPr>
              <w:t xml:space="preserve">Mẫu số </w:t>
            </w:r>
            <w:r w:rsidR="00B21896">
              <w:rPr>
                <w:rFonts w:eastAsia="Calibri"/>
                <w:bCs/>
                <w:color w:val="000000" w:themeColor="text1"/>
                <w:sz w:val="28"/>
                <w:szCs w:val="28"/>
              </w:rPr>
              <w:t>50</w:t>
            </w:r>
          </w:p>
        </w:tc>
        <w:tc>
          <w:tcPr>
            <w:tcW w:w="7835" w:type="dxa"/>
            <w:tcMar/>
            <w:vAlign w:val="center"/>
          </w:tcPr>
          <w:p w:rsidRPr="001F0122" w:rsidR="00CF06CA" w:rsidP="00CF06CA" w:rsidRDefault="00CF06CA" w14:paraId="02B4D102" w14:textId="631629BB">
            <w:pPr>
              <w:autoSpaceDE w:val="0"/>
              <w:autoSpaceDN w:val="0"/>
              <w:adjustRightInd w:val="0"/>
              <w:spacing w:before="60" w:after="60"/>
              <w:ind w:firstLine="0"/>
              <w:rPr>
                <w:rFonts w:eastAsia="Calibri"/>
                <w:color w:val="000000" w:themeColor="text1"/>
                <w:sz w:val="28"/>
                <w:szCs w:val="28"/>
              </w:rPr>
            </w:pPr>
            <w:r w:rsidRPr="00135D4B">
              <w:rPr>
                <w:rFonts w:eastAsia="Calibri"/>
                <w:color w:val="000000" w:themeColor="text1"/>
                <w:sz w:val="28"/>
                <w:szCs w:val="28"/>
                <w:lang w:val="en"/>
              </w:rPr>
              <w:t xml:space="preserve">Giấy </w:t>
            </w:r>
            <w:del w:author="Anh Thu" w:date="2026-05-18T10:09:00Z" w16du:dateUtc="2026-05-18T03:09:00Z" w:id="0">
              <w:r w:rsidRPr="00135D4B" w:rsidDel="00225DE4">
                <w:rPr>
                  <w:rFonts w:eastAsia="Calibri"/>
                  <w:color w:val="000000" w:themeColor="text1"/>
                  <w:sz w:val="28"/>
                  <w:szCs w:val="28"/>
                  <w:lang w:val="en"/>
                </w:rPr>
                <w:delText xml:space="preserve">chứng </w:delText>
              </w:r>
            </w:del>
            <w:ins w:author="Anh Thu" w:date="2026-05-18T10:09:00Z" w16du:dateUtc="2026-05-18T03:09:00Z" w:id="1">
              <w:r w:rsidR="00225DE4">
                <w:rPr>
                  <w:rFonts w:eastAsia="Calibri"/>
                  <w:color w:val="000000" w:themeColor="text1"/>
                  <w:sz w:val="28"/>
                  <w:szCs w:val="28"/>
                  <w:lang w:val="en"/>
                </w:rPr>
                <w:t>xác</w:t>
              </w:r>
              <w:r w:rsidRPr="00135D4B" w:rsidR="00225DE4">
                <w:rPr>
                  <w:rFonts w:eastAsia="Calibri"/>
                  <w:color w:val="000000" w:themeColor="text1"/>
                  <w:sz w:val="28"/>
                  <w:szCs w:val="28"/>
                  <w:lang w:val="en"/>
                </w:rPr>
                <w:t xml:space="preserve"> </w:t>
              </w:r>
            </w:ins>
            <w:r w:rsidRPr="00135D4B">
              <w:rPr>
                <w:rFonts w:eastAsia="Calibri"/>
                <w:color w:val="000000" w:themeColor="text1"/>
                <w:sz w:val="28"/>
                <w:szCs w:val="28"/>
                <w:lang w:val="en"/>
              </w:rPr>
              <w:t>nhận đã chấp hành xong biện pháp đưa vào c</w:t>
            </w:r>
            <w:r w:rsidRPr="00135D4B">
              <w:rPr>
                <w:rFonts w:eastAsia="Calibri"/>
                <w:color w:val="000000" w:themeColor="text1"/>
                <w:sz w:val="28"/>
                <w:szCs w:val="28"/>
                <w:lang w:val="vi-VN"/>
              </w:rPr>
              <w:t>ơ sở cai nghiện bắt buộc</w:t>
            </w:r>
          </w:p>
        </w:tc>
      </w:tr>
      <w:tr w:rsidRPr="00135D4B" w:rsidR="00CF06CA" w:rsidTr="3946E3C3" w14:paraId="49A6678D" w14:textId="77777777">
        <w:tc>
          <w:tcPr>
            <w:tcW w:w="1686" w:type="dxa"/>
            <w:tcMar/>
            <w:vAlign w:val="center"/>
          </w:tcPr>
          <w:p w:rsidRPr="00135D4B" w:rsidR="00CF06CA" w:rsidP="00CF06CA" w:rsidRDefault="00CF06CA" w14:paraId="6783530D" w14:textId="77777777">
            <w:pPr>
              <w:autoSpaceDE w:val="0"/>
              <w:autoSpaceDN w:val="0"/>
              <w:adjustRightInd w:val="0"/>
              <w:spacing w:before="60" w:after="60"/>
              <w:ind w:firstLine="0"/>
              <w:jc w:val="center"/>
              <w:rPr>
                <w:rFonts w:eastAsia="Calibri"/>
                <w:b/>
                <w:color w:val="000000" w:themeColor="text1"/>
              </w:rPr>
            </w:pPr>
            <w:r w:rsidRPr="00135D4B">
              <w:rPr>
                <w:rFonts w:eastAsia="Calibri"/>
                <w:b/>
                <w:color w:val="000000" w:themeColor="text1"/>
              </w:rPr>
              <w:t>VI</w:t>
            </w:r>
          </w:p>
        </w:tc>
        <w:tc>
          <w:tcPr>
            <w:tcW w:w="7835" w:type="dxa"/>
            <w:tcMar/>
            <w:vAlign w:val="center"/>
          </w:tcPr>
          <w:p w:rsidRPr="00135D4B" w:rsidR="00CF06CA" w:rsidP="00CF06CA" w:rsidRDefault="00CF06CA" w14:paraId="3415F6B6" w14:textId="77777777">
            <w:pPr>
              <w:autoSpaceDE w:val="0"/>
              <w:autoSpaceDN w:val="0"/>
              <w:adjustRightInd w:val="0"/>
              <w:spacing w:before="60" w:after="60"/>
              <w:ind w:firstLine="0"/>
              <w:rPr>
                <w:rFonts w:eastAsia="Calibri"/>
                <w:b/>
                <w:color w:val="000000" w:themeColor="text1"/>
              </w:rPr>
            </w:pPr>
            <w:r w:rsidRPr="00135D4B">
              <w:rPr>
                <w:rFonts w:eastAsia="Calibri"/>
                <w:b/>
                <w:color w:val="000000" w:themeColor="text1"/>
              </w:rPr>
              <w:t>QUẢN LÝ SAU CAI NGHIỆN MA TÚY</w:t>
            </w:r>
          </w:p>
        </w:tc>
      </w:tr>
      <w:tr w:rsidRPr="00135D4B" w:rsidR="00CF06CA" w:rsidTr="3946E3C3" w14:paraId="4BA26CC2" w14:textId="77777777">
        <w:tc>
          <w:tcPr>
            <w:tcW w:w="1686" w:type="dxa"/>
            <w:tcMar/>
            <w:vAlign w:val="center"/>
          </w:tcPr>
          <w:p w:rsidRPr="00135D4B" w:rsidR="00CF06CA" w:rsidP="00CF06CA" w:rsidRDefault="00CF06CA" w14:paraId="0FDF7859"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 xml:space="preserve">Mẫu số </w:t>
            </w:r>
            <w:r w:rsidR="00B21896">
              <w:rPr>
                <w:rFonts w:eastAsia="Calibri"/>
                <w:bCs/>
                <w:color w:val="000000" w:themeColor="text1"/>
                <w:sz w:val="28"/>
                <w:szCs w:val="28"/>
              </w:rPr>
              <w:t>51</w:t>
            </w:r>
          </w:p>
        </w:tc>
        <w:tc>
          <w:tcPr>
            <w:tcW w:w="7835" w:type="dxa"/>
            <w:tcMar/>
            <w:vAlign w:val="center"/>
          </w:tcPr>
          <w:p w:rsidRPr="00135D4B" w:rsidR="00CF06CA" w:rsidP="00CF06CA" w:rsidRDefault="00CF06CA" w14:paraId="0B18A5EF" w14:textId="77777777">
            <w:pPr>
              <w:autoSpaceDE w:val="0"/>
              <w:autoSpaceDN w:val="0"/>
              <w:adjustRightInd w:val="0"/>
              <w:spacing w:before="60" w:after="60"/>
              <w:ind w:firstLine="0"/>
              <w:rPr>
                <w:rFonts w:eastAsia="Calibri"/>
                <w:bCs/>
                <w:color w:val="000000" w:themeColor="text1"/>
                <w:sz w:val="28"/>
                <w:szCs w:val="28"/>
                <w:lang w:val="vi-VN"/>
              </w:rPr>
            </w:pPr>
            <w:r w:rsidRPr="00135D4B">
              <w:rPr>
                <w:rFonts w:eastAsia="Calibri"/>
                <w:bCs/>
                <w:color w:val="000000" w:themeColor="text1"/>
                <w:sz w:val="28"/>
                <w:szCs w:val="28"/>
              </w:rPr>
              <w:t>Thông báo v</w:t>
            </w:r>
            <w:r w:rsidRPr="00135D4B">
              <w:rPr>
                <w:rFonts w:eastAsia="Calibri"/>
                <w:bCs/>
                <w:color w:val="000000" w:themeColor="text1"/>
                <w:sz w:val="28"/>
                <w:szCs w:val="28"/>
                <w:lang w:val="vi-VN"/>
              </w:rPr>
              <w:t>ề việc người cai nghiện ma túy chuẩn bị hoàn thành cai nghiện ma túy</w:t>
            </w:r>
          </w:p>
        </w:tc>
      </w:tr>
      <w:tr w:rsidRPr="00135D4B" w:rsidR="00CF06CA" w:rsidTr="3946E3C3" w14:paraId="0E78F6FE" w14:textId="77777777">
        <w:tc>
          <w:tcPr>
            <w:tcW w:w="1686" w:type="dxa"/>
            <w:tcMar/>
            <w:vAlign w:val="center"/>
          </w:tcPr>
          <w:p w:rsidRPr="00135D4B" w:rsidR="00CF06CA" w:rsidP="00CF06CA" w:rsidRDefault="00CF06CA" w14:paraId="31332B64"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 xml:space="preserve">Mẫu số </w:t>
            </w:r>
            <w:r w:rsidR="00B21896">
              <w:rPr>
                <w:rFonts w:eastAsia="Calibri"/>
                <w:bCs/>
                <w:color w:val="000000" w:themeColor="text1"/>
                <w:sz w:val="28"/>
                <w:szCs w:val="28"/>
              </w:rPr>
              <w:t>52</w:t>
            </w:r>
          </w:p>
        </w:tc>
        <w:tc>
          <w:tcPr>
            <w:tcW w:w="7835" w:type="dxa"/>
            <w:tcMar/>
            <w:vAlign w:val="center"/>
          </w:tcPr>
          <w:p w:rsidRPr="001F0122" w:rsidR="00CF06CA" w:rsidP="00CF06CA" w:rsidRDefault="00CF06CA" w14:paraId="131457CC" w14:textId="77777777">
            <w:pPr>
              <w:autoSpaceDE w:val="0"/>
              <w:autoSpaceDN w:val="0"/>
              <w:adjustRightInd w:val="0"/>
              <w:spacing w:before="60" w:after="60"/>
              <w:ind w:firstLine="0"/>
              <w:rPr>
                <w:rFonts w:eastAsia="Calibri"/>
                <w:color w:val="000000" w:themeColor="text1"/>
                <w:sz w:val="28"/>
                <w:szCs w:val="28"/>
              </w:rPr>
            </w:pPr>
            <w:r w:rsidRPr="00135D4B">
              <w:rPr>
                <w:rFonts w:eastAsia="Calibri"/>
                <w:bCs/>
                <w:color w:val="000000" w:themeColor="text1"/>
                <w:sz w:val="28"/>
                <w:szCs w:val="28"/>
                <w:lang w:val="vi-VN"/>
              </w:rPr>
              <w:t>Văn bản đề nghị áp dụng biện pháp quản lý sau cai nghiện ma túy</w:t>
            </w:r>
            <w:r w:rsidRPr="00135D4B">
              <w:rPr>
                <w:rFonts w:eastAsia="Calibri"/>
                <w:bCs/>
                <w:color w:val="000000" w:themeColor="text1"/>
                <w:sz w:val="28"/>
                <w:szCs w:val="28"/>
              </w:rPr>
              <w:t xml:space="preserve"> tại nơi cư trú</w:t>
            </w:r>
          </w:p>
        </w:tc>
      </w:tr>
      <w:tr w:rsidRPr="00135D4B" w:rsidR="00CF06CA" w:rsidTr="3946E3C3" w14:paraId="0BC27B29" w14:textId="77777777">
        <w:tc>
          <w:tcPr>
            <w:tcW w:w="1686" w:type="dxa"/>
            <w:tcMar/>
            <w:vAlign w:val="center"/>
          </w:tcPr>
          <w:p w:rsidRPr="00135D4B" w:rsidR="00CF06CA" w:rsidP="00CF06CA" w:rsidRDefault="00CF06CA" w14:paraId="51A8257F"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Mẫu số 5</w:t>
            </w:r>
            <w:r w:rsidR="00B21896">
              <w:rPr>
                <w:rFonts w:eastAsia="Calibri"/>
                <w:bCs/>
                <w:color w:val="000000" w:themeColor="text1"/>
                <w:sz w:val="28"/>
                <w:szCs w:val="28"/>
              </w:rPr>
              <w:t>3</w:t>
            </w:r>
          </w:p>
        </w:tc>
        <w:tc>
          <w:tcPr>
            <w:tcW w:w="7835" w:type="dxa"/>
            <w:tcMar/>
            <w:vAlign w:val="center"/>
          </w:tcPr>
          <w:p w:rsidRPr="001F0122" w:rsidR="00CF06CA" w:rsidP="00CF06CA" w:rsidRDefault="00CF06CA" w14:paraId="3AB34DF5" w14:textId="77777777">
            <w:pPr>
              <w:autoSpaceDE w:val="0"/>
              <w:autoSpaceDN w:val="0"/>
              <w:adjustRightInd w:val="0"/>
              <w:spacing w:before="60" w:after="60"/>
              <w:ind w:firstLine="0"/>
              <w:rPr>
                <w:rFonts w:eastAsia="Calibri"/>
                <w:color w:val="000000" w:themeColor="text1"/>
                <w:sz w:val="28"/>
                <w:szCs w:val="28"/>
              </w:rPr>
            </w:pPr>
            <w:r w:rsidRPr="00135D4B">
              <w:rPr>
                <w:rFonts w:eastAsia="Calibri"/>
                <w:bCs/>
                <w:color w:val="000000" w:themeColor="text1"/>
                <w:sz w:val="28"/>
                <w:szCs w:val="28"/>
                <w:lang w:val="vi-VN"/>
              </w:rPr>
              <w:t>Quyết định về việc áp dụng biện pháp quản lý sau cai nghiện ma túy</w:t>
            </w:r>
            <w:r w:rsidRPr="00135D4B">
              <w:rPr>
                <w:rFonts w:eastAsia="Calibri"/>
                <w:bCs/>
                <w:color w:val="000000" w:themeColor="text1"/>
                <w:sz w:val="28"/>
                <w:szCs w:val="28"/>
              </w:rPr>
              <w:t xml:space="preserve"> tại nơi cư trú</w:t>
            </w:r>
          </w:p>
        </w:tc>
      </w:tr>
      <w:tr w:rsidRPr="00135D4B" w:rsidR="00CF06CA" w:rsidTr="3946E3C3" w14:paraId="43454514" w14:textId="77777777">
        <w:tc>
          <w:tcPr>
            <w:tcW w:w="1686" w:type="dxa"/>
            <w:tcMar/>
            <w:vAlign w:val="center"/>
          </w:tcPr>
          <w:p w:rsidRPr="00135D4B" w:rsidR="00CF06CA" w:rsidP="00CF06CA" w:rsidRDefault="00CF06CA" w14:paraId="3EFB8E7D" w14:textId="77777777">
            <w:pPr>
              <w:autoSpaceDE w:val="0"/>
              <w:autoSpaceDN w:val="0"/>
              <w:adjustRightInd w:val="0"/>
              <w:spacing w:before="60" w:after="60"/>
              <w:ind w:firstLine="0"/>
              <w:rPr>
                <w:rFonts w:eastAsia="Calibri"/>
                <w:bCs/>
                <w:color w:val="000000" w:themeColor="text1"/>
                <w:sz w:val="28"/>
                <w:szCs w:val="28"/>
              </w:rPr>
            </w:pPr>
            <w:r w:rsidRPr="00135D4B">
              <w:rPr>
                <w:rFonts w:eastAsia="Calibri"/>
                <w:bCs/>
                <w:color w:val="000000" w:themeColor="text1"/>
                <w:sz w:val="28"/>
                <w:szCs w:val="28"/>
              </w:rPr>
              <w:t>Mẫu số 5</w:t>
            </w:r>
            <w:r w:rsidR="00B21896">
              <w:rPr>
                <w:rFonts w:eastAsia="Calibri"/>
                <w:bCs/>
                <w:color w:val="000000" w:themeColor="text1"/>
                <w:sz w:val="28"/>
                <w:szCs w:val="28"/>
              </w:rPr>
              <w:t>4</w:t>
            </w:r>
          </w:p>
        </w:tc>
        <w:tc>
          <w:tcPr>
            <w:tcW w:w="7835" w:type="dxa"/>
            <w:tcMar/>
            <w:vAlign w:val="center"/>
          </w:tcPr>
          <w:p w:rsidRPr="00135D4B" w:rsidR="00CF06CA" w:rsidP="00CF06CA" w:rsidRDefault="00CF06CA" w14:paraId="53962CE6" w14:textId="77777777">
            <w:pPr>
              <w:autoSpaceDE w:val="0"/>
              <w:autoSpaceDN w:val="0"/>
              <w:adjustRightInd w:val="0"/>
              <w:spacing w:before="60" w:after="60"/>
              <w:ind w:firstLine="0"/>
              <w:rPr>
                <w:rFonts w:eastAsia="Calibri"/>
                <w:color w:val="000000" w:themeColor="text1"/>
                <w:sz w:val="28"/>
                <w:szCs w:val="28"/>
                <w:lang w:val="vi-VN"/>
              </w:rPr>
            </w:pPr>
            <w:r w:rsidRPr="00135D4B">
              <w:rPr>
                <w:rFonts w:eastAsia="Calibri"/>
                <w:bCs/>
                <w:color w:val="000000" w:themeColor="text1"/>
                <w:sz w:val="28"/>
                <w:szCs w:val="28"/>
                <w:lang w:val="vi-VN"/>
              </w:rPr>
              <w:t>Thông báo về việc tiếp tục quản lý, hỗ trợ đối với người đang bị áp dụng biện pháp quản lý sau cai nghiện khi thay đổi nơi cư trú.</w:t>
            </w:r>
          </w:p>
        </w:tc>
      </w:tr>
      <w:tr w:rsidRPr="00135D4B" w:rsidR="00CF06CA" w:rsidTr="3946E3C3" w14:paraId="6326E010" w14:textId="77777777">
        <w:tc>
          <w:tcPr>
            <w:tcW w:w="1686" w:type="dxa"/>
            <w:tcMar/>
            <w:vAlign w:val="center"/>
          </w:tcPr>
          <w:p w:rsidRPr="00135D4B" w:rsidR="00CF06CA" w:rsidP="00CF06CA" w:rsidRDefault="00CF06CA" w14:paraId="5377DBB8" w14:textId="77777777">
            <w:pPr>
              <w:autoSpaceDE w:val="0"/>
              <w:autoSpaceDN w:val="0"/>
              <w:adjustRightInd w:val="0"/>
              <w:spacing w:before="60" w:after="60"/>
              <w:ind w:firstLine="0"/>
              <w:jc w:val="left"/>
              <w:rPr>
                <w:rFonts w:eastAsia="Calibri"/>
                <w:color w:val="000000" w:themeColor="text1"/>
                <w:sz w:val="28"/>
                <w:szCs w:val="28"/>
                <w:lang w:val="en"/>
              </w:rPr>
            </w:pPr>
            <w:r w:rsidRPr="00135D4B">
              <w:rPr>
                <w:rFonts w:eastAsia="Calibri"/>
                <w:bCs/>
                <w:color w:val="000000" w:themeColor="text1"/>
                <w:sz w:val="28"/>
                <w:szCs w:val="28"/>
              </w:rPr>
              <w:t>Mẫu số 5</w:t>
            </w:r>
            <w:r w:rsidR="00B21896">
              <w:rPr>
                <w:rFonts w:eastAsia="Calibri"/>
                <w:bCs/>
                <w:color w:val="000000" w:themeColor="text1"/>
                <w:sz w:val="28"/>
                <w:szCs w:val="28"/>
              </w:rPr>
              <w:t>5</w:t>
            </w:r>
          </w:p>
        </w:tc>
        <w:tc>
          <w:tcPr>
            <w:tcW w:w="7835" w:type="dxa"/>
            <w:tcMar/>
            <w:vAlign w:val="center"/>
          </w:tcPr>
          <w:p w:rsidRPr="00135D4B" w:rsidR="00CF06CA" w:rsidP="00CF06CA" w:rsidRDefault="00CF06CA" w14:paraId="3834F850" w14:textId="77777777">
            <w:pPr>
              <w:autoSpaceDE w:val="0"/>
              <w:autoSpaceDN w:val="0"/>
              <w:adjustRightInd w:val="0"/>
              <w:spacing w:before="60" w:after="60"/>
              <w:ind w:firstLine="0"/>
              <w:rPr>
                <w:rFonts w:eastAsia="Calibri"/>
                <w:color w:val="000000" w:themeColor="text1"/>
                <w:sz w:val="28"/>
                <w:szCs w:val="28"/>
              </w:rPr>
            </w:pPr>
            <w:r w:rsidRPr="00135D4B">
              <w:rPr>
                <w:rFonts w:eastAsia="Calibri"/>
                <w:color w:val="000000" w:themeColor="text1"/>
                <w:sz w:val="28"/>
                <w:szCs w:val="28"/>
              </w:rPr>
              <w:t>Q</w:t>
            </w:r>
            <w:r w:rsidRPr="00135D4B">
              <w:rPr>
                <w:rFonts w:eastAsia="Calibri"/>
                <w:color w:val="000000" w:themeColor="text1"/>
                <w:sz w:val="28"/>
                <w:szCs w:val="28"/>
                <w:lang w:val="vi-VN"/>
              </w:rPr>
              <w:t xml:space="preserve">uyết định phân công </w:t>
            </w:r>
            <w:r w:rsidR="00316D79">
              <w:rPr>
                <w:rFonts w:eastAsia="Calibri"/>
                <w:color w:val="000000" w:themeColor="text1"/>
                <w:sz w:val="28"/>
                <w:szCs w:val="28"/>
              </w:rPr>
              <w:t xml:space="preserve">Tổ </w:t>
            </w:r>
            <w:r w:rsidRPr="00135D4B">
              <w:rPr>
                <w:rFonts w:eastAsia="Calibri"/>
                <w:color w:val="000000" w:themeColor="text1"/>
                <w:sz w:val="28"/>
                <w:szCs w:val="28"/>
                <w:lang w:val="vi-VN"/>
              </w:rPr>
              <w:t>quản lý, hỗ trợ xã hội sau cai nghiện ma túy</w:t>
            </w:r>
            <w:r w:rsidRPr="00135D4B">
              <w:rPr>
                <w:rFonts w:eastAsia="Calibri"/>
                <w:color w:val="000000" w:themeColor="text1"/>
                <w:sz w:val="28"/>
                <w:szCs w:val="28"/>
              </w:rPr>
              <w:t xml:space="preserve"> tại nơi cư trú</w:t>
            </w:r>
          </w:p>
        </w:tc>
      </w:tr>
      <w:tr w:rsidRPr="00135D4B" w:rsidR="00CF06CA" w:rsidTr="3946E3C3" w14:paraId="5FF355F6" w14:textId="77777777">
        <w:tc>
          <w:tcPr>
            <w:tcW w:w="1686" w:type="dxa"/>
            <w:tcMar/>
            <w:vAlign w:val="center"/>
          </w:tcPr>
          <w:p w:rsidRPr="00135D4B" w:rsidR="00CF06CA" w:rsidP="00CF06CA" w:rsidRDefault="00CF06CA" w14:paraId="656EBF32" w14:textId="77777777">
            <w:pPr>
              <w:autoSpaceDE w:val="0"/>
              <w:autoSpaceDN w:val="0"/>
              <w:adjustRightInd w:val="0"/>
              <w:spacing w:before="60" w:after="60"/>
              <w:ind w:firstLine="0"/>
              <w:jc w:val="left"/>
              <w:rPr>
                <w:rFonts w:ascii="Calibri" w:hAnsi="Calibri" w:eastAsia="Calibri" w:cs="Calibri"/>
                <w:color w:val="000000" w:themeColor="text1"/>
                <w:sz w:val="22"/>
                <w:szCs w:val="22"/>
                <w:lang w:val="en"/>
              </w:rPr>
            </w:pPr>
            <w:r w:rsidRPr="00135D4B">
              <w:rPr>
                <w:rFonts w:eastAsia="Calibri"/>
                <w:bCs/>
                <w:color w:val="000000" w:themeColor="text1"/>
                <w:sz w:val="28"/>
                <w:szCs w:val="28"/>
              </w:rPr>
              <w:t>Mẫu số 5</w:t>
            </w:r>
            <w:r w:rsidR="00B21896">
              <w:rPr>
                <w:rFonts w:eastAsia="Calibri"/>
                <w:bCs/>
                <w:color w:val="000000" w:themeColor="text1"/>
                <w:sz w:val="28"/>
                <w:szCs w:val="28"/>
              </w:rPr>
              <w:t>6</w:t>
            </w:r>
          </w:p>
        </w:tc>
        <w:tc>
          <w:tcPr>
            <w:tcW w:w="7835" w:type="dxa"/>
            <w:tcMar/>
            <w:vAlign w:val="center"/>
          </w:tcPr>
          <w:p w:rsidRPr="00135D4B" w:rsidR="00CF06CA" w:rsidP="00CF06CA" w:rsidRDefault="00CF06CA" w14:paraId="64A9C4E4" w14:textId="00FC3E00">
            <w:pPr>
              <w:autoSpaceDE w:val="0"/>
              <w:autoSpaceDN w:val="0"/>
              <w:adjustRightInd w:val="0"/>
              <w:spacing w:before="60" w:after="60"/>
              <w:ind w:firstLine="0"/>
              <w:jc w:val="left"/>
              <w:rPr>
                <w:rFonts w:ascii="Calibri" w:hAnsi="Calibri" w:eastAsia="Calibri" w:cs="Calibri"/>
                <w:color w:val="000000" w:themeColor="text1"/>
                <w:sz w:val="22"/>
                <w:szCs w:val="22"/>
                <w:lang w:val="en"/>
              </w:rPr>
            </w:pPr>
            <w:r w:rsidRPr="00135D4B">
              <w:rPr>
                <w:rFonts w:eastAsia="Calibri"/>
                <w:bCs/>
                <w:color w:val="000000" w:themeColor="text1"/>
                <w:sz w:val="28"/>
                <w:szCs w:val="28"/>
                <w:lang w:val="vi-VN"/>
              </w:rPr>
              <w:t xml:space="preserve">Giấy </w:t>
            </w:r>
            <w:del w:author="Anh Thu" w:date="2026-05-18T10:09:00Z" w16du:dateUtc="2026-05-18T03:09:00Z" w:id="2">
              <w:r w:rsidRPr="00135D4B" w:rsidDel="00225DE4">
                <w:rPr>
                  <w:rFonts w:eastAsia="Calibri"/>
                  <w:bCs/>
                  <w:color w:val="000000" w:themeColor="text1"/>
                  <w:sz w:val="28"/>
                  <w:szCs w:val="28"/>
                  <w:lang w:val="vi-VN"/>
                </w:rPr>
                <w:delText xml:space="preserve">chứng </w:delText>
              </w:r>
            </w:del>
            <w:ins w:author="Anh Thu" w:date="2026-05-18T10:09:00Z" w16du:dateUtc="2026-05-18T03:09:00Z" w:id="3">
              <w:r w:rsidR="00225DE4">
                <w:rPr>
                  <w:rFonts w:eastAsia="Calibri"/>
                  <w:bCs/>
                  <w:color w:val="000000" w:themeColor="text1"/>
                  <w:sz w:val="28"/>
                  <w:szCs w:val="28"/>
                </w:rPr>
                <w:t>xác</w:t>
              </w:r>
              <w:r w:rsidRPr="00135D4B" w:rsidR="00225DE4">
                <w:rPr>
                  <w:rFonts w:eastAsia="Calibri"/>
                  <w:bCs/>
                  <w:color w:val="000000" w:themeColor="text1"/>
                  <w:sz w:val="28"/>
                  <w:szCs w:val="28"/>
                  <w:lang w:val="vi-VN"/>
                </w:rPr>
                <w:t xml:space="preserve"> </w:t>
              </w:r>
            </w:ins>
            <w:r w:rsidRPr="00135D4B">
              <w:rPr>
                <w:rFonts w:eastAsia="Calibri"/>
                <w:bCs/>
                <w:color w:val="000000" w:themeColor="text1"/>
                <w:sz w:val="28"/>
                <w:szCs w:val="28"/>
                <w:lang w:val="vi-VN"/>
              </w:rPr>
              <w:t>nhận đã chấp hành xong quyết định quản lý sau cai nghiện ma túy</w:t>
            </w:r>
            <w:r w:rsidRPr="00135D4B">
              <w:rPr>
                <w:rFonts w:eastAsia="Calibri"/>
                <w:bCs/>
                <w:color w:val="000000" w:themeColor="text1"/>
                <w:sz w:val="28"/>
                <w:szCs w:val="28"/>
              </w:rPr>
              <w:t xml:space="preserve"> tại nơi cư trú</w:t>
            </w:r>
          </w:p>
        </w:tc>
      </w:tr>
      <w:tr w:rsidRPr="00135D4B" w:rsidR="00CF06CA" w:rsidTr="3946E3C3" w14:paraId="7CB26E38" w14:textId="77777777">
        <w:tc>
          <w:tcPr>
            <w:tcW w:w="1686" w:type="dxa"/>
            <w:tcMar/>
            <w:vAlign w:val="center"/>
          </w:tcPr>
          <w:p w:rsidRPr="00E3637C" w:rsidR="00CF06CA" w:rsidP="00CF06CA" w:rsidRDefault="00CF06CA" w14:paraId="1535B73B" w14:textId="77777777">
            <w:pPr>
              <w:autoSpaceDE w:val="0"/>
              <w:autoSpaceDN w:val="0"/>
              <w:adjustRightInd w:val="0"/>
              <w:spacing w:before="60" w:after="60"/>
              <w:ind w:firstLine="0"/>
              <w:jc w:val="left"/>
              <w:rPr>
                <w:rFonts w:eastAsia="Calibri"/>
                <w:bCs/>
                <w:sz w:val="28"/>
                <w:szCs w:val="28"/>
              </w:rPr>
            </w:pPr>
            <w:r w:rsidRPr="00E3637C">
              <w:rPr>
                <w:rFonts w:eastAsia="Calibri"/>
                <w:bCs/>
                <w:sz w:val="28"/>
                <w:szCs w:val="28"/>
              </w:rPr>
              <w:t>Mẫu số 57</w:t>
            </w:r>
          </w:p>
        </w:tc>
        <w:tc>
          <w:tcPr>
            <w:tcW w:w="7835" w:type="dxa"/>
            <w:tcMar/>
            <w:vAlign w:val="center"/>
          </w:tcPr>
          <w:p w:rsidRPr="00E3637C" w:rsidR="00CF06CA" w:rsidP="00CF06CA" w:rsidRDefault="00CF06CA" w14:paraId="48C30562" w14:textId="77777777">
            <w:pPr>
              <w:autoSpaceDE w:val="0"/>
              <w:autoSpaceDN w:val="0"/>
              <w:adjustRightInd w:val="0"/>
              <w:spacing w:before="60" w:after="60"/>
              <w:ind w:firstLine="0"/>
              <w:jc w:val="left"/>
              <w:rPr>
                <w:rFonts w:eastAsia="Calibri"/>
                <w:bCs/>
                <w:sz w:val="28"/>
                <w:szCs w:val="28"/>
              </w:rPr>
            </w:pPr>
            <w:r w:rsidRPr="00E3637C">
              <w:rPr>
                <w:rFonts w:eastAsia="Calibri"/>
                <w:bCs/>
                <w:sz w:val="28"/>
                <w:szCs w:val="28"/>
                <w:lang w:val="vi-VN"/>
              </w:rPr>
              <w:t>Quyết định của Công an cấp xã đưa người bị quản lý sau cai nghiện ma túy ra khỏi danh sách người bị quản lý sau cai nghiện ma túy tại địa phương</w:t>
            </w:r>
          </w:p>
        </w:tc>
      </w:tr>
      <w:tr w:rsidRPr="00135D4B" w:rsidR="00F70083" w:rsidTr="3946E3C3" w14:paraId="5A2CBD14" w14:textId="77777777">
        <w:tc>
          <w:tcPr>
            <w:tcW w:w="1686" w:type="dxa"/>
            <w:tcMar/>
            <w:vAlign w:val="center"/>
          </w:tcPr>
          <w:p w:rsidRPr="00E3637C" w:rsidR="00F70083" w:rsidP="00CF06CA" w:rsidRDefault="00F70083" w14:paraId="643B5094" w14:textId="77777777">
            <w:pPr>
              <w:autoSpaceDE w:val="0"/>
              <w:autoSpaceDN w:val="0"/>
              <w:adjustRightInd w:val="0"/>
              <w:spacing w:before="60" w:after="60"/>
              <w:ind w:firstLine="0"/>
              <w:jc w:val="left"/>
              <w:rPr>
                <w:rFonts w:eastAsia="Calibri"/>
                <w:bCs/>
                <w:sz w:val="28"/>
                <w:szCs w:val="28"/>
              </w:rPr>
            </w:pPr>
            <w:r w:rsidRPr="00E3637C">
              <w:rPr>
                <w:rFonts w:eastAsia="Calibri"/>
                <w:bCs/>
                <w:sz w:val="28"/>
                <w:szCs w:val="28"/>
              </w:rPr>
              <w:t>Mẫu số 58</w:t>
            </w:r>
          </w:p>
        </w:tc>
        <w:tc>
          <w:tcPr>
            <w:tcW w:w="7835" w:type="dxa"/>
            <w:tcMar/>
            <w:vAlign w:val="center"/>
          </w:tcPr>
          <w:p w:rsidRPr="00E3637C" w:rsidR="00F70083" w:rsidP="00CF06CA" w:rsidRDefault="00F70083" w14:paraId="528F2FE1" w14:textId="77777777">
            <w:pPr>
              <w:autoSpaceDE w:val="0"/>
              <w:autoSpaceDN w:val="0"/>
              <w:adjustRightInd w:val="0"/>
              <w:spacing w:before="60" w:after="60"/>
              <w:ind w:firstLine="0"/>
              <w:jc w:val="left"/>
              <w:rPr>
                <w:rFonts w:eastAsia="Calibri"/>
                <w:bCs/>
                <w:sz w:val="28"/>
                <w:szCs w:val="28"/>
              </w:rPr>
            </w:pPr>
            <w:r w:rsidRPr="00E3637C">
              <w:rPr>
                <w:rFonts w:eastAsia="Calibri"/>
                <w:bCs/>
                <w:sz w:val="28"/>
                <w:szCs w:val="28"/>
              </w:rPr>
              <w:t xml:space="preserve">Biên bản </w:t>
            </w:r>
            <w:r w:rsidRPr="00E3637C" w:rsidR="008D02E4">
              <w:rPr>
                <w:rFonts w:eastAsia="Calibri"/>
                <w:bCs/>
                <w:sz w:val="28"/>
                <w:szCs w:val="28"/>
              </w:rPr>
              <w:t>ghi lời khai của người cai nghiện ma túy</w:t>
            </w:r>
          </w:p>
        </w:tc>
      </w:tr>
      <w:tr w:rsidRPr="00135D4B" w:rsidR="00EA288F" w:rsidTr="3946E3C3" w14:paraId="461684CC" w14:textId="77777777">
        <w:tc>
          <w:tcPr>
            <w:tcW w:w="1686" w:type="dxa"/>
            <w:tcMar/>
            <w:vAlign w:val="center"/>
          </w:tcPr>
          <w:p w:rsidRPr="00E3637C" w:rsidR="00EA288F" w:rsidP="00CF06CA" w:rsidRDefault="00EA288F" w14:paraId="015E8927" w14:textId="77777777">
            <w:pPr>
              <w:autoSpaceDE w:val="0"/>
              <w:autoSpaceDN w:val="0"/>
              <w:adjustRightInd w:val="0"/>
              <w:spacing w:before="60" w:after="60"/>
              <w:ind w:firstLine="0"/>
              <w:jc w:val="left"/>
              <w:rPr>
                <w:rFonts w:eastAsia="Calibri"/>
                <w:bCs/>
                <w:sz w:val="28"/>
                <w:szCs w:val="28"/>
              </w:rPr>
            </w:pPr>
            <w:r w:rsidRPr="00E3637C">
              <w:rPr>
                <w:rFonts w:eastAsia="Calibri"/>
                <w:bCs/>
                <w:sz w:val="28"/>
                <w:szCs w:val="28"/>
              </w:rPr>
              <w:t>Mẫu số 59</w:t>
            </w:r>
          </w:p>
        </w:tc>
        <w:tc>
          <w:tcPr>
            <w:tcW w:w="7835" w:type="dxa"/>
            <w:tcMar/>
            <w:vAlign w:val="center"/>
          </w:tcPr>
          <w:p w:rsidRPr="00E3637C" w:rsidR="00EA288F" w:rsidP="00CF06CA" w:rsidRDefault="00EA288F" w14:paraId="22C04B53" w14:textId="77777777">
            <w:pPr>
              <w:autoSpaceDE w:val="0"/>
              <w:autoSpaceDN w:val="0"/>
              <w:adjustRightInd w:val="0"/>
              <w:spacing w:before="60" w:after="60"/>
              <w:ind w:firstLine="0"/>
              <w:jc w:val="left"/>
              <w:rPr>
                <w:rFonts w:eastAsia="Calibri"/>
                <w:bCs/>
                <w:sz w:val="28"/>
                <w:szCs w:val="28"/>
              </w:rPr>
            </w:pPr>
            <w:r w:rsidRPr="00E3637C">
              <w:rPr>
                <w:rFonts w:eastAsia="Calibri"/>
                <w:bCs/>
                <w:sz w:val="28"/>
                <w:szCs w:val="28"/>
              </w:rPr>
              <w:t>Quyết định phân công người thực hiện nhiệm vụ tư vấn tâm lý, xã hội, quản lý, hỗ trợ người cai nghiện ma túy tự nguyện tại gia đình, cộng đồng/người bị quản lý sau cai nghiện ma túy</w:t>
            </w:r>
          </w:p>
        </w:tc>
      </w:tr>
      <w:tr w:rsidRPr="00135D4B" w:rsidR="00FA1D5A" w:rsidTr="3946E3C3" w14:paraId="75570C86" w14:textId="77777777">
        <w:tc>
          <w:tcPr>
            <w:tcW w:w="1686" w:type="dxa"/>
            <w:tcMar/>
            <w:vAlign w:val="center"/>
          </w:tcPr>
          <w:p w:rsidRPr="00E3637C" w:rsidR="00FA1D5A" w:rsidP="00CF06CA" w:rsidRDefault="00FA1D5A" w14:paraId="7C282FF0" w14:textId="3AEC1679">
            <w:pPr>
              <w:autoSpaceDE w:val="0"/>
              <w:autoSpaceDN w:val="0"/>
              <w:adjustRightInd w:val="0"/>
              <w:spacing w:before="60" w:after="60"/>
              <w:ind w:firstLine="0"/>
              <w:jc w:val="left"/>
              <w:rPr>
                <w:rFonts w:eastAsia="Calibri"/>
                <w:bCs/>
                <w:sz w:val="28"/>
                <w:szCs w:val="28"/>
              </w:rPr>
            </w:pPr>
            <w:r>
              <w:rPr>
                <w:rFonts w:eastAsia="Calibri"/>
                <w:bCs/>
                <w:sz w:val="28"/>
                <w:szCs w:val="28"/>
              </w:rPr>
              <w:t>Mẫu số 60</w:t>
            </w:r>
          </w:p>
        </w:tc>
        <w:tc>
          <w:tcPr>
            <w:tcW w:w="7835" w:type="dxa"/>
            <w:tcMar/>
            <w:vAlign w:val="center"/>
          </w:tcPr>
          <w:p w:rsidRPr="00E3637C" w:rsidR="00FA1D5A" w:rsidP="00CF06CA" w:rsidRDefault="00FA1D5A" w14:paraId="2CC3F9E8" w14:textId="357B7518">
            <w:pPr>
              <w:autoSpaceDE w:val="0"/>
              <w:autoSpaceDN w:val="0"/>
              <w:adjustRightInd w:val="0"/>
              <w:spacing w:before="60" w:after="60"/>
              <w:ind w:firstLine="0"/>
              <w:jc w:val="left"/>
              <w:rPr>
                <w:rFonts w:eastAsia="Calibri"/>
                <w:bCs/>
                <w:sz w:val="28"/>
                <w:szCs w:val="28"/>
              </w:rPr>
            </w:pPr>
            <w:r w:rsidRPr="00E3637C">
              <w:rPr>
                <w:rFonts w:eastAsia="Calibri"/>
                <w:bCs/>
                <w:sz w:val="28"/>
                <w:szCs w:val="28"/>
              </w:rPr>
              <w:t>Quyết định phân công người thực hiện nhiệm vụ tư vấn tâm lý, xã hội, quản lý, hỗ trợ người người bị quản lý sau cai nghiện ma túy</w:t>
            </w:r>
          </w:p>
        </w:tc>
      </w:tr>
    </w:tbl>
    <w:p w:rsidRPr="00135D4B" w:rsidR="00F934E7" w:rsidRDefault="00F934E7" w14:paraId="68F15CB0" w14:textId="77777777">
      <w:pPr>
        <w:spacing w:after="200" w:line="276" w:lineRule="auto"/>
        <w:ind w:firstLine="0"/>
        <w:jc w:val="left"/>
        <w:rPr>
          <w:b/>
          <w:color w:val="000000" w:themeColor="text1"/>
          <w:sz w:val="25"/>
          <w:szCs w:val="25"/>
          <w:lang w:val="vi-VN"/>
        </w:rPr>
      </w:pPr>
      <w:r w:rsidRPr="00135D4B">
        <w:rPr>
          <w:b/>
          <w:color w:val="000000" w:themeColor="text1"/>
          <w:sz w:val="25"/>
          <w:szCs w:val="25"/>
          <w:lang w:val="vi-VN"/>
        </w:rPr>
        <w:br w:type="page"/>
      </w:r>
    </w:p>
    <w:p w:rsidRPr="00397EB1" w:rsidR="00016D65" w:rsidP="00F844AB" w:rsidRDefault="00016D65" w14:paraId="0E7DB48A" w14:textId="05C8419F">
      <w:pPr>
        <w:spacing w:after="200" w:line="276" w:lineRule="auto"/>
        <w:jc w:val="right"/>
        <w:rPr>
          <w:b/>
          <w:color w:val="000000" w:themeColor="text1"/>
          <w:sz w:val="25"/>
          <w:szCs w:val="25"/>
        </w:rPr>
      </w:pPr>
      <w:r w:rsidRPr="00135D4B">
        <w:rPr>
          <w:b/>
          <w:color w:val="000000" w:themeColor="text1"/>
          <w:sz w:val="25"/>
          <w:szCs w:val="25"/>
          <w:lang w:val="vi-VN"/>
        </w:rPr>
        <w:t>Mẫu</w:t>
      </w:r>
      <w:r w:rsidRPr="00135D4B">
        <w:rPr>
          <w:b/>
          <w:color w:val="000000" w:themeColor="text1"/>
          <w:sz w:val="25"/>
          <w:szCs w:val="25"/>
        </w:rPr>
        <w:t xml:space="preserve"> số 01</w:t>
      </w:r>
    </w:p>
    <w:p w:rsidRPr="00135D4B" w:rsidR="00016D65" w:rsidP="00016D65" w:rsidRDefault="00016D65" w14:paraId="0783DB7E" w14:textId="77777777">
      <w:pPr>
        <w:ind w:firstLine="0"/>
        <w:jc w:val="left"/>
        <w:rPr>
          <w:color w:val="000000" w:themeColor="text1"/>
          <w:sz w:val="26"/>
          <w:szCs w:val="26"/>
          <w:lang w:val="vi-VN"/>
        </w:rPr>
      </w:pPr>
    </w:p>
    <w:tbl>
      <w:tblPr>
        <w:tblW w:w="9044" w:type="dxa"/>
        <w:jc w:val="center"/>
        <w:tblLayout w:type="fixed"/>
        <w:tblCellMar>
          <w:left w:w="0" w:type="dxa"/>
          <w:right w:w="0" w:type="dxa"/>
        </w:tblCellMar>
        <w:tblLook w:val="0000" w:firstRow="0" w:lastRow="0" w:firstColumn="0" w:lastColumn="0" w:noHBand="0" w:noVBand="0"/>
      </w:tblPr>
      <w:tblGrid>
        <w:gridCol w:w="3402"/>
        <w:gridCol w:w="5642"/>
      </w:tblGrid>
      <w:tr w:rsidRPr="00135D4B" w:rsidR="00135D4B" w:rsidTr="0014132C" w14:paraId="09A1847E" w14:textId="77777777">
        <w:trPr>
          <w:trHeight w:val="688"/>
          <w:jc w:val="center"/>
        </w:trPr>
        <w:tc>
          <w:tcPr>
            <w:tcW w:w="3402" w:type="dxa"/>
            <w:tcBorders>
              <w:left w:val="nil"/>
              <w:right w:val="nil"/>
            </w:tcBorders>
            <w:shd w:val="clear" w:color="auto" w:fill="FFFFFF"/>
          </w:tcPr>
          <w:p w:rsidRPr="00135D4B" w:rsidR="00016D65" w:rsidP="0014132C" w:rsidRDefault="00016D65" w14:paraId="68881D94" w14:textId="77777777">
            <w:pPr>
              <w:pStyle w:val="Other0"/>
              <w:shd w:val="clear" w:color="auto" w:fill="auto"/>
              <w:spacing w:after="0" w:line="320" w:lineRule="exact"/>
              <w:ind w:firstLine="0"/>
              <w:jc w:val="center"/>
              <w:rPr>
                <w:rStyle w:val="Other"/>
                <w:bCs/>
                <w:color w:val="000000" w:themeColor="text1"/>
                <w:sz w:val="24"/>
                <w:lang w:val="vi-VN" w:eastAsia="vi-VN"/>
              </w:rPr>
            </w:pPr>
            <w:r w:rsidRPr="00135D4B">
              <w:rPr>
                <w:rStyle w:val="Other"/>
                <w:bCs/>
                <w:color w:val="000000" w:themeColor="text1"/>
                <w:sz w:val="24"/>
                <w:lang w:val="vi-VN" w:eastAsia="vi-VN"/>
              </w:rPr>
              <w:t>TÊN CQ, TC CHỦ QUẢN</w:t>
            </w:r>
            <w:r w:rsidRPr="00EF3B10">
              <w:rPr>
                <w:rStyle w:val="FootnoteReference"/>
                <w:bCs/>
                <w:i/>
                <w:iCs/>
                <w:color w:val="000000" w:themeColor="text1"/>
                <w:sz w:val="24"/>
                <w:lang w:eastAsia="vi-VN"/>
              </w:rPr>
              <w:footnoteReference w:id="1"/>
            </w:r>
          </w:p>
          <w:p w:rsidRPr="00135D4B" w:rsidR="00016D65" w:rsidP="0014132C" w:rsidRDefault="00016D65" w14:paraId="48E3A86E" w14:textId="77777777">
            <w:pPr>
              <w:pStyle w:val="Other0"/>
              <w:shd w:val="clear" w:color="auto" w:fill="auto"/>
              <w:spacing w:after="0" w:line="320" w:lineRule="exact"/>
              <w:ind w:firstLine="0"/>
              <w:jc w:val="center"/>
              <w:rPr>
                <w:rStyle w:val="Other"/>
                <w:b/>
                <w:bCs/>
                <w:color w:val="000000" w:themeColor="text1"/>
                <w:sz w:val="24"/>
                <w:vertAlign w:val="superscript"/>
                <w:lang w:val="vi-VN" w:eastAsia="vi-VN"/>
              </w:rPr>
            </w:pPr>
            <w:r w:rsidRPr="00135D4B">
              <w:rPr>
                <w:rStyle w:val="Other"/>
                <w:b/>
                <w:bCs/>
                <w:color w:val="000000" w:themeColor="text1"/>
                <w:sz w:val="24"/>
                <w:lang w:val="vi-VN" w:eastAsia="vi-VN"/>
              </w:rPr>
              <w:t>TÊN CƠ SỞ CAI NGHIỆN........</w:t>
            </w:r>
            <w:r w:rsidRPr="00EF3B10">
              <w:rPr>
                <w:rStyle w:val="FootnoteReference"/>
                <w:b/>
                <w:bCs/>
                <w:i/>
                <w:iCs/>
                <w:color w:val="000000" w:themeColor="text1"/>
                <w:sz w:val="24"/>
                <w:lang w:eastAsia="vi-VN"/>
              </w:rPr>
              <w:footnoteReference w:id="2"/>
            </w:r>
          </w:p>
          <w:p w:rsidRPr="00135D4B" w:rsidR="00016D65" w:rsidP="0014132C" w:rsidRDefault="00016D65" w14:paraId="60C172DA" w14:textId="77777777">
            <w:pPr>
              <w:pStyle w:val="Other0"/>
              <w:shd w:val="clear" w:color="auto" w:fill="auto"/>
              <w:spacing w:after="0" w:line="320" w:lineRule="exact"/>
              <w:ind w:firstLine="0"/>
              <w:jc w:val="center"/>
              <w:rPr>
                <w:color w:val="000000" w:themeColor="text1"/>
                <w:sz w:val="24"/>
                <w:vertAlign w:val="superscript"/>
              </w:rPr>
            </w:pPr>
            <w:r w:rsidRPr="00135D4B">
              <w:rPr>
                <w:color w:val="000000" w:themeColor="text1"/>
                <w:sz w:val="24"/>
                <w:vertAlign w:val="superscript"/>
              </w:rPr>
              <w:t>__________</w:t>
            </w:r>
          </w:p>
        </w:tc>
        <w:tc>
          <w:tcPr>
            <w:tcW w:w="5642" w:type="dxa"/>
            <w:tcBorders>
              <w:left w:val="nil"/>
              <w:right w:val="nil"/>
            </w:tcBorders>
            <w:shd w:val="clear" w:color="auto" w:fill="FFFFFF"/>
          </w:tcPr>
          <w:p w:rsidRPr="00135D4B" w:rsidR="00016D65" w:rsidP="0014132C" w:rsidRDefault="00016D65" w14:paraId="78600ECD"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016D65" w:rsidP="0014132C" w:rsidRDefault="00016D65" w14:paraId="1824C71C" w14:textId="77777777">
            <w:pPr>
              <w:pStyle w:val="Other0"/>
              <w:shd w:val="clear" w:color="auto" w:fill="auto"/>
              <w:spacing w:after="0" w:line="320" w:lineRule="exact"/>
              <w:ind w:firstLine="142"/>
              <w:jc w:val="center"/>
              <w:rPr>
                <w:rStyle w:val="Other"/>
                <w:b/>
                <w:bCs/>
                <w:color w:val="000000" w:themeColor="text1"/>
                <w:lang w:eastAsia="vi-VN"/>
              </w:rPr>
            </w:pPr>
            <w:r w:rsidRPr="00135D4B">
              <w:rPr>
                <w:rStyle w:val="Other"/>
                <w:b/>
                <w:bCs/>
                <w:color w:val="000000" w:themeColor="text1"/>
                <w:lang w:eastAsia="vi-VN"/>
              </w:rPr>
              <w:t>Độc lập - Tự do - Hạnh phúc</w:t>
            </w:r>
          </w:p>
          <w:p w:rsidRPr="00135D4B" w:rsidR="00016D65" w:rsidP="0014132C" w:rsidRDefault="00016D65" w14:paraId="55F741BB" w14:textId="77777777">
            <w:pPr>
              <w:pStyle w:val="Other0"/>
              <w:shd w:val="clear" w:color="auto" w:fill="auto"/>
              <w:spacing w:after="0" w:line="320" w:lineRule="exact"/>
              <w:ind w:firstLine="142"/>
              <w:jc w:val="center"/>
              <w:rPr>
                <w:color w:val="000000" w:themeColor="text1"/>
                <w:vertAlign w:val="superscript"/>
              </w:rPr>
            </w:pPr>
            <w:r w:rsidRPr="00135D4B">
              <w:rPr>
                <w:color w:val="000000" w:themeColor="text1"/>
                <w:vertAlign w:val="superscript"/>
              </w:rPr>
              <w:t>__________________________________________</w:t>
            </w:r>
          </w:p>
        </w:tc>
      </w:tr>
      <w:tr w:rsidRPr="00135D4B" w:rsidR="00135D4B" w:rsidTr="0014132C" w14:paraId="22B5A05B" w14:textId="77777777">
        <w:trPr>
          <w:trHeight w:val="279"/>
          <w:jc w:val="center"/>
        </w:trPr>
        <w:tc>
          <w:tcPr>
            <w:tcW w:w="3402" w:type="dxa"/>
            <w:tcBorders>
              <w:left w:val="nil"/>
              <w:right w:val="nil"/>
            </w:tcBorders>
            <w:shd w:val="clear" w:color="auto" w:fill="FFFFFF"/>
          </w:tcPr>
          <w:p w:rsidRPr="00135D4B" w:rsidR="00016D65" w:rsidP="0014132C" w:rsidRDefault="00016D65" w14:paraId="14649C49" w14:textId="77777777">
            <w:pPr>
              <w:pStyle w:val="Other0"/>
              <w:shd w:val="clear" w:color="auto" w:fill="auto"/>
              <w:spacing w:after="0" w:line="240" w:lineRule="auto"/>
              <w:ind w:firstLine="0"/>
              <w:jc w:val="center"/>
              <w:rPr>
                <w:rStyle w:val="Other"/>
                <w:bCs/>
                <w:color w:val="000000" w:themeColor="text1"/>
                <w:sz w:val="24"/>
                <w:lang w:eastAsia="vi-VN"/>
              </w:rPr>
            </w:pPr>
          </w:p>
        </w:tc>
        <w:tc>
          <w:tcPr>
            <w:tcW w:w="5642" w:type="dxa"/>
            <w:tcBorders>
              <w:left w:val="nil"/>
              <w:right w:val="nil"/>
            </w:tcBorders>
            <w:shd w:val="clear" w:color="auto" w:fill="FFFFFF"/>
          </w:tcPr>
          <w:p w:rsidRPr="00135D4B" w:rsidR="00016D65" w:rsidP="0014132C" w:rsidRDefault="00016D65" w14:paraId="72CC4D12" w14:textId="77777777">
            <w:pPr>
              <w:autoSpaceDE w:val="0"/>
              <w:autoSpaceDN w:val="0"/>
              <w:adjustRightInd w:val="0"/>
              <w:ind w:firstLine="0"/>
              <w:jc w:val="right"/>
              <w:rPr>
                <w:rStyle w:val="Other"/>
                <w:b/>
                <w:bCs/>
                <w:color w:val="000000" w:themeColor="text1"/>
                <w:shd w:val="clear" w:color="auto" w:fill="auto"/>
              </w:rPr>
            </w:pPr>
            <w:r w:rsidRPr="00135D4B">
              <w:rPr>
                <w:rStyle w:val="Other"/>
                <w:i/>
                <w:iCs/>
                <w:color w:val="000000" w:themeColor="text1"/>
                <w:lang w:val="vi-VN" w:eastAsia="vi-VN"/>
              </w:rPr>
              <w:t>..........</w:t>
            </w:r>
            <w:r w:rsidRPr="00135D4B">
              <w:rPr>
                <w:rStyle w:val="FootnoteReference"/>
                <w:i/>
                <w:iCs/>
                <w:color w:val="000000" w:themeColor="text1"/>
                <w:lang w:eastAsia="vi-VN"/>
              </w:rPr>
              <w:t xml:space="preserve"> </w:t>
            </w:r>
            <w:r w:rsidRPr="00135D4B">
              <w:rPr>
                <w:rStyle w:val="FootnoteReference"/>
                <w:i/>
                <w:iCs/>
                <w:color w:val="000000" w:themeColor="text1"/>
                <w:lang w:eastAsia="vi-VN"/>
              </w:rPr>
              <w:footnoteReference w:id="3"/>
            </w:r>
            <w:r w:rsidRPr="00135D4B">
              <w:rPr>
                <w:rStyle w:val="Other"/>
                <w:i/>
                <w:iCs/>
                <w:color w:val="000000" w:themeColor="text1"/>
                <w:lang w:val="vi-VN" w:eastAsia="vi-VN"/>
              </w:rPr>
              <w:t>........</w:t>
            </w:r>
            <w:r w:rsidRPr="00135D4B">
              <w:rPr>
                <w:rStyle w:val="Other"/>
                <w:i/>
                <w:iCs/>
                <w:color w:val="000000" w:themeColor="text1"/>
                <w:lang w:eastAsia="vi-VN"/>
              </w:rPr>
              <w:t>.....,</w:t>
            </w:r>
            <w:r w:rsidRPr="00135D4B">
              <w:rPr>
                <w:rStyle w:val="Other"/>
                <w:i/>
                <w:iCs/>
                <w:color w:val="000000" w:themeColor="text1"/>
                <w:vertAlign w:val="superscript"/>
                <w:lang w:eastAsia="vi-VN"/>
              </w:rPr>
              <w:t xml:space="preserve"> </w:t>
            </w:r>
            <w:r w:rsidRPr="00135D4B">
              <w:rPr>
                <w:rStyle w:val="Other"/>
                <w:i/>
                <w:iCs/>
                <w:color w:val="000000" w:themeColor="text1"/>
                <w:lang w:eastAsia="vi-VN"/>
              </w:rPr>
              <w:t>ngày... tháng... năm..</w:t>
            </w:r>
            <w:r w:rsidRPr="00135D4B">
              <w:rPr>
                <w:rStyle w:val="Other"/>
                <w:i/>
                <w:iCs/>
                <w:color w:val="000000" w:themeColor="text1"/>
                <w:lang w:val="vi-VN" w:eastAsia="vi-VN"/>
              </w:rPr>
              <w:t>............</w:t>
            </w:r>
          </w:p>
        </w:tc>
      </w:tr>
    </w:tbl>
    <w:p w:rsidRPr="00EF3B10" w:rsidR="00275165" w:rsidP="00275165" w:rsidRDefault="00275165" w14:paraId="2CD57D6E" w14:textId="77777777">
      <w:pPr>
        <w:spacing w:before="120" w:after="120"/>
        <w:ind w:firstLine="0"/>
        <w:jc w:val="center"/>
        <w:rPr>
          <w:b/>
          <w:color w:val="000000" w:themeColor="text1"/>
          <w:sz w:val="4"/>
          <w:szCs w:val="4"/>
        </w:rPr>
      </w:pPr>
    </w:p>
    <w:p w:rsidRPr="00135D4B" w:rsidR="00016D65" w:rsidP="00275165" w:rsidRDefault="00016D65" w14:paraId="1539AB8C" w14:textId="77777777">
      <w:pPr>
        <w:spacing w:before="120" w:after="120"/>
        <w:ind w:firstLine="0"/>
        <w:jc w:val="center"/>
        <w:rPr>
          <w:b/>
          <w:color w:val="000000" w:themeColor="text1"/>
          <w:sz w:val="26"/>
          <w:szCs w:val="26"/>
        </w:rPr>
      </w:pPr>
      <w:r w:rsidRPr="00135D4B">
        <w:rPr>
          <w:b/>
          <w:color w:val="000000" w:themeColor="text1"/>
          <w:sz w:val="26"/>
          <w:szCs w:val="26"/>
        </w:rPr>
        <w:t>PHƯƠNG Á</w:t>
      </w:r>
      <w:r w:rsidR="00275165">
        <w:rPr>
          <w:b/>
          <w:color w:val="000000" w:themeColor="text1"/>
          <w:sz w:val="26"/>
          <w:szCs w:val="26"/>
        </w:rPr>
        <w:t xml:space="preserve">N </w:t>
      </w:r>
      <w:r w:rsidRPr="00135D4B">
        <w:rPr>
          <w:b/>
          <w:color w:val="000000" w:themeColor="text1"/>
          <w:sz w:val="26"/>
          <w:szCs w:val="26"/>
        </w:rPr>
        <w:t>TÀI CHÍNH CỦA CƠ SỞ CAI NGHIỆN MA TÚY</w:t>
      </w:r>
      <w:r w:rsidR="00275165">
        <w:rPr>
          <w:b/>
          <w:color w:val="000000" w:themeColor="text1"/>
          <w:sz w:val="26"/>
          <w:szCs w:val="26"/>
        </w:rPr>
        <w:t xml:space="preserve"> TƯ NHÂN</w:t>
      </w:r>
    </w:p>
    <w:p w:rsidRPr="00095DB9" w:rsidR="00275165" w:rsidP="00095DB9" w:rsidRDefault="00095DB9" w14:paraId="6076D161" w14:textId="77777777">
      <w:pPr>
        <w:autoSpaceDE w:val="0"/>
        <w:autoSpaceDN w:val="0"/>
        <w:adjustRightInd w:val="0"/>
        <w:spacing w:before="120" w:after="120"/>
        <w:jc w:val="center"/>
        <w:rPr>
          <w:bCs/>
          <w:color w:val="000000" w:themeColor="text1"/>
          <w:sz w:val="26"/>
          <w:szCs w:val="26"/>
        </w:rPr>
      </w:pPr>
      <w:r w:rsidRPr="00095DB9">
        <w:rPr>
          <w:bCs/>
          <w:color w:val="000000" w:themeColor="text1"/>
          <w:sz w:val="26"/>
          <w:szCs w:val="26"/>
        </w:rPr>
        <w:t>Kính gửi: Giám đốc Công an…</w:t>
      </w:r>
      <w:r w:rsidRPr="00EF3B10">
        <w:rPr>
          <w:rStyle w:val="FootnoteReference"/>
          <w:bCs/>
          <w:i/>
          <w:iCs/>
          <w:color w:val="000000" w:themeColor="text1"/>
          <w:sz w:val="26"/>
          <w:szCs w:val="26"/>
        </w:rPr>
        <w:footnoteReference w:id="4"/>
      </w:r>
      <w:r w:rsidRPr="00095DB9">
        <w:rPr>
          <w:bCs/>
          <w:color w:val="000000" w:themeColor="text1"/>
          <w:sz w:val="26"/>
          <w:szCs w:val="26"/>
        </w:rPr>
        <w:t>….</w:t>
      </w:r>
    </w:p>
    <w:p w:rsidRPr="00135D4B" w:rsidR="00016D65" w:rsidP="00016D65" w:rsidRDefault="00016D65" w14:paraId="494B66EE" w14:textId="77777777">
      <w:pPr>
        <w:autoSpaceDE w:val="0"/>
        <w:autoSpaceDN w:val="0"/>
        <w:adjustRightInd w:val="0"/>
        <w:spacing w:before="120" w:after="120"/>
        <w:rPr>
          <w:b/>
          <w:color w:val="000000" w:themeColor="text1"/>
          <w:sz w:val="26"/>
          <w:szCs w:val="26"/>
          <w:lang w:val="vi-VN"/>
        </w:rPr>
      </w:pPr>
      <w:r w:rsidRPr="00135D4B">
        <w:rPr>
          <w:b/>
          <w:color w:val="000000" w:themeColor="text1"/>
          <w:sz w:val="26"/>
          <w:szCs w:val="26"/>
          <w:lang w:val="vi-VN"/>
        </w:rPr>
        <w:t>I. THÔNG TIN VỀ CƠ SỞ</w:t>
      </w:r>
    </w:p>
    <w:p w:rsidRPr="00135D4B" w:rsidR="00016D65" w:rsidP="4653BB4D" w:rsidRDefault="00016D65" w14:paraId="6CB8997E" w14:textId="77777777">
      <w:pPr>
        <w:spacing w:after="120"/>
        <w:rPr>
          <w:color w:val="000000" w:themeColor="text1"/>
          <w:sz w:val="26"/>
          <w:szCs w:val="26"/>
          <w:lang w:val="en-US"/>
        </w:rPr>
      </w:pPr>
      <w:r w:rsidRPr="4653BB4D" w:rsidR="00016D65">
        <w:rPr>
          <w:b w:val="1"/>
          <w:bCs w:val="1"/>
          <w:color w:val="000000" w:themeColor="text1" w:themeTint="FF" w:themeShade="FF"/>
          <w:sz w:val="26"/>
          <w:szCs w:val="26"/>
          <w:lang w:val="en-US"/>
        </w:rPr>
        <w:t>1. Tên cơ sở viết bằng tiếng Việt</w:t>
      </w:r>
      <w:r w:rsidRPr="4653BB4D" w:rsidR="00016D65">
        <w:rPr>
          <w:color w:val="000000" w:themeColor="text1" w:themeTint="FF" w:themeShade="FF"/>
          <w:sz w:val="26"/>
          <w:szCs w:val="26"/>
          <w:lang w:val="en-US"/>
        </w:rPr>
        <w:t xml:space="preserve"> (</w:t>
      </w:r>
      <w:r w:rsidRPr="4653BB4D" w:rsidR="00016D65">
        <w:rPr>
          <w:i w:val="1"/>
          <w:iCs w:val="1"/>
          <w:color w:val="000000" w:themeColor="text1" w:themeTint="FF" w:themeShade="FF"/>
          <w:sz w:val="26"/>
          <w:szCs w:val="26"/>
          <w:lang w:val="en-US"/>
        </w:rPr>
        <w:t>ghi bằng chữ in hoa</w:t>
      </w:r>
      <w:r w:rsidRPr="4653BB4D" w:rsidR="00016D65">
        <w:rPr>
          <w:color w:val="000000" w:themeColor="text1" w:themeTint="FF" w:themeShade="FF"/>
          <w:sz w:val="26"/>
          <w:szCs w:val="26"/>
          <w:lang w:val="en-US"/>
        </w:rPr>
        <w:t>):....................................</w:t>
      </w:r>
    </w:p>
    <w:p w:rsidRPr="00135D4B" w:rsidR="00016D65" w:rsidP="00016D65" w:rsidRDefault="00016D65" w14:paraId="00E5593C" w14:textId="77777777">
      <w:pPr>
        <w:spacing w:after="120"/>
        <w:rPr>
          <w:b/>
          <w:color w:val="000000" w:themeColor="text1"/>
          <w:sz w:val="26"/>
          <w:szCs w:val="26"/>
          <w:lang w:val="vi-VN"/>
        </w:rPr>
      </w:pPr>
      <w:r w:rsidRPr="00135D4B">
        <w:rPr>
          <w:b/>
          <w:color w:val="000000" w:themeColor="text1"/>
          <w:sz w:val="26"/>
          <w:szCs w:val="26"/>
          <w:lang w:val="vi-VN"/>
        </w:rPr>
        <w:t>2. Cơ sở vật chất, trang thiết bị</w:t>
      </w:r>
    </w:p>
    <w:p w:rsidRPr="00135D4B" w:rsidR="00016D65" w:rsidP="00016D65" w:rsidRDefault="00016D65" w14:paraId="799CF9FB" w14:textId="77777777">
      <w:pPr>
        <w:spacing w:after="120"/>
        <w:rPr>
          <w:color w:val="000000" w:themeColor="text1"/>
          <w:sz w:val="26"/>
          <w:szCs w:val="26"/>
          <w:lang w:val="vi-VN"/>
        </w:rPr>
      </w:pPr>
      <w:r w:rsidRPr="00135D4B">
        <w:rPr>
          <w:color w:val="000000" w:themeColor="text1"/>
          <w:sz w:val="26"/>
          <w:szCs w:val="26"/>
          <w:lang w:val="vi-VN"/>
        </w:rPr>
        <w:t>- Địa chỉ trụ sở chính:.............................................................................................</w:t>
      </w:r>
    </w:p>
    <w:p w:rsidRPr="00135D4B" w:rsidR="00016D65" w:rsidP="00016D65" w:rsidRDefault="00016D65" w14:paraId="162F1251" w14:textId="77777777">
      <w:pPr>
        <w:spacing w:after="120"/>
        <w:rPr>
          <w:color w:val="000000" w:themeColor="text1"/>
          <w:sz w:val="26"/>
          <w:szCs w:val="26"/>
          <w:lang w:val="vi-VN"/>
        </w:rPr>
      </w:pPr>
      <w:r w:rsidRPr="00135D4B">
        <w:rPr>
          <w:color w:val="000000" w:themeColor="text1"/>
          <w:sz w:val="26"/>
          <w:szCs w:val="26"/>
          <w:lang w:val="vi-VN"/>
        </w:rPr>
        <w:t>- Cơ sở vật chất, trang thiết bị (</w:t>
      </w:r>
      <w:r w:rsidRPr="00135D4B">
        <w:rPr>
          <w:i/>
          <w:color w:val="000000" w:themeColor="text1"/>
          <w:sz w:val="26"/>
          <w:szCs w:val="26"/>
          <w:lang w:val="vi-VN"/>
        </w:rPr>
        <w:t>Khái quát toàn bộ cơ sở vật chất, trang thiết bị hiện có của cơ sở</w:t>
      </w:r>
      <w:r w:rsidRPr="00135D4B">
        <w:rPr>
          <w:color w:val="000000" w:themeColor="text1"/>
          <w:sz w:val="26"/>
          <w:szCs w:val="26"/>
          <w:lang w:val="vi-VN"/>
        </w:rPr>
        <w:t>): …………………………………………………………………….</w:t>
      </w:r>
    </w:p>
    <w:p w:rsidRPr="00135D4B" w:rsidR="00016D65" w:rsidP="00016D65" w:rsidRDefault="00016D65" w14:paraId="26DE5D4F" w14:textId="77777777">
      <w:pPr>
        <w:spacing w:after="120"/>
        <w:rPr>
          <w:b/>
          <w:color w:val="000000" w:themeColor="text1"/>
          <w:sz w:val="26"/>
          <w:szCs w:val="26"/>
          <w:lang w:val="vi-VN"/>
        </w:rPr>
      </w:pPr>
      <w:r w:rsidRPr="00135D4B">
        <w:rPr>
          <w:b/>
          <w:color w:val="000000" w:themeColor="text1"/>
          <w:sz w:val="26"/>
          <w:szCs w:val="26"/>
          <w:lang w:val="vi-VN"/>
        </w:rPr>
        <w:t>3. Tổ chức bộ máy, nhân sự</w:t>
      </w:r>
    </w:p>
    <w:p w:rsidRPr="00135D4B" w:rsidR="00016D65" w:rsidP="00016D65" w:rsidRDefault="00016D65" w14:paraId="3BAE55CC" w14:textId="77777777">
      <w:pPr>
        <w:spacing w:after="120"/>
        <w:rPr>
          <w:color w:val="000000" w:themeColor="text1"/>
          <w:sz w:val="26"/>
          <w:szCs w:val="26"/>
          <w:lang w:val="vi-VN"/>
        </w:rPr>
      </w:pPr>
      <w:r w:rsidRPr="00135D4B">
        <w:rPr>
          <w:color w:val="000000" w:themeColor="text1"/>
          <w:sz w:val="26"/>
          <w:szCs w:val="26"/>
          <w:lang w:val="vi-VN"/>
        </w:rPr>
        <w:t>- Tổng số nhân viên: ………………………………………………………….….</w:t>
      </w:r>
    </w:p>
    <w:p w:rsidRPr="00135D4B" w:rsidR="00016D65" w:rsidP="00016D65" w:rsidRDefault="00016D65" w14:paraId="2A1E527F" w14:textId="77777777">
      <w:pPr>
        <w:spacing w:after="120"/>
        <w:rPr>
          <w:color w:val="000000" w:themeColor="text1"/>
          <w:sz w:val="26"/>
          <w:szCs w:val="26"/>
          <w:lang w:val="vi-VN"/>
        </w:rPr>
      </w:pPr>
      <w:r w:rsidRPr="00135D4B">
        <w:rPr>
          <w:color w:val="000000" w:themeColor="text1"/>
          <w:sz w:val="26"/>
          <w:szCs w:val="26"/>
          <w:lang w:val="vi-VN"/>
        </w:rPr>
        <w:t>- Cơ cấu tổ chức bộ máy: ………………………………………………………..</w:t>
      </w:r>
    </w:p>
    <w:p w:rsidRPr="00135D4B" w:rsidR="00016D65" w:rsidP="00016D65" w:rsidRDefault="00016D65" w14:paraId="684F8E60" w14:textId="77777777">
      <w:pPr>
        <w:autoSpaceDE w:val="0"/>
        <w:autoSpaceDN w:val="0"/>
        <w:adjustRightInd w:val="0"/>
        <w:spacing w:before="120" w:after="120"/>
        <w:rPr>
          <w:b/>
          <w:color w:val="000000" w:themeColor="text1"/>
          <w:sz w:val="26"/>
          <w:szCs w:val="26"/>
          <w:lang w:val="vi-VN"/>
        </w:rPr>
      </w:pPr>
      <w:r w:rsidRPr="00135D4B">
        <w:rPr>
          <w:b/>
          <w:color w:val="000000" w:themeColor="text1"/>
          <w:sz w:val="26"/>
          <w:szCs w:val="26"/>
          <w:lang w:val="vi-VN"/>
        </w:rPr>
        <w:t>II. PHƯƠNG ÁN HOẠT ĐỘNG</w:t>
      </w:r>
    </w:p>
    <w:p w:rsidRPr="00135D4B" w:rsidR="00016D65" w:rsidP="4653BB4D" w:rsidRDefault="00016D65" w14:paraId="4F15FA93" w14:textId="77777777">
      <w:pPr>
        <w:autoSpaceDE w:val="0"/>
        <w:autoSpaceDN w:val="0"/>
        <w:adjustRightInd w:val="0"/>
        <w:spacing w:before="120" w:after="120"/>
        <w:rPr>
          <w:color w:val="000000" w:themeColor="text1"/>
          <w:sz w:val="26"/>
          <w:szCs w:val="26"/>
          <w:lang w:val="en-US"/>
        </w:rPr>
      </w:pPr>
      <w:r w:rsidRPr="4653BB4D" w:rsidR="00016D65">
        <w:rPr>
          <w:b w:val="1"/>
          <w:bCs w:val="1"/>
          <w:color w:val="000000" w:themeColor="text1" w:themeTint="FF" w:themeShade="FF"/>
          <w:sz w:val="26"/>
          <w:szCs w:val="26"/>
          <w:lang w:val="en-US"/>
        </w:rPr>
        <w:t xml:space="preserve">1. Mục tiêu/định hướng phát triển </w:t>
      </w:r>
      <w:r w:rsidRPr="4653BB4D" w:rsidR="00016D65">
        <w:rPr>
          <w:i w:val="1"/>
          <w:iCs w:val="1"/>
          <w:color w:val="000000" w:themeColor="text1" w:themeTint="FF" w:themeShade="FF"/>
          <w:sz w:val="26"/>
          <w:szCs w:val="26"/>
          <w:lang w:val="en-US"/>
        </w:rPr>
        <w:t>(dự kiến số lượt dịch vụ/người nghiện được tiếp nhận trong 3 năm, 5 năm)</w:t>
      </w:r>
      <w:r w:rsidRPr="4653BB4D" w:rsidR="00016D65">
        <w:rPr>
          <w:color w:val="000000" w:themeColor="text1" w:themeTint="FF" w:themeShade="FF"/>
          <w:sz w:val="26"/>
          <w:szCs w:val="26"/>
          <w:lang w:val="en-US"/>
        </w:rPr>
        <w:t>: ……………………………………..…………..</w:t>
      </w:r>
    </w:p>
    <w:p w:rsidRPr="00275165" w:rsidR="00016D65" w:rsidP="00016D65" w:rsidRDefault="00016D65" w14:paraId="193AC35B" w14:textId="77777777">
      <w:pPr>
        <w:autoSpaceDE w:val="0"/>
        <w:autoSpaceDN w:val="0"/>
        <w:adjustRightInd w:val="0"/>
        <w:spacing w:before="120" w:after="120"/>
        <w:rPr>
          <w:b/>
          <w:color w:val="000000" w:themeColor="text1"/>
          <w:sz w:val="26"/>
          <w:szCs w:val="26"/>
        </w:rPr>
      </w:pPr>
      <w:r w:rsidRPr="00135D4B">
        <w:rPr>
          <w:b/>
          <w:color w:val="000000" w:themeColor="text1"/>
          <w:sz w:val="26"/>
          <w:szCs w:val="26"/>
          <w:lang w:val="vi-VN"/>
        </w:rPr>
        <w:t>2. Các dịch vụ cai nghiện ma túy của cơ sở cai nghiện t</w:t>
      </w:r>
      <w:r w:rsidR="00275165">
        <w:rPr>
          <w:b/>
          <w:color w:val="000000" w:themeColor="text1"/>
          <w:sz w:val="26"/>
          <w:szCs w:val="26"/>
        </w:rPr>
        <w:t>ư nhân</w:t>
      </w:r>
    </w:p>
    <w:p w:rsidRPr="00DE1DE7" w:rsidR="00016D65" w:rsidP="00016D65" w:rsidRDefault="00016D65" w14:paraId="7E652763" w14:textId="77777777">
      <w:pPr>
        <w:autoSpaceDE w:val="0"/>
        <w:autoSpaceDN w:val="0"/>
        <w:adjustRightInd w:val="0"/>
        <w:spacing w:before="120" w:after="120"/>
        <w:rPr>
          <w:color w:val="000000" w:themeColor="text1"/>
          <w:sz w:val="26"/>
          <w:szCs w:val="26"/>
        </w:rPr>
      </w:pPr>
      <w:r w:rsidRPr="00135D4B">
        <w:rPr>
          <w:color w:val="000000" w:themeColor="text1"/>
          <w:sz w:val="26"/>
          <w:szCs w:val="26"/>
          <w:lang w:val="vi-VN"/>
        </w:rPr>
        <w:t>- Cung cấp dịch vụ tại cơ sở cai ng</w:t>
      </w:r>
      <w:r w:rsidR="00DE1DE7">
        <w:rPr>
          <w:color w:val="000000" w:themeColor="text1"/>
          <w:sz w:val="26"/>
          <w:szCs w:val="26"/>
        </w:rPr>
        <w:t>hiện:………………………………………….</w:t>
      </w:r>
    </w:p>
    <w:p w:rsidRPr="00135D4B" w:rsidR="00016D65" w:rsidP="00016D65" w:rsidRDefault="00016D65" w14:paraId="09A4FD0D" w14:textId="77777777">
      <w:pPr>
        <w:autoSpaceDE w:val="0"/>
        <w:autoSpaceDN w:val="0"/>
        <w:adjustRightInd w:val="0"/>
        <w:spacing w:before="120" w:after="120"/>
        <w:rPr>
          <w:color w:val="000000" w:themeColor="text1"/>
          <w:sz w:val="26"/>
          <w:szCs w:val="26"/>
          <w:lang w:val="vi-VN"/>
        </w:rPr>
      </w:pPr>
      <w:r w:rsidRPr="00135D4B">
        <w:rPr>
          <w:color w:val="000000" w:themeColor="text1"/>
          <w:sz w:val="26"/>
          <w:szCs w:val="26"/>
          <w:lang w:val="vi-VN"/>
        </w:rPr>
        <w:t>- Cung cấp dịch vụ tại gia đình, cộng đồng: ……………………………………..</w:t>
      </w:r>
    </w:p>
    <w:p w:rsidRPr="00135D4B" w:rsidR="00016D65" w:rsidP="00016D65" w:rsidRDefault="00016D65" w14:paraId="198C8769" w14:textId="77777777">
      <w:pPr>
        <w:autoSpaceDE w:val="0"/>
        <w:autoSpaceDN w:val="0"/>
        <w:adjustRightInd w:val="0"/>
        <w:spacing w:before="120" w:after="120"/>
        <w:rPr>
          <w:color w:val="000000" w:themeColor="text1"/>
          <w:sz w:val="26"/>
          <w:szCs w:val="26"/>
          <w:lang w:val="vi-VN"/>
        </w:rPr>
      </w:pPr>
      <w:r w:rsidRPr="00135D4B">
        <w:rPr>
          <w:color w:val="000000" w:themeColor="text1"/>
          <w:sz w:val="26"/>
          <w:szCs w:val="26"/>
          <w:lang w:val="vi-VN"/>
        </w:rPr>
        <w:t>- Các dịch vụ khác: ………………………………………………………………</w:t>
      </w:r>
    </w:p>
    <w:p w:rsidRPr="00135D4B" w:rsidR="00016D65" w:rsidP="00016D65" w:rsidRDefault="00016D65" w14:paraId="3F3376A6" w14:textId="77777777">
      <w:pPr>
        <w:autoSpaceDE w:val="0"/>
        <w:autoSpaceDN w:val="0"/>
        <w:adjustRightInd w:val="0"/>
        <w:spacing w:before="120" w:after="120"/>
        <w:rPr>
          <w:color w:val="000000" w:themeColor="text1"/>
          <w:sz w:val="26"/>
          <w:szCs w:val="26"/>
          <w:lang w:val="vi-VN"/>
        </w:rPr>
      </w:pPr>
      <w:r w:rsidRPr="00135D4B">
        <w:rPr>
          <w:b/>
          <w:color w:val="000000" w:themeColor="text1"/>
          <w:sz w:val="26"/>
          <w:szCs w:val="26"/>
          <w:lang w:val="vi-VN"/>
        </w:rPr>
        <w:t>3. Giá dịch vụ cai nghiện dự kiến</w:t>
      </w:r>
      <w:r w:rsidRPr="00135D4B">
        <w:rPr>
          <w:color w:val="000000" w:themeColor="text1"/>
          <w:sz w:val="26"/>
          <w:szCs w:val="26"/>
          <w:lang w:val="vi-VN"/>
        </w:rPr>
        <w:t>: …………………………………………….</w:t>
      </w:r>
    </w:p>
    <w:p w:rsidRPr="00135D4B" w:rsidR="00016D65" w:rsidP="00016D65" w:rsidRDefault="00016D65" w14:paraId="345B9E4A" w14:textId="77777777">
      <w:pPr>
        <w:autoSpaceDE w:val="0"/>
        <w:autoSpaceDN w:val="0"/>
        <w:adjustRightInd w:val="0"/>
        <w:spacing w:before="120" w:after="120"/>
        <w:rPr>
          <w:b/>
          <w:color w:val="000000" w:themeColor="text1"/>
          <w:sz w:val="26"/>
          <w:szCs w:val="26"/>
          <w:lang w:val="vi-VN"/>
        </w:rPr>
      </w:pPr>
      <w:r w:rsidRPr="00135D4B">
        <w:rPr>
          <w:b/>
          <w:color w:val="000000" w:themeColor="text1"/>
          <w:sz w:val="26"/>
          <w:szCs w:val="26"/>
          <w:lang w:val="vi-VN"/>
        </w:rPr>
        <w:t xml:space="preserve">III. PHƯƠNG ÁN TÀI CHÍNH </w:t>
      </w:r>
    </w:p>
    <w:p w:rsidRPr="00135D4B" w:rsidR="00016D65" w:rsidP="00016D65" w:rsidRDefault="00016D65" w14:paraId="39D44A82" w14:textId="77777777">
      <w:pPr>
        <w:autoSpaceDE w:val="0"/>
        <w:autoSpaceDN w:val="0"/>
        <w:adjustRightInd w:val="0"/>
        <w:spacing w:before="120" w:after="120"/>
        <w:rPr>
          <w:color w:val="000000" w:themeColor="text1"/>
          <w:sz w:val="26"/>
          <w:szCs w:val="26"/>
          <w:lang w:val="vi-VN"/>
        </w:rPr>
      </w:pPr>
      <w:r w:rsidRPr="00135D4B">
        <w:rPr>
          <w:color w:val="000000" w:themeColor="text1"/>
          <w:sz w:val="26"/>
          <w:szCs w:val="26"/>
          <w:lang w:val="vi-VN"/>
        </w:rPr>
        <w:t xml:space="preserve">1. Phương án về doanh thu, chi phí, lợi nhuận trong 03 năm đầu: ……………… </w:t>
      </w:r>
    </w:p>
    <w:p w:rsidRPr="00135D4B" w:rsidR="00016D65" w:rsidP="00016D65" w:rsidRDefault="00016D65" w14:paraId="203B3DF6" w14:textId="77777777">
      <w:pPr>
        <w:autoSpaceDE w:val="0"/>
        <w:autoSpaceDN w:val="0"/>
        <w:adjustRightInd w:val="0"/>
        <w:spacing w:before="120" w:after="120"/>
        <w:rPr>
          <w:color w:val="000000" w:themeColor="text1"/>
          <w:sz w:val="26"/>
          <w:szCs w:val="26"/>
          <w:lang w:val="vi-VN"/>
        </w:rPr>
      </w:pPr>
      <w:r w:rsidRPr="00135D4B">
        <w:rPr>
          <w:color w:val="000000" w:themeColor="text1"/>
          <w:sz w:val="26"/>
          <w:szCs w:val="26"/>
          <w:lang w:val="vi-VN"/>
        </w:rPr>
        <w:t>2. Phương án tài chính khác: …………………………………………………..</w:t>
      </w:r>
    </w:p>
    <w:p w:rsidRPr="003B1E37" w:rsidR="00016D65" w:rsidP="00016D65" w:rsidRDefault="00016D65" w14:paraId="1BC4CCF4" w14:textId="77777777">
      <w:pPr>
        <w:autoSpaceDE w:val="0"/>
        <w:autoSpaceDN w:val="0"/>
        <w:adjustRightInd w:val="0"/>
        <w:spacing w:before="120" w:after="120"/>
        <w:rPr>
          <w:b/>
          <w:color w:val="000000" w:themeColor="text1"/>
          <w:sz w:val="26"/>
          <w:szCs w:val="26"/>
        </w:rPr>
      </w:pPr>
      <w:r w:rsidRPr="00135D4B">
        <w:rPr>
          <w:b/>
          <w:color w:val="000000" w:themeColor="text1"/>
          <w:sz w:val="26"/>
          <w:szCs w:val="26"/>
          <w:lang w:val="vi-VN"/>
        </w:rPr>
        <w:t xml:space="preserve">IV. </w:t>
      </w:r>
      <w:r w:rsidR="003B1E37">
        <w:rPr>
          <w:b/>
          <w:color w:val="000000" w:themeColor="text1"/>
          <w:sz w:val="26"/>
          <w:szCs w:val="26"/>
        </w:rPr>
        <w:t>CAM KẾT</w:t>
      </w:r>
    </w:p>
    <w:p w:rsidRPr="00135D4B" w:rsidR="00016D65" w:rsidP="00016D65" w:rsidRDefault="00095DB9" w14:paraId="67F76429" w14:textId="77777777">
      <w:pPr>
        <w:autoSpaceDE w:val="0"/>
        <w:autoSpaceDN w:val="0"/>
        <w:adjustRightInd w:val="0"/>
        <w:spacing w:before="120" w:after="120"/>
        <w:rPr>
          <w:color w:val="000000" w:themeColor="text1"/>
          <w:sz w:val="26"/>
          <w:szCs w:val="26"/>
        </w:rPr>
      </w:pPr>
      <w:r>
        <w:rPr>
          <w:color w:val="000000" w:themeColor="text1"/>
          <w:sz w:val="26"/>
          <w:szCs w:val="26"/>
        </w:rPr>
        <w:t>Cơ s</w:t>
      </w:r>
      <w:r w:rsidR="0056439A">
        <w:rPr>
          <w:color w:val="000000" w:themeColor="text1"/>
          <w:sz w:val="26"/>
          <w:szCs w:val="26"/>
        </w:rPr>
        <w:t>ở</w:t>
      </w:r>
      <w:r>
        <w:rPr>
          <w:color w:val="000000" w:themeColor="text1"/>
          <w:sz w:val="26"/>
          <w:szCs w:val="26"/>
        </w:rPr>
        <w:t xml:space="preserve"> cai nghiện ma túy tư nhân có phương án tài chính rõ ràng, đầy đủ để hoạt động trong thời hạn được cấp phép.</w:t>
      </w:r>
    </w:p>
    <w:tbl>
      <w:tblPr>
        <w:tblW w:w="9090" w:type="dxa"/>
        <w:tblCellSpacing w:w="0" w:type="dxa"/>
        <w:tblCellMar>
          <w:left w:w="0" w:type="dxa"/>
          <w:right w:w="0" w:type="dxa"/>
        </w:tblCellMar>
        <w:tblLook w:val="04A0" w:firstRow="1" w:lastRow="0" w:firstColumn="1" w:lastColumn="0" w:noHBand="0" w:noVBand="1"/>
      </w:tblPr>
      <w:tblGrid>
        <w:gridCol w:w="3585"/>
        <w:gridCol w:w="5505"/>
      </w:tblGrid>
      <w:tr w:rsidRPr="00135D4B" w:rsidR="00016D65" w:rsidTr="0014132C" w14:paraId="73EC7722" w14:textId="77777777">
        <w:trPr>
          <w:tblCellSpacing w:w="0" w:type="dxa"/>
        </w:trPr>
        <w:tc>
          <w:tcPr>
            <w:tcW w:w="3585" w:type="dxa"/>
            <w:tcMar>
              <w:top w:w="0" w:type="dxa"/>
              <w:left w:w="108" w:type="dxa"/>
              <w:bottom w:w="0" w:type="dxa"/>
              <w:right w:w="108" w:type="dxa"/>
            </w:tcMar>
            <w:hideMark/>
          </w:tcPr>
          <w:p w:rsidRPr="00135D4B" w:rsidR="00016D65" w:rsidP="0014132C" w:rsidRDefault="00016D65" w14:paraId="18CA6997" w14:textId="77777777">
            <w:pPr>
              <w:ind w:firstLine="0"/>
              <w:rPr>
                <w:color w:val="000000" w:themeColor="text1"/>
                <w:sz w:val="26"/>
                <w:szCs w:val="26"/>
              </w:rPr>
            </w:pPr>
          </w:p>
        </w:tc>
        <w:tc>
          <w:tcPr>
            <w:tcW w:w="5505" w:type="dxa"/>
            <w:tcMar>
              <w:top w:w="0" w:type="dxa"/>
              <w:left w:w="108" w:type="dxa"/>
              <w:bottom w:w="0" w:type="dxa"/>
              <w:right w:w="108" w:type="dxa"/>
            </w:tcMar>
            <w:hideMark/>
          </w:tcPr>
          <w:p w:rsidRPr="00135D4B" w:rsidR="00016D65" w:rsidP="0014132C" w:rsidRDefault="00016D65" w14:paraId="28418087" w14:textId="77777777">
            <w:pPr>
              <w:ind w:hanging="183"/>
              <w:jc w:val="center"/>
              <w:rPr>
                <w:color w:val="000000" w:themeColor="text1"/>
                <w:sz w:val="26"/>
                <w:szCs w:val="26"/>
              </w:rPr>
            </w:pPr>
            <w:r w:rsidRPr="00135D4B">
              <w:rPr>
                <w:b/>
                <w:bCs/>
                <w:color w:val="000000" w:themeColor="text1"/>
                <w:sz w:val="26"/>
                <w:szCs w:val="26"/>
              </w:rPr>
              <w:t>NGƯỜI ĐẠI DIỆN</w:t>
            </w:r>
            <w:r w:rsidRPr="00135D4B">
              <w:rPr>
                <w:b/>
                <w:bCs/>
                <w:color w:val="000000" w:themeColor="text1"/>
                <w:sz w:val="26"/>
                <w:szCs w:val="26"/>
              </w:rPr>
              <w:br/>
            </w:r>
            <w:r w:rsidRPr="00135D4B">
              <w:rPr>
                <w:i/>
                <w:color w:val="000000" w:themeColor="text1"/>
                <w:szCs w:val="26"/>
              </w:rPr>
              <w:t>(Ký, ghi rõ họ tên, đóng dấu)</w:t>
            </w:r>
          </w:p>
        </w:tc>
      </w:tr>
    </w:tbl>
    <w:p w:rsidRPr="00275165" w:rsidR="00D40C2B" w:rsidP="00B74554" w:rsidRDefault="000663C9" w14:paraId="51A3471D" w14:textId="3AEBA5EB">
      <w:pPr>
        <w:spacing w:after="200" w:line="276" w:lineRule="auto"/>
        <w:jc w:val="right"/>
        <w:rPr>
          <w:b/>
          <w:color w:val="000000" w:themeColor="text1"/>
          <w:spacing w:val="-4"/>
          <w:sz w:val="25"/>
          <w:szCs w:val="25"/>
          <w:lang w:val="vi-VN"/>
        </w:rPr>
      </w:pPr>
      <w:r>
        <w:rPr>
          <w:b/>
          <w:color w:val="000000" w:themeColor="text1"/>
          <w:spacing w:val="-4"/>
          <w:sz w:val="25"/>
          <w:szCs w:val="25"/>
          <w:lang w:val="vi-VN"/>
        </w:rPr>
        <w:br w:type="page"/>
      </w:r>
      <w:r w:rsidRPr="00135D4B" w:rsidR="00D40C2B">
        <w:rPr>
          <w:b/>
          <w:color w:val="000000" w:themeColor="text1"/>
          <w:sz w:val="25"/>
          <w:szCs w:val="25"/>
          <w:lang w:val="vi-VN"/>
        </w:rPr>
        <w:t xml:space="preserve">Mẫu </w:t>
      </w:r>
      <w:r w:rsidRPr="00135D4B" w:rsidR="00D40C2B">
        <w:rPr>
          <w:b/>
          <w:color w:val="000000" w:themeColor="text1"/>
          <w:sz w:val="25"/>
          <w:szCs w:val="25"/>
        </w:rPr>
        <w:t>số 02</w:t>
      </w:r>
    </w:p>
    <w:p w:rsidRPr="00135D4B" w:rsidR="00D40C2B" w:rsidP="00D40C2B" w:rsidRDefault="00D40C2B" w14:paraId="7FEC15CC" w14:textId="77777777">
      <w:pPr>
        <w:shd w:val="clear" w:color="auto" w:fill="FFFFFF"/>
        <w:ind w:firstLine="0"/>
        <w:rPr>
          <w:b/>
          <w:bCs/>
          <w:color w:val="000000" w:themeColor="text1"/>
          <w:sz w:val="26"/>
          <w:szCs w:val="26"/>
          <w:lang w:val="vi-VN"/>
        </w:rPr>
      </w:pPr>
    </w:p>
    <w:tbl>
      <w:tblPr>
        <w:tblW w:w="9044" w:type="dxa"/>
        <w:jc w:val="center"/>
        <w:tblLayout w:type="fixed"/>
        <w:tblCellMar>
          <w:left w:w="0" w:type="dxa"/>
          <w:right w:w="0" w:type="dxa"/>
        </w:tblCellMar>
        <w:tblLook w:val="0000" w:firstRow="0" w:lastRow="0" w:firstColumn="0" w:lastColumn="0" w:noHBand="0" w:noVBand="0"/>
      </w:tblPr>
      <w:tblGrid>
        <w:gridCol w:w="3402"/>
        <w:gridCol w:w="5642"/>
      </w:tblGrid>
      <w:tr w:rsidRPr="00135D4B" w:rsidR="00D40C2B" w:rsidTr="00B465E6" w14:paraId="5172CB36" w14:textId="77777777">
        <w:trPr>
          <w:trHeight w:val="688"/>
          <w:jc w:val="center"/>
        </w:trPr>
        <w:tc>
          <w:tcPr>
            <w:tcW w:w="3402" w:type="dxa"/>
            <w:tcBorders>
              <w:left w:val="nil"/>
              <w:right w:val="nil"/>
            </w:tcBorders>
            <w:shd w:val="clear" w:color="auto" w:fill="FFFFFF"/>
          </w:tcPr>
          <w:p w:rsidRPr="00135D4B" w:rsidR="00D40C2B" w:rsidP="00B465E6" w:rsidRDefault="00D40C2B" w14:paraId="1F0D3364" w14:textId="77777777">
            <w:pPr>
              <w:pStyle w:val="Other0"/>
              <w:shd w:val="clear" w:color="auto" w:fill="auto"/>
              <w:spacing w:after="0" w:line="320" w:lineRule="exact"/>
              <w:ind w:firstLine="0"/>
              <w:jc w:val="center"/>
              <w:rPr>
                <w:rStyle w:val="Other"/>
                <w:bCs/>
                <w:color w:val="000000" w:themeColor="text1"/>
                <w:sz w:val="24"/>
                <w:lang w:val="vi-VN" w:eastAsia="vi-VN"/>
              </w:rPr>
            </w:pPr>
            <w:r w:rsidRPr="00135D4B">
              <w:rPr>
                <w:rStyle w:val="Other"/>
                <w:bCs/>
                <w:color w:val="000000" w:themeColor="text1"/>
                <w:sz w:val="24"/>
                <w:lang w:val="vi-VN" w:eastAsia="vi-VN"/>
              </w:rPr>
              <w:t>TÊN CQ, TC CHỦ QUẢN</w:t>
            </w:r>
            <w:r w:rsidR="00E81B15">
              <w:rPr>
                <w:rStyle w:val="FootnoteReference"/>
                <w:bCs/>
                <w:color w:val="000000" w:themeColor="text1"/>
                <w:sz w:val="24"/>
                <w:lang w:val="vi-VN" w:eastAsia="vi-VN"/>
              </w:rPr>
              <w:footnoteReference w:id="5"/>
            </w:r>
          </w:p>
          <w:p w:rsidRPr="00E81B15" w:rsidR="00D40C2B" w:rsidP="00B465E6" w:rsidRDefault="00D40C2B" w14:paraId="5879359B" w14:textId="77777777">
            <w:pPr>
              <w:pStyle w:val="Other0"/>
              <w:shd w:val="clear" w:color="auto" w:fill="auto"/>
              <w:spacing w:after="0" w:line="320" w:lineRule="exact"/>
              <w:ind w:firstLine="0"/>
              <w:jc w:val="center"/>
              <w:rPr>
                <w:rStyle w:val="Other"/>
                <w:b/>
                <w:bCs/>
                <w:color w:val="000000" w:themeColor="text1"/>
                <w:sz w:val="24"/>
                <w:lang w:val="vi-VN" w:eastAsia="vi-VN"/>
              </w:rPr>
            </w:pPr>
            <w:r w:rsidRPr="00135D4B">
              <w:rPr>
                <w:rStyle w:val="Other"/>
                <w:b/>
                <w:bCs/>
                <w:color w:val="000000" w:themeColor="text1"/>
                <w:sz w:val="24"/>
                <w:lang w:val="vi-VN" w:eastAsia="vi-VN"/>
              </w:rPr>
              <w:t>TÊN CƠ QUAN, TỔ CHỨC</w:t>
            </w:r>
            <w:r w:rsidR="00E81B15">
              <w:rPr>
                <w:rStyle w:val="FootnoteReference"/>
                <w:b/>
                <w:bCs/>
                <w:color w:val="000000" w:themeColor="text1"/>
                <w:sz w:val="24"/>
                <w:lang w:val="vi-VN" w:eastAsia="vi-VN"/>
              </w:rPr>
              <w:footnoteReference w:id="6"/>
            </w:r>
          </w:p>
          <w:p w:rsidRPr="00135D4B" w:rsidR="00D40C2B" w:rsidP="00B465E6" w:rsidRDefault="00D40C2B" w14:paraId="3D0A5094" w14:textId="77777777">
            <w:pPr>
              <w:pStyle w:val="Other0"/>
              <w:shd w:val="clear" w:color="auto" w:fill="auto"/>
              <w:spacing w:after="0" w:line="320" w:lineRule="exact"/>
              <w:ind w:firstLine="0"/>
              <w:jc w:val="center"/>
              <w:rPr>
                <w:color w:val="000000" w:themeColor="text1"/>
                <w:sz w:val="24"/>
                <w:vertAlign w:val="superscript"/>
              </w:rPr>
            </w:pPr>
            <w:r w:rsidRPr="00135D4B">
              <w:rPr>
                <w:color w:val="000000" w:themeColor="text1"/>
                <w:sz w:val="24"/>
                <w:vertAlign w:val="superscript"/>
              </w:rPr>
              <w:t>___________</w:t>
            </w:r>
          </w:p>
        </w:tc>
        <w:tc>
          <w:tcPr>
            <w:tcW w:w="5642" w:type="dxa"/>
            <w:tcBorders>
              <w:left w:val="nil"/>
              <w:right w:val="nil"/>
            </w:tcBorders>
            <w:shd w:val="clear" w:color="auto" w:fill="FFFFFF"/>
          </w:tcPr>
          <w:p w:rsidRPr="00135D4B" w:rsidR="00D40C2B" w:rsidP="00B465E6" w:rsidRDefault="00D40C2B" w14:paraId="4FC20C5D" w14:textId="77777777">
            <w:pPr>
              <w:pStyle w:val="Other0"/>
              <w:shd w:val="clear" w:color="auto" w:fill="auto"/>
              <w:spacing w:after="0" w:line="320" w:lineRule="exact"/>
              <w:ind w:firstLine="0"/>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D40C2B" w:rsidP="00B465E6" w:rsidRDefault="00D40C2B" w14:paraId="62613A61" w14:textId="77777777">
            <w:pPr>
              <w:pStyle w:val="Other0"/>
              <w:shd w:val="clear" w:color="auto" w:fill="auto"/>
              <w:spacing w:after="0" w:line="320" w:lineRule="exact"/>
              <w:ind w:firstLine="142"/>
              <w:jc w:val="center"/>
              <w:rPr>
                <w:rStyle w:val="Other"/>
                <w:b/>
                <w:bCs/>
                <w:color w:val="000000" w:themeColor="text1"/>
                <w:lang w:eastAsia="vi-VN"/>
              </w:rPr>
            </w:pPr>
            <w:r w:rsidRPr="00135D4B">
              <w:rPr>
                <w:rStyle w:val="Other"/>
                <w:b/>
                <w:bCs/>
                <w:color w:val="000000" w:themeColor="text1"/>
                <w:lang w:eastAsia="vi-VN"/>
              </w:rPr>
              <w:t>Độc lập - Tự do - Hạnh phúc</w:t>
            </w:r>
          </w:p>
          <w:p w:rsidRPr="00135D4B" w:rsidR="00D40C2B" w:rsidP="00B465E6" w:rsidRDefault="00D40C2B" w14:paraId="470978F9" w14:textId="77777777">
            <w:pPr>
              <w:pStyle w:val="Other0"/>
              <w:shd w:val="clear" w:color="auto" w:fill="auto"/>
              <w:spacing w:after="0" w:line="320" w:lineRule="exact"/>
              <w:ind w:firstLine="142"/>
              <w:jc w:val="center"/>
              <w:rPr>
                <w:color w:val="000000" w:themeColor="text1"/>
                <w:vertAlign w:val="superscript"/>
              </w:rPr>
            </w:pPr>
            <w:r w:rsidRPr="00135D4B">
              <w:rPr>
                <w:color w:val="000000" w:themeColor="text1"/>
                <w:vertAlign w:val="superscript"/>
              </w:rPr>
              <w:t>________________________________________</w:t>
            </w:r>
          </w:p>
        </w:tc>
      </w:tr>
      <w:tr w:rsidRPr="00135D4B" w:rsidR="00D40C2B" w:rsidTr="00B465E6" w14:paraId="5253AF37" w14:textId="77777777">
        <w:trPr>
          <w:jc w:val="center"/>
        </w:trPr>
        <w:tc>
          <w:tcPr>
            <w:tcW w:w="3402" w:type="dxa"/>
            <w:tcBorders>
              <w:left w:val="nil"/>
              <w:right w:val="nil"/>
            </w:tcBorders>
            <w:shd w:val="clear" w:color="auto" w:fill="FFFFFF"/>
          </w:tcPr>
          <w:p w:rsidRPr="00135D4B" w:rsidR="00D40C2B" w:rsidP="00B465E6" w:rsidRDefault="00D40C2B" w14:paraId="3BEABFE4" w14:textId="77777777">
            <w:pPr>
              <w:pStyle w:val="Other0"/>
              <w:shd w:val="clear" w:color="auto" w:fill="auto"/>
              <w:spacing w:after="60" w:line="320" w:lineRule="exact"/>
              <w:ind w:firstLine="0"/>
              <w:jc w:val="center"/>
              <w:rPr>
                <w:rStyle w:val="Other"/>
                <w:bCs/>
                <w:color w:val="000000" w:themeColor="text1"/>
                <w:lang w:val="vi-VN" w:eastAsia="vi-VN"/>
              </w:rPr>
            </w:pPr>
            <w:r w:rsidRPr="00135D4B">
              <w:rPr>
                <w:rStyle w:val="Other"/>
                <w:color w:val="000000" w:themeColor="text1"/>
                <w:lang w:eastAsia="vi-VN"/>
              </w:rPr>
              <w:t xml:space="preserve">Số: </w:t>
            </w:r>
            <w:r w:rsidRPr="00135D4B">
              <w:rPr>
                <w:rStyle w:val="Other"/>
                <w:color w:val="000000" w:themeColor="text1"/>
                <w:lang w:val="vi-VN" w:eastAsia="vi-VN"/>
              </w:rPr>
              <w:t xml:space="preserve">       </w:t>
            </w:r>
            <w:r w:rsidRPr="00135D4B">
              <w:rPr>
                <w:rStyle w:val="Other"/>
                <w:color w:val="000000" w:themeColor="text1"/>
                <w:lang w:eastAsia="vi-VN"/>
              </w:rPr>
              <w:t>/</w:t>
            </w:r>
            <w:r w:rsidRPr="00135D4B">
              <w:rPr>
                <w:rStyle w:val="Other"/>
                <w:color w:val="000000" w:themeColor="text1"/>
                <w:lang w:val="vi-VN" w:eastAsia="vi-VN"/>
              </w:rPr>
              <w:t>...........</w:t>
            </w:r>
          </w:p>
        </w:tc>
        <w:tc>
          <w:tcPr>
            <w:tcW w:w="5642" w:type="dxa"/>
            <w:tcBorders>
              <w:left w:val="nil"/>
              <w:right w:val="nil"/>
            </w:tcBorders>
            <w:shd w:val="clear" w:color="auto" w:fill="FFFFFF"/>
          </w:tcPr>
          <w:p w:rsidRPr="00135D4B" w:rsidR="00D40C2B" w:rsidP="00B465E6" w:rsidRDefault="00D40C2B" w14:paraId="37D06F89" w14:textId="77777777">
            <w:pPr>
              <w:pStyle w:val="Other0"/>
              <w:shd w:val="clear" w:color="auto" w:fill="auto"/>
              <w:spacing w:after="60" w:line="320" w:lineRule="exact"/>
              <w:ind w:firstLine="142"/>
              <w:jc w:val="center"/>
              <w:rPr>
                <w:rStyle w:val="Other"/>
                <w:b/>
                <w:bCs/>
                <w:color w:val="000000" w:themeColor="text1"/>
                <w:lang w:eastAsia="vi-VN"/>
              </w:rPr>
            </w:pPr>
            <w:r w:rsidRPr="00135D4B">
              <w:rPr>
                <w:rStyle w:val="Other"/>
                <w:i/>
                <w:iCs/>
                <w:color w:val="000000" w:themeColor="text1"/>
                <w:lang w:val="vi-VN" w:eastAsia="vi-VN"/>
              </w:rPr>
              <w:t>...........</w:t>
            </w:r>
            <w:r w:rsidR="00E81B15">
              <w:rPr>
                <w:rStyle w:val="FootnoteReference"/>
                <w:i/>
                <w:iCs/>
                <w:color w:val="000000" w:themeColor="text1"/>
                <w:lang w:val="vi-VN" w:eastAsia="vi-VN"/>
              </w:rPr>
              <w:footnoteReference w:id="7"/>
            </w:r>
            <w:r w:rsidRPr="00135D4B">
              <w:rPr>
                <w:rStyle w:val="Other"/>
                <w:i/>
                <w:iCs/>
                <w:color w:val="000000" w:themeColor="text1"/>
                <w:lang w:val="vi-VN" w:eastAsia="vi-VN"/>
              </w:rPr>
              <w:t>.......</w:t>
            </w:r>
            <w:r w:rsidRPr="00135D4B">
              <w:rPr>
                <w:rStyle w:val="Other"/>
                <w:i/>
                <w:iCs/>
                <w:color w:val="000000" w:themeColor="text1"/>
                <w:lang w:eastAsia="vi-VN"/>
              </w:rPr>
              <w:t>.....,</w:t>
            </w:r>
            <w:r w:rsidRPr="00135D4B">
              <w:rPr>
                <w:rStyle w:val="Other"/>
                <w:i/>
                <w:iCs/>
                <w:color w:val="000000" w:themeColor="text1"/>
                <w:vertAlign w:val="superscript"/>
                <w:lang w:eastAsia="vi-VN"/>
              </w:rPr>
              <w:t xml:space="preserve"> </w:t>
            </w:r>
            <w:r w:rsidRPr="00135D4B">
              <w:rPr>
                <w:rStyle w:val="Other"/>
                <w:i/>
                <w:iCs/>
                <w:color w:val="000000" w:themeColor="text1"/>
                <w:lang w:eastAsia="vi-VN"/>
              </w:rPr>
              <w:t>ngày... tháng... năm..</w:t>
            </w:r>
            <w:r w:rsidRPr="00135D4B">
              <w:rPr>
                <w:rStyle w:val="Other"/>
                <w:i/>
                <w:iCs/>
                <w:color w:val="000000" w:themeColor="text1"/>
                <w:lang w:val="vi-VN" w:eastAsia="vi-VN"/>
              </w:rPr>
              <w:t>............</w:t>
            </w:r>
            <w:r w:rsidRPr="00135D4B">
              <w:rPr>
                <w:rStyle w:val="Other"/>
                <w:i/>
                <w:iCs/>
                <w:color w:val="000000" w:themeColor="text1"/>
                <w:lang w:eastAsia="vi-VN"/>
              </w:rPr>
              <w:t>.</w:t>
            </w:r>
          </w:p>
        </w:tc>
      </w:tr>
      <w:tr w:rsidRPr="00135D4B" w:rsidR="00D40C2B" w:rsidTr="00B465E6" w14:paraId="16071420" w14:textId="77777777">
        <w:trPr>
          <w:jc w:val="center"/>
        </w:trPr>
        <w:tc>
          <w:tcPr>
            <w:tcW w:w="3402" w:type="dxa"/>
            <w:tcBorders>
              <w:left w:val="nil"/>
              <w:bottom w:val="nil"/>
              <w:right w:val="nil"/>
            </w:tcBorders>
            <w:shd w:val="clear" w:color="auto" w:fill="FFFFFF"/>
          </w:tcPr>
          <w:p w:rsidRPr="00135D4B" w:rsidR="00D40C2B" w:rsidP="00B465E6" w:rsidRDefault="00D40C2B" w14:paraId="6F759FA7" w14:textId="77777777">
            <w:pPr>
              <w:pStyle w:val="Other0"/>
              <w:shd w:val="clear" w:color="auto" w:fill="auto"/>
              <w:spacing w:after="0" w:line="240" w:lineRule="auto"/>
              <w:ind w:firstLine="0"/>
              <w:jc w:val="center"/>
              <w:rPr>
                <w:rStyle w:val="Other"/>
                <w:color w:val="000000" w:themeColor="text1"/>
                <w:sz w:val="24"/>
                <w:szCs w:val="24"/>
                <w:lang w:val="vi-VN" w:eastAsia="vi-VN"/>
              </w:rPr>
            </w:pPr>
            <w:r w:rsidRPr="00135D4B">
              <w:rPr>
                <w:rStyle w:val="Other"/>
                <w:color w:val="000000" w:themeColor="text1"/>
                <w:sz w:val="24"/>
                <w:szCs w:val="24"/>
                <w:lang w:val="vi-VN" w:eastAsia="vi-VN"/>
              </w:rPr>
              <w:t>V/v đề nghị cấp (cấp lại) Giấy phép hoạt động cai nghiện ma túy</w:t>
            </w:r>
          </w:p>
        </w:tc>
        <w:tc>
          <w:tcPr>
            <w:tcW w:w="5642" w:type="dxa"/>
            <w:tcBorders>
              <w:left w:val="nil"/>
              <w:bottom w:val="nil"/>
              <w:right w:val="nil"/>
            </w:tcBorders>
            <w:shd w:val="clear" w:color="auto" w:fill="FFFFFF"/>
          </w:tcPr>
          <w:p w:rsidRPr="00135D4B" w:rsidR="00D40C2B" w:rsidP="00B465E6" w:rsidRDefault="00D40C2B" w14:paraId="0E7ABF3C" w14:textId="77777777">
            <w:pPr>
              <w:pStyle w:val="Other0"/>
              <w:shd w:val="clear" w:color="auto" w:fill="auto"/>
              <w:spacing w:after="0" w:line="240" w:lineRule="auto"/>
              <w:ind w:firstLine="142"/>
              <w:jc w:val="center"/>
              <w:rPr>
                <w:rStyle w:val="Other"/>
                <w:i/>
                <w:iCs/>
                <w:color w:val="000000" w:themeColor="text1"/>
                <w:lang w:eastAsia="vi-VN"/>
              </w:rPr>
            </w:pPr>
          </w:p>
        </w:tc>
      </w:tr>
    </w:tbl>
    <w:p w:rsidRPr="00135D4B" w:rsidR="00D40C2B" w:rsidP="00D40C2B" w:rsidRDefault="00D40C2B" w14:paraId="289BD35D" w14:textId="77777777">
      <w:pPr>
        <w:rPr>
          <w:color w:val="000000" w:themeColor="text1"/>
          <w:lang w:val="vi-VN"/>
        </w:rPr>
      </w:pPr>
    </w:p>
    <w:p w:rsidRPr="00135D4B" w:rsidR="00D40C2B" w:rsidP="00D40C2B" w:rsidRDefault="00D40C2B" w14:paraId="7D08520D" w14:textId="77777777">
      <w:pPr>
        <w:shd w:val="clear" w:color="auto" w:fill="FFFFFF"/>
        <w:spacing w:before="120" w:after="120"/>
        <w:ind w:firstLine="0"/>
        <w:jc w:val="center"/>
        <w:rPr>
          <w:color w:val="000000" w:themeColor="text1"/>
          <w:sz w:val="26"/>
          <w:szCs w:val="26"/>
          <w:lang w:val="vi-VN"/>
        </w:rPr>
      </w:pPr>
      <w:r w:rsidRPr="00135D4B">
        <w:rPr>
          <w:bCs/>
          <w:color w:val="000000" w:themeColor="text1"/>
          <w:sz w:val="26"/>
          <w:szCs w:val="26"/>
          <w:lang w:val="vi-VN"/>
        </w:rPr>
        <w:t xml:space="preserve">Kính gửi: </w:t>
      </w:r>
      <w:r w:rsidRPr="00135D4B">
        <w:rPr>
          <w:color w:val="000000" w:themeColor="text1"/>
          <w:sz w:val="26"/>
          <w:szCs w:val="26"/>
        </w:rPr>
        <w:t>Giám đốc Công an</w:t>
      </w:r>
      <w:r w:rsidRPr="00135D4B">
        <w:rPr>
          <w:color w:val="000000" w:themeColor="text1"/>
          <w:sz w:val="26"/>
          <w:szCs w:val="26"/>
          <w:lang w:val="vi-VN"/>
        </w:rPr>
        <w:t>.....</w:t>
      </w:r>
      <w:r w:rsidRPr="00E81B15" w:rsidR="00E81B15">
        <w:rPr>
          <w:rStyle w:val="FootnoteReference"/>
          <w:i/>
          <w:iCs/>
          <w:color w:val="000000" w:themeColor="text1"/>
          <w:lang w:val="vi-VN" w:eastAsia="vi-VN"/>
        </w:rPr>
        <w:t xml:space="preserve"> </w:t>
      </w:r>
      <w:r w:rsidR="00E81B15">
        <w:rPr>
          <w:rStyle w:val="FootnoteReference"/>
          <w:i/>
          <w:iCs/>
          <w:color w:val="000000" w:themeColor="text1"/>
          <w:lang w:val="vi-VN" w:eastAsia="vi-VN"/>
        </w:rPr>
        <w:footnoteReference w:id="8"/>
      </w:r>
      <w:r w:rsidRPr="00135D4B">
        <w:rPr>
          <w:color w:val="000000" w:themeColor="text1"/>
          <w:sz w:val="26"/>
          <w:szCs w:val="26"/>
          <w:lang w:val="vi-VN"/>
        </w:rPr>
        <w:t>..…</w:t>
      </w:r>
    </w:p>
    <w:p w:rsidRPr="00135D4B" w:rsidR="00D40C2B" w:rsidP="00D40C2B" w:rsidRDefault="00D40C2B" w14:paraId="4340B090" w14:textId="77777777">
      <w:pPr>
        <w:spacing w:after="120"/>
        <w:rPr>
          <w:b/>
          <w:color w:val="000000" w:themeColor="text1"/>
          <w:sz w:val="26"/>
          <w:szCs w:val="26"/>
          <w:lang w:val="vi-VN"/>
        </w:rPr>
      </w:pPr>
    </w:p>
    <w:p w:rsidRPr="00135D4B" w:rsidR="00D40C2B" w:rsidP="4653BB4D" w:rsidRDefault="00D40C2B" w14:paraId="23C25743" w14:textId="77777777">
      <w:pPr>
        <w:spacing w:after="120"/>
        <w:rPr>
          <w:color w:val="000000" w:themeColor="text1"/>
          <w:sz w:val="26"/>
          <w:szCs w:val="26"/>
          <w:lang w:val="en-US"/>
        </w:rPr>
      </w:pPr>
      <w:r w:rsidRPr="4653BB4D" w:rsidR="00D40C2B">
        <w:rPr>
          <w:b w:val="1"/>
          <w:bCs w:val="1"/>
          <w:color w:val="000000" w:themeColor="text1" w:themeTint="FF" w:themeShade="FF"/>
          <w:sz w:val="26"/>
          <w:szCs w:val="26"/>
          <w:lang w:val="en-US"/>
        </w:rPr>
        <w:t>1. Tên cơ sở viết bằng tiếng Việt</w:t>
      </w:r>
      <w:r w:rsidRPr="4653BB4D" w:rsidR="00D40C2B">
        <w:rPr>
          <w:color w:val="000000" w:themeColor="text1" w:themeTint="FF" w:themeShade="FF"/>
          <w:sz w:val="26"/>
          <w:szCs w:val="26"/>
          <w:lang w:val="en-US"/>
        </w:rPr>
        <w:t xml:space="preserve"> (</w:t>
      </w:r>
      <w:r w:rsidRPr="4653BB4D" w:rsidR="00D40C2B">
        <w:rPr>
          <w:i w:val="1"/>
          <w:iCs w:val="1"/>
          <w:color w:val="000000" w:themeColor="text1" w:themeTint="FF" w:themeShade="FF"/>
          <w:sz w:val="26"/>
          <w:szCs w:val="26"/>
          <w:lang w:val="en-US"/>
        </w:rPr>
        <w:t>ghi bằng chữ in hoa</w:t>
      </w:r>
      <w:r w:rsidRPr="4653BB4D" w:rsidR="00D40C2B">
        <w:rPr>
          <w:color w:val="000000" w:themeColor="text1" w:themeTint="FF" w:themeShade="FF"/>
          <w:sz w:val="26"/>
          <w:szCs w:val="26"/>
          <w:lang w:val="en-US"/>
        </w:rPr>
        <w:t>):....................................</w:t>
      </w:r>
    </w:p>
    <w:p w:rsidRPr="00135D4B" w:rsidR="00D40C2B" w:rsidP="00D40C2B" w:rsidRDefault="00D40C2B" w14:paraId="719A5BBC" w14:textId="77777777">
      <w:pPr>
        <w:spacing w:after="120"/>
        <w:rPr>
          <w:color w:val="000000" w:themeColor="text1"/>
          <w:sz w:val="26"/>
          <w:szCs w:val="26"/>
          <w:lang w:val="vi-VN"/>
        </w:rPr>
      </w:pPr>
      <w:r w:rsidRPr="00135D4B">
        <w:rPr>
          <w:color w:val="000000" w:themeColor="text1"/>
          <w:sz w:val="26"/>
          <w:szCs w:val="26"/>
          <w:lang w:val="vi-VN"/>
        </w:rPr>
        <w:t>Tên cơ sở viết bằng tiếng nước ngoài (</w:t>
      </w:r>
      <w:r w:rsidRPr="00135D4B">
        <w:rPr>
          <w:i/>
          <w:color w:val="000000" w:themeColor="text1"/>
          <w:sz w:val="26"/>
          <w:szCs w:val="26"/>
          <w:lang w:val="vi-VN"/>
        </w:rPr>
        <w:t>nếu có</w:t>
      </w:r>
      <w:r w:rsidRPr="00135D4B">
        <w:rPr>
          <w:color w:val="000000" w:themeColor="text1"/>
          <w:sz w:val="26"/>
          <w:szCs w:val="26"/>
          <w:lang w:val="vi-VN"/>
        </w:rPr>
        <w:t>): ....................................................</w:t>
      </w:r>
    </w:p>
    <w:p w:rsidRPr="00135D4B" w:rsidR="00D40C2B" w:rsidP="00D40C2B" w:rsidRDefault="00D40C2B" w14:paraId="49BE368E" w14:textId="77777777">
      <w:pPr>
        <w:spacing w:after="120"/>
        <w:rPr>
          <w:color w:val="000000" w:themeColor="text1"/>
          <w:sz w:val="26"/>
          <w:szCs w:val="26"/>
          <w:lang w:val="vi-VN"/>
        </w:rPr>
      </w:pPr>
      <w:r w:rsidRPr="00135D4B">
        <w:rPr>
          <w:color w:val="000000" w:themeColor="text1"/>
          <w:sz w:val="26"/>
          <w:szCs w:val="26"/>
          <w:lang w:val="vi-VN"/>
        </w:rPr>
        <w:t>Tên cơ sở viết tắt (</w:t>
      </w:r>
      <w:r w:rsidRPr="00135D4B">
        <w:rPr>
          <w:i/>
          <w:color w:val="000000" w:themeColor="text1"/>
          <w:sz w:val="26"/>
          <w:szCs w:val="26"/>
          <w:lang w:val="vi-VN"/>
        </w:rPr>
        <w:t>nếu có</w:t>
      </w:r>
      <w:r w:rsidRPr="00135D4B">
        <w:rPr>
          <w:color w:val="000000" w:themeColor="text1"/>
          <w:sz w:val="26"/>
          <w:szCs w:val="26"/>
          <w:lang w:val="vi-VN"/>
        </w:rPr>
        <w:t>): ....................................................................................</w:t>
      </w:r>
    </w:p>
    <w:p w:rsidRPr="00135D4B" w:rsidR="00D40C2B" w:rsidP="00D40C2B" w:rsidRDefault="00D40C2B" w14:paraId="213FB7C9" w14:textId="77777777">
      <w:pPr>
        <w:spacing w:after="120"/>
        <w:rPr>
          <w:color w:val="000000" w:themeColor="text1"/>
          <w:sz w:val="26"/>
          <w:szCs w:val="26"/>
          <w:lang w:val="vi-VN"/>
        </w:rPr>
      </w:pPr>
      <w:r w:rsidRPr="00135D4B">
        <w:rPr>
          <w:b/>
          <w:color w:val="000000" w:themeColor="text1"/>
          <w:sz w:val="26"/>
          <w:szCs w:val="26"/>
          <w:lang w:val="vi-VN"/>
        </w:rPr>
        <w:t>2. Địa chỉ trụ sở chính</w:t>
      </w:r>
      <w:r w:rsidRPr="00135D4B">
        <w:rPr>
          <w:color w:val="000000" w:themeColor="text1"/>
          <w:sz w:val="26"/>
          <w:szCs w:val="26"/>
          <w:lang w:val="vi-VN"/>
        </w:rPr>
        <w:t>:.........................................................................................</w:t>
      </w:r>
    </w:p>
    <w:p w:rsidRPr="00135D4B" w:rsidR="00D40C2B" w:rsidP="00D40C2B" w:rsidRDefault="00D40C2B" w14:paraId="247A5776" w14:textId="77777777">
      <w:pPr>
        <w:spacing w:after="120"/>
        <w:rPr>
          <w:color w:val="000000" w:themeColor="text1"/>
          <w:sz w:val="26"/>
          <w:szCs w:val="26"/>
          <w:lang w:val="vi-VN"/>
        </w:rPr>
      </w:pPr>
      <w:r w:rsidRPr="00135D4B">
        <w:rPr>
          <w:color w:val="000000" w:themeColor="text1"/>
          <w:sz w:val="26"/>
          <w:szCs w:val="26"/>
          <w:lang w:val="vi-VN"/>
        </w:rPr>
        <w:t xml:space="preserve">Điện thoại: .........................................; E-mail: ...................................................... </w:t>
      </w:r>
    </w:p>
    <w:p w:rsidRPr="00135D4B" w:rsidR="00D40C2B" w:rsidP="00D40C2B" w:rsidRDefault="00D40C2B" w14:paraId="047A219D" w14:textId="77777777">
      <w:pPr>
        <w:spacing w:after="120"/>
        <w:rPr>
          <w:color w:val="000000" w:themeColor="text1"/>
          <w:sz w:val="26"/>
          <w:szCs w:val="26"/>
          <w:lang w:val="vi-VN"/>
        </w:rPr>
      </w:pPr>
      <w:r w:rsidRPr="00135D4B">
        <w:rPr>
          <w:color w:val="000000" w:themeColor="text1"/>
          <w:sz w:val="26"/>
          <w:szCs w:val="26"/>
          <w:lang w:val="vi-VN"/>
        </w:rPr>
        <w:t>Trang thông tin điện tử (nếu có): ...........................................................................</w:t>
      </w:r>
    </w:p>
    <w:p w:rsidRPr="00135D4B" w:rsidR="00D40C2B" w:rsidP="00D40C2B" w:rsidRDefault="00D40C2B" w14:paraId="5C682C0C" w14:textId="77777777">
      <w:pPr>
        <w:spacing w:after="120"/>
        <w:rPr>
          <w:color w:val="000000" w:themeColor="text1"/>
          <w:sz w:val="26"/>
          <w:szCs w:val="26"/>
          <w:lang w:val="vi-VN"/>
        </w:rPr>
      </w:pPr>
      <w:r w:rsidRPr="00135D4B">
        <w:rPr>
          <w:b/>
          <w:color w:val="000000" w:themeColor="text1"/>
          <w:sz w:val="26"/>
          <w:szCs w:val="26"/>
          <w:lang w:val="vi-VN"/>
        </w:rPr>
        <w:t>3. Người đại diện theo pháp luật</w:t>
      </w:r>
      <w:r w:rsidRPr="00135D4B">
        <w:rPr>
          <w:color w:val="000000" w:themeColor="text1"/>
          <w:sz w:val="26"/>
          <w:szCs w:val="26"/>
          <w:lang w:val="vi-VN"/>
        </w:rPr>
        <w:t>: .......................................................................</w:t>
      </w:r>
    </w:p>
    <w:p w:rsidRPr="00135D4B" w:rsidR="00D40C2B" w:rsidP="00D40C2B" w:rsidRDefault="00D40C2B" w14:paraId="236EA20D" w14:textId="77777777">
      <w:pPr>
        <w:spacing w:after="120"/>
        <w:rPr>
          <w:color w:val="000000" w:themeColor="text1"/>
          <w:sz w:val="26"/>
          <w:szCs w:val="26"/>
          <w:lang w:val="vi-VN"/>
        </w:rPr>
      </w:pPr>
      <w:r w:rsidRPr="00135D4B">
        <w:rPr>
          <w:color w:val="000000" w:themeColor="text1"/>
          <w:sz w:val="26"/>
          <w:szCs w:val="26"/>
          <w:lang w:val="vi-VN"/>
        </w:rPr>
        <w:t>Chức danh: ............................................................................................................</w:t>
      </w:r>
    </w:p>
    <w:p w:rsidRPr="00135D4B" w:rsidR="00D40C2B" w:rsidP="00D40C2B" w:rsidRDefault="00D40C2B" w14:paraId="664B9075" w14:textId="77777777">
      <w:pPr>
        <w:shd w:val="clear" w:color="auto" w:fill="FFFFFF"/>
        <w:spacing w:before="120" w:after="120" w:line="255" w:lineRule="auto"/>
        <w:rPr>
          <w:color w:val="000000" w:themeColor="text1"/>
          <w:sz w:val="26"/>
          <w:szCs w:val="26"/>
          <w:lang w:val="vi-VN"/>
        </w:rPr>
      </w:pPr>
      <w:r w:rsidRPr="00135D4B">
        <w:rPr>
          <w:color w:val="000000" w:themeColor="text1"/>
          <w:sz w:val="26"/>
          <w:szCs w:val="26"/>
          <w:lang w:val="vi-VN"/>
        </w:rPr>
        <w:t>Số điện thoại liên lạc: ………………………………………………….………</w:t>
      </w:r>
    </w:p>
    <w:p w:rsidRPr="00135D4B" w:rsidR="00D40C2B" w:rsidP="00D40C2B" w:rsidRDefault="00D40C2B" w14:paraId="7BF1BA22" w14:textId="77777777">
      <w:pPr>
        <w:shd w:val="clear" w:color="auto" w:fill="FFFFFF"/>
        <w:spacing w:before="120" w:after="120"/>
        <w:rPr>
          <w:color w:val="000000" w:themeColor="text1"/>
          <w:sz w:val="26"/>
          <w:szCs w:val="26"/>
          <w:lang w:val="vi-VN"/>
        </w:rPr>
      </w:pPr>
      <w:r w:rsidRPr="00135D4B">
        <w:rPr>
          <w:b/>
          <w:color w:val="000000" w:themeColor="text1"/>
          <w:sz w:val="26"/>
          <w:szCs w:val="26"/>
          <w:lang w:val="vi-VN"/>
        </w:rPr>
        <w:t>4. Quyết định thành lập</w:t>
      </w:r>
      <w:r w:rsidRPr="00135D4B">
        <w:rPr>
          <w:color w:val="000000" w:themeColor="text1"/>
          <w:sz w:val="26"/>
          <w:szCs w:val="26"/>
          <w:lang w:val="vi-VN"/>
        </w:rPr>
        <w:t xml:space="preserve"> (cho phép thành lập) cơ sở cai nghiện số … ngày … tháng … năm … của</w:t>
      </w:r>
      <w:r w:rsidRPr="00135D4B">
        <w:rPr>
          <w:color w:val="000000" w:themeColor="text1"/>
          <w:sz w:val="26"/>
          <w:szCs w:val="26"/>
          <w:vertAlign w:val="superscript"/>
          <w:lang w:val="vi-VN"/>
        </w:rPr>
        <w:t xml:space="preserve"> </w:t>
      </w:r>
      <w:r w:rsidRPr="00135D4B">
        <w:rPr>
          <w:color w:val="000000" w:themeColor="text1"/>
          <w:sz w:val="26"/>
          <w:szCs w:val="26"/>
          <w:lang w:val="vi-VN"/>
        </w:rPr>
        <w:t>.........................................................................................................</w:t>
      </w:r>
    </w:p>
    <w:p w:rsidRPr="00135D4B" w:rsidR="00D40C2B" w:rsidP="00D40C2B" w:rsidRDefault="00D40C2B" w14:paraId="037E9E32" w14:textId="77777777">
      <w:pPr>
        <w:spacing w:after="120"/>
        <w:rPr>
          <w:color w:val="000000" w:themeColor="text1"/>
          <w:sz w:val="26"/>
          <w:szCs w:val="26"/>
          <w:lang w:val="vi-VN"/>
        </w:rPr>
      </w:pPr>
      <w:r w:rsidRPr="00135D4B">
        <w:rPr>
          <w:color w:val="000000" w:themeColor="text1"/>
          <w:sz w:val="26"/>
          <w:szCs w:val="26"/>
          <w:lang w:val="vi-VN"/>
        </w:rPr>
        <w:t xml:space="preserve">hoặc </w:t>
      </w:r>
      <w:r w:rsidRPr="00135D4B">
        <w:rPr>
          <w:b/>
          <w:color w:val="000000" w:themeColor="text1"/>
          <w:sz w:val="26"/>
          <w:szCs w:val="26"/>
          <w:lang w:val="vi-VN"/>
        </w:rPr>
        <w:t>Mã số doanh nghiệp</w:t>
      </w:r>
      <w:r w:rsidRPr="00135D4B">
        <w:rPr>
          <w:color w:val="000000" w:themeColor="text1"/>
          <w:sz w:val="26"/>
          <w:szCs w:val="26"/>
          <w:lang w:val="vi-VN"/>
        </w:rPr>
        <w:t>:......................... đăng ký lần đầu ngày ...... tháng ...... năm............, thay đổi lần thứ ….(</w:t>
      </w:r>
      <w:r w:rsidRPr="00135D4B">
        <w:rPr>
          <w:i/>
          <w:color w:val="000000" w:themeColor="text1"/>
          <w:sz w:val="26"/>
          <w:szCs w:val="26"/>
          <w:lang w:val="vi-VN"/>
        </w:rPr>
        <w:t>nếu có</w:t>
      </w:r>
      <w:r w:rsidRPr="00135D4B">
        <w:rPr>
          <w:color w:val="000000" w:themeColor="text1"/>
          <w:sz w:val="26"/>
          <w:szCs w:val="26"/>
          <w:lang w:val="vi-VN"/>
        </w:rPr>
        <w:t>) ngày... tháng  ... năm ...... nơi cấp….................</w:t>
      </w:r>
    </w:p>
    <w:p w:rsidRPr="00135D4B" w:rsidR="00D40C2B" w:rsidP="00D40C2B" w:rsidRDefault="00D40C2B" w14:paraId="2B8790BF" w14:textId="77777777">
      <w:pPr>
        <w:spacing w:after="120"/>
        <w:rPr>
          <w:color w:val="000000" w:themeColor="text1"/>
          <w:sz w:val="26"/>
          <w:szCs w:val="26"/>
          <w:lang w:val="vi-VN"/>
        </w:rPr>
      </w:pPr>
      <w:r w:rsidRPr="00135D4B">
        <w:rPr>
          <w:color w:val="000000" w:themeColor="text1"/>
          <w:sz w:val="26"/>
          <w:szCs w:val="26"/>
          <w:lang w:val="vi-VN"/>
        </w:rPr>
        <w:t xml:space="preserve">Đề nghị Giám đốc Công an </w:t>
      </w:r>
      <w:r w:rsidR="00EF3B10">
        <w:rPr>
          <w:color w:val="000000" w:themeColor="text1"/>
          <w:sz w:val="26"/>
          <w:szCs w:val="26"/>
        </w:rPr>
        <w:t>………</w:t>
      </w:r>
      <w:r w:rsidRPr="00EF3B10" w:rsidR="00EF3B10">
        <w:rPr>
          <w:i/>
          <w:iCs/>
          <w:color w:val="000000" w:themeColor="text1"/>
          <w:vertAlign w:val="superscript"/>
        </w:rPr>
        <w:t>4</w:t>
      </w:r>
      <w:r w:rsidR="00EF3B10">
        <w:rPr>
          <w:color w:val="000000" w:themeColor="text1"/>
          <w:sz w:val="26"/>
          <w:szCs w:val="26"/>
        </w:rPr>
        <w:t>……..</w:t>
      </w:r>
      <w:r w:rsidRPr="00135D4B">
        <w:rPr>
          <w:color w:val="000000" w:themeColor="text1"/>
          <w:sz w:val="26"/>
          <w:szCs w:val="26"/>
          <w:lang w:val="vi-VN"/>
        </w:rPr>
        <w:t>cấp/cấp lại Giấy phép hoạt động cai nghiện ma túy.</w:t>
      </w:r>
    </w:p>
    <w:p w:rsidRPr="00135D4B" w:rsidR="00D40C2B" w:rsidP="00D40C2B" w:rsidRDefault="00D40C2B" w14:paraId="0AC8CC27" w14:textId="77777777">
      <w:pPr>
        <w:spacing w:after="120"/>
        <w:rPr>
          <w:color w:val="000000" w:themeColor="text1"/>
          <w:sz w:val="26"/>
          <w:szCs w:val="26"/>
          <w:lang w:val="vi-VN"/>
        </w:rPr>
      </w:pPr>
      <w:r w:rsidRPr="00135D4B">
        <w:rPr>
          <w:color w:val="000000" w:themeColor="text1"/>
          <w:sz w:val="26"/>
          <w:szCs w:val="26"/>
          <w:lang w:val="vi-VN"/>
        </w:rPr>
        <w:t>Cơ sở cam kết thực hiện đầy đủ trách nhiệm, nghĩa vụ theo đúng quy định của pháp luật về cai nghiện ma túy.</w:t>
      </w:r>
    </w:p>
    <w:p w:rsidRPr="00135D4B" w:rsidR="00D40C2B" w:rsidP="00D40C2B" w:rsidRDefault="00D40C2B" w14:paraId="544CA2B3" w14:textId="77777777">
      <w:pPr>
        <w:spacing w:after="120"/>
        <w:rPr>
          <w:color w:val="000000" w:themeColor="text1"/>
          <w:sz w:val="26"/>
          <w:szCs w:val="26"/>
        </w:rPr>
      </w:pPr>
      <w:r w:rsidRPr="00135D4B">
        <w:rPr>
          <w:color w:val="000000" w:themeColor="text1"/>
          <w:sz w:val="26"/>
          <w:szCs w:val="26"/>
        </w:rPr>
        <w:t>Hồ sơ kèm theo gồm:</w:t>
      </w:r>
    </w:p>
    <w:p w:rsidRPr="00C24903" w:rsidR="00D40C2B" w:rsidP="00D40C2B" w:rsidRDefault="00D40C2B" w14:paraId="1B0A7F27" w14:textId="77777777">
      <w:pPr>
        <w:pStyle w:val="ListParagraph"/>
        <w:numPr>
          <w:ilvl w:val="0"/>
          <w:numId w:val="12"/>
        </w:numPr>
        <w:spacing w:after="120"/>
        <w:rPr>
          <w:color w:val="000000" w:themeColor="text1"/>
          <w:sz w:val="26"/>
          <w:szCs w:val="26"/>
        </w:rPr>
      </w:pPr>
      <w:r w:rsidRPr="00C24903">
        <w:rPr>
          <w:color w:val="000000" w:themeColor="text1"/>
          <w:sz w:val="26"/>
          <w:szCs w:val="26"/>
        </w:rPr>
        <w:t>............................................................................................................................</w:t>
      </w:r>
    </w:p>
    <w:p w:rsidR="00D40C2B" w:rsidP="00D40C2B" w:rsidRDefault="00D40C2B" w14:paraId="7CBCB1A3" w14:textId="77777777">
      <w:pPr>
        <w:pStyle w:val="ListParagraph"/>
        <w:numPr>
          <w:ilvl w:val="0"/>
          <w:numId w:val="12"/>
        </w:numPr>
        <w:spacing w:after="120"/>
        <w:rPr>
          <w:color w:val="000000" w:themeColor="text1"/>
          <w:sz w:val="26"/>
          <w:szCs w:val="26"/>
        </w:rPr>
      </w:pPr>
      <w:r w:rsidRPr="00C24903">
        <w:rPr>
          <w:color w:val="000000" w:themeColor="text1"/>
          <w:sz w:val="26"/>
          <w:szCs w:val="26"/>
        </w:rPr>
        <w:t>............................................................................................................................</w:t>
      </w:r>
    </w:p>
    <w:p w:rsidRPr="00C24903" w:rsidR="00D40C2B" w:rsidP="00D40C2B" w:rsidRDefault="00D40C2B" w14:paraId="6DF7BC70" w14:textId="77777777">
      <w:pPr>
        <w:pStyle w:val="ListParagraph"/>
        <w:spacing w:after="120"/>
        <w:ind w:left="1080" w:firstLine="0"/>
        <w:rPr>
          <w:color w:val="000000" w:themeColor="text1"/>
          <w:sz w:val="26"/>
          <w:szCs w:val="26"/>
        </w:rPr>
      </w:pPr>
    </w:p>
    <w:tbl>
      <w:tblPr>
        <w:tblW w:w="9072" w:type="dxa"/>
        <w:tblCellSpacing w:w="0" w:type="dxa"/>
        <w:tblInd w:w="108" w:type="dxa"/>
        <w:tblCellMar>
          <w:left w:w="0" w:type="dxa"/>
          <w:right w:w="0" w:type="dxa"/>
        </w:tblCellMar>
        <w:tblLook w:val="04A0" w:firstRow="1" w:lastRow="0" w:firstColumn="1" w:lastColumn="0" w:noHBand="0" w:noVBand="1"/>
      </w:tblPr>
      <w:tblGrid>
        <w:gridCol w:w="3585"/>
        <w:gridCol w:w="5487"/>
      </w:tblGrid>
      <w:tr w:rsidRPr="00135D4B" w:rsidR="00D40C2B" w:rsidTr="00B465E6" w14:paraId="2BAB2B7B" w14:textId="77777777">
        <w:trPr>
          <w:tblCellSpacing w:w="0" w:type="dxa"/>
        </w:trPr>
        <w:tc>
          <w:tcPr>
            <w:tcW w:w="3585" w:type="dxa"/>
            <w:tcMar>
              <w:top w:w="0" w:type="dxa"/>
              <w:left w:w="108" w:type="dxa"/>
              <w:bottom w:w="0" w:type="dxa"/>
              <w:right w:w="108" w:type="dxa"/>
            </w:tcMar>
            <w:hideMark/>
          </w:tcPr>
          <w:p w:rsidRPr="00135D4B" w:rsidR="00D40C2B" w:rsidP="00B465E6" w:rsidRDefault="00D40C2B" w14:paraId="54050933" w14:textId="77777777">
            <w:pPr>
              <w:ind w:firstLine="0"/>
              <w:rPr>
                <w:b/>
                <w:i/>
                <w:color w:val="000000" w:themeColor="text1"/>
                <w:lang w:val="vi-VN"/>
              </w:rPr>
            </w:pPr>
            <w:r w:rsidRPr="00135D4B">
              <w:rPr>
                <w:color w:val="000000" w:themeColor="text1"/>
                <w:szCs w:val="26"/>
              </w:rPr>
              <w:t> </w:t>
            </w:r>
            <w:r w:rsidRPr="00135D4B">
              <w:rPr>
                <w:b/>
                <w:i/>
                <w:color w:val="000000" w:themeColor="text1"/>
                <w:lang w:val="vi-VN"/>
              </w:rPr>
              <w:t>Nơi nhận:</w:t>
            </w:r>
          </w:p>
          <w:p w:rsidRPr="00135D4B" w:rsidR="00D40C2B" w:rsidP="00B465E6" w:rsidRDefault="00D40C2B" w14:paraId="603ED4C0" w14:textId="77777777">
            <w:pPr>
              <w:ind w:firstLine="0"/>
              <w:rPr>
                <w:color w:val="000000" w:themeColor="text1"/>
                <w:sz w:val="22"/>
                <w:szCs w:val="22"/>
                <w:lang w:val="vi-VN"/>
              </w:rPr>
            </w:pPr>
            <w:r w:rsidRPr="00135D4B">
              <w:rPr>
                <w:color w:val="000000" w:themeColor="text1"/>
                <w:sz w:val="22"/>
                <w:szCs w:val="22"/>
                <w:lang w:val="vi-VN"/>
              </w:rPr>
              <w:t>- Như trên;</w:t>
            </w:r>
          </w:p>
          <w:p w:rsidRPr="00135D4B" w:rsidR="00D40C2B" w:rsidP="00B465E6" w:rsidRDefault="00D40C2B" w14:paraId="6574A0D1" w14:textId="77777777">
            <w:pPr>
              <w:ind w:firstLine="0"/>
              <w:rPr>
                <w:color w:val="000000" w:themeColor="text1"/>
                <w:szCs w:val="26"/>
                <w:lang w:val="vi-VN"/>
              </w:rPr>
            </w:pPr>
            <w:r w:rsidRPr="00135D4B">
              <w:rPr>
                <w:color w:val="000000" w:themeColor="text1"/>
                <w:sz w:val="22"/>
                <w:szCs w:val="22"/>
                <w:lang w:val="vi-VN"/>
              </w:rPr>
              <w:t>- Lưu.........</w:t>
            </w:r>
          </w:p>
        </w:tc>
        <w:tc>
          <w:tcPr>
            <w:tcW w:w="5487" w:type="dxa"/>
            <w:tcMar>
              <w:top w:w="0" w:type="dxa"/>
              <w:left w:w="108" w:type="dxa"/>
              <w:bottom w:w="0" w:type="dxa"/>
              <w:right w:w="108" w:type="dxa"/>
            </w:tcMar>
            <w:hideMark/>
          </w:tcPr>
          <w:p w:rsidRPr="00135D4B" w:rsidR="00D40C2B" w:rsidP="00B465E6" w:rsidRDefault="00D40C2B" w14:paraId="464A4E50" w14:textId="77777777">
            <w:pPr>
              <w:ind w:hanging="183"/>
              <w:jc w:val="center"/>
              <w:rPr>
                <w:color w:val="000000" w:themeColor="text1"/>
                <w:szCs w:val="26"/>
                <w:lang w:val="vi-VN"/>
              </w:rPr>
            </w:pPr>
            <w:r w:rsidRPr="00135D4B">
              <w:rPr>
                <w:b/>
                <w:bCs/>
                <w:color w:val="000000" w:themeColor="text1"/>
                <w:sz w:val="26"/>
                <w:szCs w:val="26"/>
                <w:lang w:val="vi-VN"/>
              </w:rPr>
              <w:t>NGƯỜI ĐẠI DIỆN THEO PHÁP LUẬT</w:t>
            </w:r>
            <w:r w:rsidRPr="00135D4B">
              <w:rPr>
                <w:b/>
                <w:bCs/>
                <w:color w:val="000000" w:themeColor="text1"/>
                <w:szCs w:val="26"/>
                <w:lang w:val="vi-VN"/>
              </w:rPr>
              <w:br/>
            </w:r>
            <w:r w:rsidRPr="00135D4B">
              <w:rPr>
                <w:i/>
                <w:color w:val="000000" w:themeColor="text1"/>
                <w:szCs w:val="26"/>
                <w:lang w:val="vi-VN"/>
              </w:rPr>
              <w:t>(Ký, ghi rõ họ tên, đóng dấu)</w:t>
            </w:r>
          </w:p>
        </w:tc>
      </w:tr>
    </w:tbl>
    <w:p w:rsidRPr="00135D4B" w:rsidR="00AA0B88" w:rsidP="00B74554" w:rsidRDefault="00D40C2B" w14:paraId="60AFCE0C" w14:textId="7D48EA88">
      <w:pPr>
        <w:spacing w:before="120" w:after="120"/>
        <w:jc w:val="right"/>
        <w:rPr>
          <w:rStyle w:val="Other"/>
          <w:bCs/>
          <w:color w:val="000000" w:themeColor="text1"/>
          <w:sz w:val="24"/>
          <w:lang w:val="vi-VN" w:eastAsia="vi-VN"/>
        </w:rPr>
        <w:sectPr w:rsidRPr="00135D4B" w:rsidR="00AA0B88" w:rsidSect="00F844AB">
          <w:headerReference w:type="default" r:id="rId8"/>
          <w:footnotePr>
            <w:numRestart w:val="eachPage"/>
          </w:footnotePr>
          <w:pgSz w:w="11907" w:h="16840" w:orient="portrait" w:code="9"/>
          <w:pgMar w:top="1134" w:right="1077" w:bottom="1134" w:left="1644" w:header="720" w:footer="720" w:gutter="0"/>
          <w:cols w:space="720"/>
          <w:titlePg/>
          <w:docGrid w:linePitch="360"/>
        </w:sectPr>
      </w:pPr>
      <w:r w:rsidRPr="00135D4B">
        <w:rPr>
          <w:color w:val="000000" w:themeColor="text1"/>
          <w:sz w:val="26"/>
          <w:szCs w:val="26"/>
          <w:lang w:val="vi-VN"/>
        </w:rPr>
        <w:br w:type="page"/>
      </w:r>
      <w:r w:rsidRPr="00135D4B" w:rsidR="00CB4BC9">
        <w:rPr>
          <w:b/>
          <w:color w:val="000000" w:themeColor="text1"/>
          <w:sz w:val="25"/>
          <w:szCs w:val="25"/>
          <w:lang w:val="vi-VN"/>
        </w:rPr>
        <w:t>Mẫu</w:t>
      </w:r>
      <w:r w:rsidRPr="00135D4B" w:rsidR="00CF072A">
        <w:rPr>
          <w:b/>
          <w:color w:val="000000" w:themeColor="text1"/>
          <w:sz w:val="25"/>
          <w:szCs w:val="25"/>
        </w:rPr>
        <w:t xml:space="preserve"> số 03</w:t>
      </w:r>
    </w:p>
    <w:p w:rsidRPr="00135D4B" w:rsidR="00AA0B88" w:rsidP="00664650" w:rsidRDefault="00AA0B88" w14:paraId="53807D52" w14:textId="77777777">
      <w:pPr>
        <w:pStyle w:val="Other0"/>
        <w:shd w:val="clear" w:color="auto" w:fill="auto"/>
        <w:spacing w:after="0" w:line="320" w:lineRule="exact"/>
        <w:ind w:firstLine="0"/>
        <w:jc w:val="center"/>
        <w:rPr>
          <w:rStyle w:val="Other"/>
          <w:bCs/>
          <w:color w:val="000000" w:themeColor="text1"/>
          <w:sz w:val="24"/>
          <w:lang w:val="vi-VN" w:eastAsia="vi-VN"/>
        </w:rPr>
        <w:sectPr w:rsidRPr="00135D4B" w:rsidR="00AA0B88" w:rsidSect="00AA0B88">
          <w:type w:val="continuous"/>
          <w:pgSz w:w="11907" w:h="16840" w:orient="portrait" w:code="9"/>
          <w:pgMar w:top="1134" w:right="1077" w:bottom="1134" w:left="1644" w:header="720" w:footer="720" w:gutter="0"/>
          <w:cols w:space="720"/>
          <w:docGrid w:linePitch="360"/>
        </w:sectPr>
      </w:pPr>
    </w:p>
    <w:tbl>
      <w:tblPr>
        <w:tblW w:w="9044" w:type="dxa"/>
        <w:jc w:val="center"/>
        <w:tblLayout w:type="fixed"/>
        <w:tblCellMar>
          <w:left w:w="0" w:type="dxa"/>
          <w:right w:w="0" w:type="dxa"/>
        </w:tblCellMar>
        <w:tblLook w:val="0000" w:firstRow="0" w:lastRow="0" w:firstColumn="0" w:lastColumn="0" w:noHBand="0" w:noVBand="0"/>
      </w:tblPr>
      <w:tblGrid>
        <w:gridCol w:w="3402"/>
        <w:gridCol w:w="5642"/>
      </w:tblGrid>
      <w:tr w:rsidRPr="00135D4B" w:rsidR="00135D4B" w:rsidTr="00664650" w14:paraId="78BD6AAF" w14:textId="77777777">
        <w:trPr>
          <w:trHeight w:val="688"/>
          <w:jc w:val="center"/>
        </w:trPr>
        <w:tc>
          <w:tcPr>
            <w:tcW w:w="3402" w:type="dxa"/>
            <w:tcBorders>
              <w:left w:val="nil"/>
              <w:right w:val="nil"/>
            </w:tcBorders>
            <w:shd w:val="clear" w:color="auto" w:fill="FFFFFF"/>
          </w:tcPr>
          <w:p w:rsidRPr="00135D4B" w:rsidR="00CB4BC9" w:rsidP="00664650" w:rsidRDefault="00CB4BC9" w14:paraId="0354A043" w14:textId="77777777">
            <w:pPr>
              <w:pStyle w:val="Other0"/>
              <w:shd w:val="clear" w:color="auto" w:fill="auto"/>
              <w:spacing w:after="0" w:line="320" w:lineRule="exact"/>
              <w:ind w:firstLine="0"/>
              <w:jc w:val="center"/>
              <w:rPr>
                <w:rStyle w:val="Other"/>
                <w:bCs/>
                <w:color w:val="000000" w:themeColor="text1"/>
                <w:sz w:val="24"/>
                <w:lang w:val="vi-VN" w:eastAsia="vi-VN"/>
              </w:rPr>
            </w:pPr>
            <w:r w:rsidRPr="00135D4B">
              <w:rPr>
                <w:rStyle w:val="Other"/>
                <w:bCs/>
                <w:color w:val="000000" w:themeColor="text1"/>
                <w:sz w:val="24"/>
                <w:lang w:val="vi-VN" w:eastAsia="vi-VN"/>
              </w:rPr>
              <w:t>TÊN CQ, TC CHỦ QUẢN</w:t>
            </w:r>
            <w:r w:rsidRPr="003B3773">
              <w:rPr>
                <w:rStyle w:val="FootnoteReference"/>
                <w:bCs/>
                <w:i/>
                <w:iCs/>
                <w:color w:val="000000" w:themeColor="text1"/>
                <w:sz w:val="24"/>
                <w:lang w:eastAsia="vi-VN"/>
              </w:rPr>
              <w:footnoteReference w:id="9"/>
            </w:r>
          </w:p>
          <w:p w:rsidRPr="00135D4B" w:rsidR="00CB4BC9" w:rsidP="00664650" w:rsidRDefault="00CB4BC9" w14:paraId="6094EC46" w14:textId="77777777">
            <w:pPr>
              <w:pStyle w:val="Other0"/>
              <w:shd w:val="clear" w:color="auto" w:fill="auto"/>
              <w:spacing w:after="0" w:line="320" w:lineRule="exact"/>
              <w:ind w:firstLine="0"/>
              <w:jc w:val="center"/>
              <w:rPr>
                <w:rStyle w:val="Other"/>
                <w:b/>
                <w:bCs/>
                <w:color w:val="000000" w:themeColor="text1"/>
                <w:sz w:val="24"/>
                <w:vertAlign w:val="superscript"/>
                <w:lang w:val="vi-VN" w:eastAsia="vi-VN"/>
              </w:rPr>
            </w:pPr>
            <w:r w:rsidRPr="00135D4B">
              <w:rPr>
                <w:rStyle w:val="Other"/>
                <w:b/>
                <w:bCs/>
                <w:color w:val="000000" w:themeColor="text1"/>
                <w:sz w:val="24"/>
                <w:lang w:val="vi-VN" w:eastAsia="vi-VN"/>
              </w:rPr>
              <w:t>TÊN CƠ SỞ CAI NGHIỆN........</w:t>
            </w:r>
            <w:r w:rsidRPr="003B3773">
              <w:rPr>
                <w:rStyle w:val="FootnoteReference"/>
                <w:b/>
                <w:bCs/>
                <w:i/>
                <w:iCs/>
                <w:color w:val="000000" w:themeColor="text1"/>
                <w:sz w:val="24"/>
                <w:lang w:eastAsia="vi-VN"/>
              </w:rPr>
              <w:footnoteReference w:id="10"/>
            </w:r>
          </w:p>
          <w:p w:rsidRPr="00135D4B" w:rsidR="00CB4BC9" w:rsidP="00664650" w:rsidRDefault="00706F75" w14:paraId="4C3933A4" w14:textId="77777777">
            <w:pPr>
              <w:pStyle w:val="Other0"/>
              <w:shd w:val="clear" w:color="auto" w:fill="auto"/>
              <w:spacing w:after="0" w:line="320" w:lineRule="exact"/>
              <w:ind w:firstLine="0"/>
              <w:jc w:val="center"/>
              <w:rPr>
                <w:color w:val="000000" w:themeColor="text1"/>
                <w:sz w:val="24"/>
                <w:vertAlign w:val="superscript"/>
              </w:rPr>
            </w:pPr>
            <w:r w:rsidRPr="00135D4B">
              <w:rPr>
                <w:color w:val="000000" w:themeColor="text1"/>
                <w:sz w:val="24"/>
                <w:vertAlign w:val="superscript"/>
              </w:rPr>
              <w:t>__________</w:t>
            </w:r>
          </w:p>
        </w:tc>
        <w:tc>
          <w:tcPr>
            <w:tcW w:w="5642" w:type="dxa"/>
            <w:tcBorders>
              <w:left w:val="nil"/>
              <w:right w:val="nil"/>
            </w:tcBorders>
            <w:shd w:val="clear" w:color="auto" w:fill="FFFFFF"/>
          </w:tcPr>
          <w:p w:rsidRPr="00135D4B" w:rsidR="00CB4BC9" w:rsidP="00664650" w:rsidRDefault="00CB4BC9" w14:paraId="497EEEDF"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CB4BC9" w:rsidP="00664650" w:rsidRDefault="00CB4BC9" w14:paraId="259EC81D" w14:textId="77777777">
            <w:pPr>
              <w:pStyle w:val="Other0"/>
              <w:shd w:val="clear" w:color="auto" w:fill="auto"/>
              <w:spacing w:after="0" w:line="320" w:lineRule="exact"/>
              <w:ind w:firstLine="142"/>
              <w:jc w:val="center"/>
              <w:rPr>
                <w:rStyle w:val="Other"/>
                <w:b/>
                <w:bCs/>
                <w:color w:val="000000" w:themeColor="text1"/>
                <w:lang w:eastAsia="vi-VN"/>
              </w:rPr>
            </w:pPr>
            <w:r w:rsidRPr="00135D4B">
              <w:rPr>
                <w:rStyle w:val="Other"/>
                <w:b/>
                <w:bCs/>
                <w:color w:val="000000" w:themeColor="text1"/>
                <w:lang w:eastAsia="vi-VN"/>
              </w:rPr>
              <w:t>Độc lập - Tự do - Hạnh phúc</w:t>
            </w:r>
          </w:p>
          <w:p w:rsidRPr="00135D4B" w:rsidR="00706F75" w:rsidP="00664650" w:rsidRDefault="00706F75" w14:paraId="576FD7FA" w14:textId="77777777">
            <w:pPr>
              <w:pStyle w:val="Other0"/>
              <w:shd w:val="clear" w:color="auto" w:fill="auto"/>
              <w:spacing w:after="0" w:line="320" w:lineRule="exact"/>
              <w:ind w:firstLine="142"/>
              <w:jc w:val="center"/>
              <w:rPr>
                <w:color w:val="000000" w:themeColor="text1"/>
                <w:vertAlign w:val="superscript"/>
              </w:rPr>
            </w:pPr>
            <w:r w:rsidRPr="00135D4B">
              <w:rPr>
                <w:color w:val="000000" w:themeColor="text1"/>
                <w:vertAlign w:val="superscript"/>
              </w:rPr>
              <w:t>________________________________________</w:t>
            </w:r>
          </w:p>
        </w:tc>
      </w:tr>
    </w:tbl>
    <w:p w:rsidRPr="00135D4B" w:rsidR="00CB4BC9" w:rsidP="00CB4BC9" w:rsidRDefault="00CB4BC9" w14:paraId="15B2A5C0" w14:textId="77777777">
      <w:pPr>
        <w:ind w:firstLine="0"/>
        <w:jc w:val="left"/>
        <w:rPr>
          <w:color w:val="000000" w:themeColor="text1"/>
          <w:sz w:val="26"/>
          <w:szCs w:val="26"/>
          <w:lang w:val="fr-FR"/>
        </w:rPr>
      </w:pPr>
    </w:p>
    <w:p w:rsidRPr="00135D4B" w:rsidR="00EB2D71" w:rsidP="00676F5E" w:rsidRDefault="00EB2D71" w14:paraId="018D7911" w14:textId="77777777">
      <w:pPr>
        <w:spacing w:before="120" w:after="120"/>
        <w:ind w:firstLine="0"/>
        <w:jc w:val="center"/>
        <w:rPr>
          <w:b/>
          <w:color w:val="000000" w:themeColor="text1"/>
          <w:sz w:val="26"/>
          <w:szCs w:val="26"/>
          <w:lang w:val="fr-FR"/>
        </w:rPr>
      </w:pPr>
      <w:r w:rsidRPr="00135D4B">
        <w:rPr>
          <w:b/>
          <w:color w:val="000000" w:themeColor="text1"/>
          <w:sz w:val="26"/>
          <w:szCs w:val="26"/>
          <w:lang w:val="fr-FR"/>
        </w:rPr>
        <w:t>DANH SÁCH NHÂN VIÊN</w:t>
      </w:r>
    </w:p>
    <w:p w:rsidRPr="00135D4B" w:rsidR="004C3C8E" w:rsidP="00567842" w:rsidRDefault="004C3C8E" w14:paraId="2B6A2B23" w14:textId="77777777">
      <w:pPr>
        <w:shd w:val="clear" w:color="auto" w:fill="FFFFFF"/>
        <w:spacing w:before="360" w:after="120" w:line="254" w:lineRule="auto"/>
        <w:jc w:val="center"/>
        <w:rPr>
          <w:color w:val="000000" w:themeColor="text1"/>
          <w:sz w:val="26"/>
          <w:szCs w:val="26"/>
          <w:lang w:val="fr-FR"/>
        </w:rPr>
      </w:pPr>
      <w:r w:rsidRPr="00135D4B">
        <w:rPr>
          <w:color w:val="000000" w:themeColor="text1"/>
          <w:sz w:val="26"/>
          <w:szCs w:val="26"/>
          <w:lang w:val="fr-FR"/>
        </w:rPr>
        <w:t xml:space="preserve">Kính </w:t>
      </w:r>
      <w:proofErr w:type="gramStart"/>
      <w:r w:rsidRPr="00135D4B">
        <w:rPr>
          <w:color w:val="000000" w:themeColor="text1"/>
          <w:sz w:val="26"/>
          <w:szCs w:val="26"/>
          <w:lang w:val="fr-FR"/>
        </w:rPr>
        <w:t>gửi:</w:t>
      </w:r>
      <w:proofErr w:type="gramEnd"/>
      <w:r w:rsidRPr="00135D4B">
        <w:rPr>
          <w:color w:val="000000" w:themeColor="text1"/>
          <w:sz w:val="26"/>
          <w:szCs w:val="26"/>
          <w:lang w:val="fr-FR"/>
        </w:rPr>
        <w:t xml:space="preserve"> </w:t>
      </w:r>
      <w:r w:rsidRPr="00135D4B" w:rsidR="00D30CCF">
        <w:rPr>
          <w:color w:val="000000" w:themeColor="text1"/>
          <w:sz w:val="26"/>
          <w:szCs w:val="26"/>
          <w:lang w:val="vi-VN"/>
        </w:rPr>
        <w:t>Giám đốc Công an</w:t>
      </w:r>
      <w:r w:rsidRPr="00135D4B">
        <w:rPr>
          <w:color w:val="000000" w:themeColor="text1"/>
          <w:sz w:val="26"/>
          <w:szCs w:val="26"/>
          <w:lang w:val="vi-VN"/>
        </w:rPr>
        <w:t>.....................</w:t>
      </w:r>
    </w:p>
    <w:p w:rsidRPr="00135D4B" w:rsidR="004C3C8E" w:rsidP="004C3C8E" w:rsidRDefault="004C3C8E" w14:paraId="2305ACC4" w14:textId="77777777">
      <w:pPr>
        <w:spacing w:after="120"/>
        <w:rPr>
          <w:color w:val="000000" w:themeColor="text1"/>
          <w:sz w:val="26"/>
          <w:szCs w:val="26"/>
          <w:lang w:val="fr-FR"/>
        </w:rPr>
      </w:pPr>
      <w:r w:rsidRPr="00135D4B">
        <w:rPr>
          <w:b/>
          <w:color w:val="000000" w:themeColor="text1"/>
          <w:sz w:val="26"/>
          <w:szCs w:val="26"/>
          <w:lang w:val="fr-FR"/>
        </w:rPr>
        <w:t xml:space="preserve">1. Tên </w:t>
      </w:r>
      <w:r w:rsidRPr="00135D4B">
        <w:rPr>
          <w:b/>
          <w:color w:val="000000" w:themeColor="text1"/>
          <w:sz w:val="26"/>
          <w:szCs w:val="26"/>
          <w:lang w:val="vi-VN"/>
        </w:rPr>
        <w:t>cơ sở</w:t>
      </w:r>
      <w:r w:rsidRPr="00135D4B">
        <w:rPr>
          <w:b/>
          <w:color w:val="000000" w:themeColor="text1"/>
          <w:sz w:val="26"/>
          <w:szCs w:val="26"/>
          <w:lang w:val="fr-FR"/>
        </w:rPr>
        <w:t xml:space="preserve"> viết bằng tiếng Việt</w:t>
      </w:r>
      <w:r w:rsidRPr="00135D4B">
        <w:rPr>
          <w:color w:val="000000" w:themeColor="text1"/>
          <w:sz w:val="26"/>
          <w:szCs w:val="26"/>
          <w:lang w:val="fr-FR"/>
        </w:rPr>
        <w:t xml:space="preserve"> (</w:t>
      </w:r>
      <w:r w:rsidRPr="00135D4B">
        <w:rPr>
          <w:i/>
          <w:color w:val="000000" w:themeColor="text1"/>
          <w:sz w:val="26"/>
          <w:szCs w:val="26"/>
          <w:lang w:val="fr-FR"/>
        </w:rPr>
        <w:t>ghi bằng chữ in hoa</w:t>
      </w:r>
      <w:proofErr w:type="gramStart"/>
      <w:r w:rsidRPr="00135D4B">
        <w:rPr>
          <w:color w:val="000000" w:themeColor="text1"/>
          <w:sz w:val="26"/>
          <w:szCs w:val="26"/>
          <w:lang w:val="fr-FR"/>
        </w:rPr>
        <w:t>):.........</w:t>
      </w:r>
      <w:r w:rsidRPr="00135D4B">
        <w:rPr>
          <w:color w:val="000000" w:themeColor="text1"/>
          <w:sz w:val="26"/>
          <w:szCs w:val="26"/>
          <w:lang w:val="vi-VN"/>
        </w:rPr>
        <w:t>.</w:t>
      </w:r>
      <w:r w:rsidRPr="00135D4B">
        <w:rPr>
          <w:color w:val="000000" w:themeColor="text1"/>
          <w:sz w:val="26"/>
          <w:szCs w:val="26"/>
          <w:lang w:val="fr-FR"/>
        </w:rPr>
        <w:t>...</w:t>
      </w:r>
      <w:r w:rsidRPr="00135D4B" w:rsidR="00C83DDB">
        <w:rPr>
          <w:color w:val="000000" w:themeColor="text1"/>
          <w:sz w:val="26"/>
          <w:szCs w:val="26"/>
          <w:lang w:val="fr-FR"/>
        </w:rPr>
        <w:t>.....</w:t>
      </w:r>
      <w:r w:rsidRPr="00135D4B">
        <w:rPr>
          <w:color w:val="000000" w:themeColor="text1"/>
          <w:sz w:val="26"/>
          <w:szCs w:val="26"/>
          <w:lang w:val="vi-VN"/>
        </w:rPr>
        <w:t>...............</w:t>
      </w:r>
      <w:r w:rsidRPr="00135D4B" w:rsidR="00081CD7">
        <w:rPr>
          <w:color w:val="000000" w:themeColor="text1"/>
          <w:sz w:val="26"/>
          <w:szCs w:val="26"/>
          <w:lang w:val="fr-FR"/>
        </w:rPr>
        <w:t>.</w:t>
      </w:r>
      <w:r w:rsidRPr="00135D4B">
        <w:rPr>
          <w:color w:val="000000" w:themeColor="text1"/>
          <w:sz w:val="26"/>
          <w:szCs w:val="26"/>
          <w:lang w:val="fr-FR"/>
        </w:rPr>
        <w:t>..</w:t>
      </w:r>
      <w:proofErr w:type="gramEnd"/>
    </w:p>
    <w:p w:rsidRPr="00135D4B" w:rsidR="004C3C8E" w:rsidP="004C3C8E" w:rsidRDefault="004C3C8E" w14:paraId="2BC1B262" w14:textId="77777777">
      <w:pPr>
        <w:spacing w:after="120"/>
        <w:rPr>
          <w:color w:val="000000" w:themeColor="text1"/>
          <w:sz w:val="26"/>
          <w:szCs w:val="26"/>
          <w:lang w:val="vi-VN"/>
        </w:rPr>
      </w:pPr>
      <w:r w:rsidRPr="00135D4B">
        <w:rPr>
          <w:color w:val="000000" w:themeColor="text1"/>
          <w:sz w:val="26"/>
          <w:szCs w:val="26"/>
          <w:lang w:val="fr-FR"/>
        </w:rPr>
        <w:t>Tên</w:t>
      </w:r>
      <w:r w:rsidRPr="00135D4B">
        <w:rPr>
          <w:color w:val="000000" w:themeColor="text1"/>
          <w:sz w:val="26"/>
          <w:szCs w:val="26"/>
          <w:lang w:val="vi-VN"/>
        </w:rPr>
        <w:t xml:space="preserve"> cơ sở</w:t>
      </w:r>
      <w:r w:rsidRPr="00135D4B">
        <w:rPr>
          <w:color w:val="000000" w:themeColor="text1"/>
          <w:sz w:val="26"/>
          <w:szCs w:val="26"/>
          <w:lang w:val="fr-FR"/>
        </w:rPr>
        <w:t xml:space="preserve"> viết bằng tiếng nước ngoài (</w:t>
      </w:r>
      <w:r w:rsidRPr="00135D4B">
        <w:rPr>
          <w:i/>
          <w:color w:val="000000" w:themeColor="text1"/>
          <w:sz w:val="26"/>
          <w:szCs w:val="26"/>
          <w:lang w:val="fr-FR"/>
        </w:rPr>
        <w:t>nếu có</w:t>
      </w:r>
      <w:proofErr w:type="gramStart"/>
      <w:r w:rsidRPr="00135D4B">
        <w:rPr>
          <w:color w:val="000000" w:themeColor="text1"/>
          <w:sz w:val="26"/>
          <w:szCs w:val="26"/>
          <w:lang w:val="fr-FR"/>
        </w:rPr>
        <w:t>)</w:t>
      </w:r>
      <w:r w:rsidRPr="00135D4B" w:rsidR="00114769">
        <w:rPr>
          <w:color w:val="000000" w:themeColor="text1"/>
          <w:sz w:val="26"/>
          <w:szCs w:val="26"/>
          <w:lang w:val="vi-VN"/>
        </w:rPr>
        <w:t>:</w:t>
      </w:r>
      <w:proofErr w:type="gramEnd"/>
      <w:r w:rsidRPr="00135D4B">
        <w:rPr>
          <w:color w:val="000000" w:themeColor="text1"/>
          <w:sz w:val="26"/>
          <w:szCs w:val="26"/>
          <w:lang w:val="vi-VN"/>
        </w:rPr>
        <w:t xml:space="preserve"> ..............</w:t>
      </w:r>
      <w:r w:rsidRPr="00135D4B" w:rsidR="00114769">
        <w:rPr>
          <w:color w:val="000000" w:themeColor="text1"/>
          <w:sz w:val="26"/>
          <w:szCs w:val="26"/>
          <w:lang w:val="vi-VN"/>
        </w:rPr>
        <w:t>.................</w:t>
      </w:r>
      <w:r w:rsidRPr="00135D4B" w:rsidR="00C83DDB">
        <w:rPr>
          <w:color w:val="000000" w:themeColor="text1"/>
          <w:sz w:val="26"/>
          <w:szCs w:val="26"/>
          <w:lang w:val="fr-FR"/>
        </w:rPr>
        <w:t>..........</w:t>
      </w:r>
      <w:r w:rsidRPr="00135D4B" w:rsidR="00081CD7">
        <w:rPr>
          <w:color w:val="000000" w:themeColor="text1"/>
          <w:sz w:val="26"/>
          <w:szCs w:val="26"/>
          <w:lang w:val="vi-VN"/>
        </w:rPr>
        <w:t>...</w:t>
      </w:r>
      <w:r w:rsidRPr="00135D4B" w:rsidR="00114769">
        <w:rPr>
          <w:color w:val="000000" w:themeColor="text1"/>
          <w:sz w:val="26"/>
          <w:szCs w:val="26"/>
          <w:lang w:val="vi-VN"/>
        </w:rPr>
        <w:t>........</w:t>
      </w:r>
    </w:p>
    <w:p w:rsidRPr="00135D4B" w:rsidR="004C3C8E" w:rsidP="004C3C8E" w:rsidRDefault="004C3C8E" w14:paraId="40E52D42" w14:textId="77777777">
      <w:pPr>
        <w:spacing w:after="120"/>
        <w:rPr>
          <w:color w:val="000000" w:themeColor="text1"/>
          <w:sz w:val="26"/>
          <w:szCs w:val="26"/>
          <w:lang w:val="vi-VN"/>
        </w:rPr>
      </w:pPr>
      <w:r w:rsidRPr="00135D4B">
        <w:rPr>
          <w:color w:val="000000" w:themeColor="text1"/>
          <w:sz w:val="26"/>
          <w:szCs w:val="26"/>
          <w:lang w:val="vi-VN"/>
        </w:rPr>
        <w:t>Tên cơ sở viết tắt (</w:t>
      </w:r>
      <w:r w:rsidRPr="00135D4B">
        <w:rPr>
          <w:i/>
          <w:color w:val="000000" w:themeColor="text1"/>
          <w:sz w:val="26"/>
          <w:szCs w:val="26"/>
          <w:lang w:val="vi-VN"/>
        </w:rPr>
        <w:t>nếu có</w:t>
      </w:r>
      <w:r w:rsidRPr="00135D4B">
        <w:rPr>
          <w:color w:val="000000" w:themeColor="text1"/>
          <w:sz w:val="26"/>
          <w:szCs w:val="26"/>
          <w:lang w:val="vi-VN"/>
        </w:rPr>
        <w:t>)</w:t>
      </w:r>
      <w:r w:rsidRPr="00135D4B" w:rsidR="00114769">
        <w:rPr>
          <w:color w:val="000000" w:themeColor="text1"/>
          <w:sz w:val="26"/>
          <w:szCs w:val="26"/>
          <w:lang w:val="vi-VN"/>
        </w:rPr>
        <w:t>:</w:t>
      </w:r>
      <w:r w:rsidRPr="00135D4B">
        <w:rPr>
          <w:color w:val="000000" w:themeColor="text1"/>
          <w:sz w:val="26"/>
          <w:szCs w:val="26"/>
          <w:lang w:val="vi-VN"/>
        </w:rPr>
        <w:t xml:space="preserve"> .............................................</w:t>
      </w:r>
      <w:r w:rsidRPr="00135D4B" w:rsidR="00114769">
        <w:rPr>
          <w:color w:val="000000" w:themeColor="text1"/>
          <w:sz w:val="26"/>
          <w:szCs w:val="26"/>
          <w:lang w:val="vi-VN"/>
        </w:rPr>
        <w:t>...................</w:t>
      </w:r>
      <w:r w:rsidRPr="00135D4B" w:rsidR="00081CD7">
        <w:rPr>
          <w:color w:val="000000" w:themeColor="text1"/>
          <w:sz w:val="26"/>
          <w:szCs w:val="26"/>
          <w:lang w:val="vi-VN"/>
        </w:rPr>
        <w:t>....</w:t>
      </w:r>
      <w:r w:rsidRPr="00135D4B" w:rsidR="00C83DDB">
        <w:rPr>
          <w:color w:val="000000" w:themeColor="text1"/>
          <w:sz w:val="26"/>
          <w:szCs w:val="26"/>
          <w:lang w:val="vi-VN"/>
        </w:rPr>
        <w:t>....</w:t>
      </w:r>
      <w:r w:rsidRPr="00135D4B" w:rsidR="00114769">
        <w:rPr>
          <w:color w:val="000000" w:themeColor="text1"/>
          <w:sz w:val="26"/>
          <w:szCs w:val="26"/>
          <w:lang w:val="vi-VN"/>
        </w:rPr>
        <w:t>............</w:t>
      </w:r>
    </w:p>
    <w:p w:rsidRPr="00135D4B" w:rsidR="004C3C8E" w:rsidP="004C3C8E" w:rsidRDefault="004C3C8E" w14:paraId="33062265" w14:textId="77777777">
      <w:pPr>
        <w:spacing w:after="120"/>
        <w:rPr>
          <w:color w:val="000000" w:themeColor="text1"/>
          <w:sz w:val="26"/>
          <w:szCs w:val="26"/>
          <w:lang w:val="vi-VN"/>
        </w:rPr>
      </w:pPr>
      <w:r w:rsidRPr="00135D4B">
        <w:rPr>
          <w:b/>
          <w:color w:val="000000" w:themeColor="text1"/>
          <w:sz w:val="26"/>
          <w:szCs w:val="26"/>
          <w:lang w:val="vi-VN"/>
        </w:rPr>
        <w:t>2. Địa chỉ trụ sở chính</w:t>
      </w:r>
      <w:r w:rsidRPr="00135D4B">
        <w:rPr>
          <w:color w:val="000000" w:themeColor="text1"/>
          <w:sz w:val="26"/>
          <w:szCs w:val="26"/>
          <w:lang w:val="vi-VN"/>
        </w:rPr>
        <w:t>:...............................................................</w:t>
      </w:r>
      <w:r w:rsidRPr="00135D4B" w:rsidR="00081CD7">
        <w:rPr>
          <w:color w:val="000000" w:themeColor="text1"/>
          <w:sz w:val="26"/>
          <w:szCs w:val="26"/>
          <w:lang w:val="vi-VN"/>
        </w:rPr>
        <w:t>..</w:t>
      </w:r>
      <w:r w:rsidRPr="00135D4B">
        <w:rPr>
          <w:color w:val="000000" w:themeColor="text1"/>
          <w:sz w:val="26"/>
          <w:szCs w:val="26"/>
          <w:lang w:val="vi-VN"/>
        </w:rPr>
        <w:t>...</w:t>
      </w:r>
      <w:r w:rsidRPr="00135D4B" w:rsidR="00C83DDB">
        <w:rPr>
          <w:color w:val="000000" w:themeColor="text1"/>
          <w:sz w:val="26"/>
          <w:szCs w:val="26"/>
          <w:lang w:val="vi-VN"/>
        </w:rPr>
        <w:t>...........</w:t>
      </w:r>
      <w:r w:rsidRPr="00135D4B">
        <w:rPr>
          <w:color w:val="000000" w:themeColor="text1"/>
          <w:sz w:val="26"/>
          <w:szCs w:val="26"/>
          <w:lang w:val="vi-VN"/>
        </w:rPr>
        <w:t>..........</w:t>
      </w:r>
    </w:p>
    <w:p w:rsidRPr="00135D4B" w:rsidR="004C3C8E" w:rsidP="004C3C8E" w:rsidRDefault="004C3C8E" w14:paraId="0D623D95" w14:textId="77777777">
      <w:pPr>
        <w:spacing w:after="120"/>
        <w:rPr>
          <w:color w:val="000000" w:themeColor="text1"/>
          <w:sz w:val="26"/>
          <w:szCs w:val="26"/>
          <w:lang w:val="vi-VN"/>
        </w:rPr>
      </w:pPr>
      <w:r w:rsidRPr="00135D4B">
        <w:rPr>
          <w:color w:val="000000" w:themeColor="text1"/>
          <w:sz w:val="26"/>
          <w:szCs w:val="26"/>
          <w:lang w:val="vi-VN"/>
        </w:rPr>
        <w:t>Điện thoại: .........................................; E-mail: ......................................................</w:t>
      </w:r>
    </w:p>
    <w:p w:rsidRPr="00135D4B" w:rsidR="004C3C8E" w:rsidP="004C3C8E" w:rsidRDefault="004C3C8E" w14:paraId="0CE13C26" w14:textId="77777777">
      <w:pPr>
        <w:spacing w:after="120"/>
        <w:rPr>
          <w:color w:val="000000" w:themeColor="text1"/>
          <w:sz w:val="26"/>
          <w:szCs w:val="26"/>
          <w:lang w:val="vi-VN"/>
        </w:rPr>
      </w:pPr>
      <w:r w:rsidRPr="00135D4B">
        <w:rPr>
          <w:color w:val="000000" w:themeColor="text1"/>
          <w:sz w:val="26"/>
          <w:szCs w:val="26"/>
          <w:lang w:val="vi-VN"/>
        </w:rPr>
        <w:t xml:space="preserve">Trang thông tin điện tử </w:t>
      </w:r>
      <w:r w:rsidRPr="00135D4B" w:rsidR="00114769">
        <w:rPr>
          <w:color w:val="000000" w:themeColor="text1"/>
          <w:sz w:val="26"/>
          <w:szCs w:val="26"/>
          <w:lang w:val="vi-VN"/>
        </w:rPr>
        <w:t>(</w:t>
      </w:r>
      <w:r w:rsidRPr="00135D4B" w:rsidR="00114769">
        <w:rPr>
          <w:i/>
          <w:color w:val="000000" w:themeColor="text1"/>
          <w:sz w:val="26"/>
          <w:szCs w:val="26"/>
          <w:lang w:val="vi-VN"/>
        </w:rPr>
        <w:t>nếu có</w:t>
      </w:r>
      <w:r w:rsidRPr="00135D4B" w:rsidR="00114769">
        <w:rPr>
          <w:color w:val="000000" w:themeColor="text1"/>
          <w:sz w:val="26"/>
          <w:szCs w:val="26"/>
          <w:lang w:val="vi-VN"/>
        </w:rPr>
        <w:t>)</w:t>
      </w:r>
      <w:r w:rsidRPr="00135D4B">
        <w:rPr>
          <w:color w:val="000000" w:themeColor="text1"/>
          <w:sz w:val="26"/>
          <w:szCs w:val="26"/>
          <w:lang w:val="vi-VN"/>
        </w:rPr>
        <w:t>: .......................................................</w:t>
      </w:r>
      <w:r w:rsidRPr="00135D4B" w:rsidR="00C83DDB">
        <w:rPr>
          <w:color w:val="000000" w:themeColor="text1"/>
          <w:sz w:val="26"/>
          <w:szCs w:val="26"/>
          <w:lang w:val="vi-VN"/>
        </w:rPr>
        <w:t>........</w:t>
      </w:r>
      <w:r w:rsidRPr="00135D4B">
        <w:rPr>
          <w:color w:val="000000" w:themeColor="text1"/>
          <w:sz w:val="26"/>
          <w:szCs w:val="26"/>
          <w:lang w:val="vi-VN"/>
        </w:rPr>
        <w:t>.....</w:t>
      </w:r>
      <w:r w:rsidRPr="00135D4B" w:rsidR="00114769">
        <w:rPr>
          <w:color w:val="000000" w:themeColor="text1"/>
          <w:sz w:val="26"/>
          <w:szCs w:val="26"/>
          <w:lang w:val="vi-VN"/>
        </w:rPr>
        <w:t>..</w:t>
      </w:r>
      <w:r w:rsidRPr="00135D4B">
        <w:rPr>
          <w:color w:val="000000" w:themeColor="text1"/>
          <w:sz w:val="26"/>
          <w:szCs w:val="26"/>
          <w:lang w:val="vi-VN"/>
        </w:rPr>
        <w:t>.....</w:t>
      </w:r>
    </w:p>
    <w:p w:rsidRPr="00135D4B" w:rsidR="004C3C8E" w:rsidP="004C3C8E" w:rsidRDefault="004C3C8E" w14:paraId="37CD2811" w14:textId="77777777">
      <w:pPr>
        <w:spacing w:after="120"/>
        <w:rPr>
          <w:color w:val="000000" w:themeColor="text1"/>
          <w:sz w:val="26"/>
          <w:szCs w:val="26"/>
          <w:lang w:val="vi-VN"/>
        </w:rPr>
      </w:pPr>
      <w:r w:rsidRPr="00135D4B">
        <w:rPr>
          <w:b/>
          <w:color w:val="000000" w:themeColor="text1"/>
          <w:sz w:val="26"/>
          <w:szCs w:val="26"/>
          <w:lang w:val="vi-VN"/>
        </w:rPr>
        <w:t>3. Người đại diện theo pháp luật</w:t>
      </w:r>
      <w:r w:rsidRPr="00135D4B">
        <w:rPr>
          <w:color w:val="000000" w:themeColor="text1"/>
          <w:sz w:val="26"/>
          <w:szCs w:val="26"/>
          <w:lang w:val="vi-VN"/>
        </w:rPr>
        <w:t>: ......................................................</w:t>
      </w:r>
      <w:r w:rsidRPr="00135D4B" w:rsidR="00C83DDB">
        <w:rPr>
          <w:color w:val="000000" w:themeColor="text1"/>
          <w:sz w:val="26"/>
          <w:szCs w:val="26"/>
          <w:lang w:val="vi-VN"/>
        </w:rPr>
        <w:t>.........</w:t>
      </w:r>
      <w:r w:rsidRPr="00135D4B">
        <w:rPr>
          <w:color w:val="000000" w:themeColor="text1"/>
          <w:sz w:val="26"/>
          <w:szCs w:val="26"/>
          <w:lang w:val="vi-VN"/>
        </w:rPr>
        <w:t>........</w:t>
      </w:r>
    </w:p>
    <w:p w:rsidRPr="00135D4B" w:rsidR="004C3C8E" w:rsidP="004C3C8E" w:rsidRDefault="004C3C8E" w14:paraId="5486D8BC" w14:textId="77777777">
      <w:pPr>
        <w:spacing w:after="120"/>
        <w:rPr>
          <w:color w:val="000000" w:themeColor="text1"/>
          <w:sz w:val="26"/>
          <w:szCs w:val="26"/>
          <w:lang w:val="vi-VN"/>
        </w:rPr>
      </w:pPr>
      <w:r w:rsidRPr="00135D4B">
        <w:rPr>
          <w:color w:val="000000" w:themeColor="text1"/>
          <w:sz w:val="26"/>
          <w:szCs w:val="26"/>
          <w:lang w:val="vi-VN"/>
        </w:rPr>
        <w:t>Chức danh: ................................................</w:t>
      </w:r>
      <w:r w:rsidRPr="00135D4B" w:rsidR="00081CD7">
        <w:rPr>
          <w:color w:val="000000" w:themeColor="text1"/>
          <w:sz w:val="26"/>
          <w:szCs w:val="26"/>
          <w:lang w:val="vi-VN"/>
        </w:rPr>
        <w:t>...............................</w:t>
      </w:r>
      <w:r w:rsidRPr="00135D4B">
        <w:rPr>
          <w:color w:val="000000" w:themeColor="text1"/>
          <w:sz w:val="26"/>
          <w:szCs w:val="26"/>
          <w:lang w:val="vi-VN"/>
        </w:rPr>
        <w:t>..............</w:t>
      </w:r>
      <w:r w:rsidRPr="00135D4B" w:rsidR="00C83DDB">
        <w:rPr>
          <w:color w:val="000000" w:themeColor="text1"/>
          <w:sz w:val="26"/>
          <w:szCs w:val="26"/>
          <w:lang w:val="vi-VN"/>
        </w:rPr>
        <w:t>..........</w:t>
      </w:r>
      <w:r w:rsidRPr="00135D4B">
        <w:rPr>
          <w:color w:val="000000" w:themeColor="text1"/>
          <w:sz w:val="26"/>
          <w:szCs w:val="26"/>
          <w:lang w:val="vi-VN"/>
        </w:rPr>
        <w:t>.....</w:t>
      </w:r>
    </w:p>
    <w:p w:rsidRPr="00135D4B" w:rsidR="00533C94" w:rsidP="004C3C8E" w:rsidRDefault="00533C94" w14:paraId="543585DA" w14:textId="77777777">
      <w:pPr>
        <w:shd w:val="clear" w:color="auto" w:fill="FFFFFF"/>
        <w:spacing w:before="120" w:after="120" w:line="255" w:lineRule="auto"/>
        <w:rPr>
          <w:color w:val="000000" w:themeColor="text1"/>
          <w:sz w:val="26"/>
          <w:szCs w:val="26"/>
          <w:lang w:val="vi-VN"/>
        </w:rPr>
      </w:pPr>
      <w:r w:rsidRPr="00135D4B">
        <w:rPr>
          <w:color w:val="000000" w:themeColor="text1"/>
          <w:sz w:val="26"/>
          <w:szCs w:val="26"/>
          <w:lang w:val="vi-VN"/>
        </w:rPr>
        <w:t>Số điện th</w:t>
      </w:r>
      <w:r w:rsidRPr="00135D4B" w:rsidR="00081CD7">
        <w:rPr>
          <w:color w:val="000000" w:themeColor="text1"/>
          <w:sz w:val="26"/>
          <w:szCs w:val="26"/>
          <w:lang w:val="vi-VN"/>
        </w:rPr>
        <w:t>oại liên lạc: ……………………………………………</w:t>
      </w:r>
      <w:r w:rsidRPr="00135D4B" w:rsidR="00C83DDB">
        <w:rPr>
          <w:color w:val="000000" w:themeColor="text1"/>
          <w:sz w:val="26"/>
          <w:szCs w:val="26"/>
          <w:lang w:val="vi-VN"/>
        </w:rPr>
        <w:t>…….</w:t>
      </w:r>
      <w:r w:rsidRPr="00135D4B">
        <w:rPr>
          <w:color w:val="000000" w:themeColor="text1"/>
          <w:sz w:val="26"/>
          <w:szCs w:val="26"/>
          <w:lang w:val="vi-VN"/>
        </w:rPr>
        <w:t>………</w:t>
      </w:r>
    </w:p>
    <w:p w:rsidRPr="00135D4B" w:rsidR="004C3C8E" w:rsidP="004C3C8E" w:rsidRDefault="00114769" w14:paraId="245CE911" w14:textId="77777777">
      <w:pPr>
        <w:shd w:val="clear" w:color="auto" w:fill="FFFFFF"/>
        <w:spacing w:before="120" w:after="120" w:line="255" w:lineRule="auto"/>
        <w:rPr>
          <w:color w:val="000000" w:themeColor="text1"/>
          <w:spacing w:val="-20"/>
          <w:sz w:val="26"/>
          <w:szCs w:val="26"/>
          <w:lang w:val="vi-VN"/>
        </w:rPr>
      </w:pPr>
      <w:r w:rsidRPr="00135D4B">
        <w:rPr>
          <w:color w:val="000000" w:themeColor="text1"/>
          <w:sz w:val="26"/>
          <w:szCs w:val="26"/>
          <w:lang w:val="vi-VN"/>
        </w:rPr>
        <w:t xml:space="preserve">Cơ sở </w:t>
      </w:r>
      <w:r w:rsidRPr="00135D4B" w:rsidR="004C3C8E">
        <w:rPr>
          <w:color w:val="000000" w:themeColor="text1"/>
          <w:sz w:val="26"/>
          <w:szCs w:val="26"/>
          <w:lang w:val="vi-VN"/>
        </w:rPr>
        <w:t xml:space="preserve">cam kết nội dung thông tin về nhân viên trong </w:t>
      </w:r>
      <w:r w:rsidRPr="00135D4B" w:rsidR="00C83DDB">
        <w:rPr>
          <w:color w:val="000000" w:themeColor="text1"/>
          <w:spacing w:val="-20"/>
          <w:sz w:val="26"/>
          <w:szCs w:val="26"/>
          <w:lang w:val="vi-VN"/>
        </w:rPr>
        <w:t>d</w:t>
      </w:r>
      <w:r w:rsidRPr="00135D4B" w:rsidR="004C3C8E">
        <w:rPr>
          <w:color w:val="000000" w:themeColor="text1"/>
          <w:spacing w:val="-20"/>
          <w:sz w:val="26"/>
          <w:szCs w:val="26"/>
          <w:lang w:val="vi-VN"/>
        </w:rPr>
        <w:t>anh sách kèm theo là chính xác.</w:t>
      </w:r>
    </w:p>
    <w:tbl>
      <w:tblPr>
        <w:tblW w:w="822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10"/>
        <w:gridCol w:w="1050"/>
        <w:gridCol w:w="709"/>
        <w:gridCol w:w="982"/>
        <w:gridCol w:w="708"/>
        <w:gridCol w:w="851"/>
        <w:gridCol w:w="709"/>
        <w:gridCol w:w="653"/>
        <w:gridCol w:w="709"/>
        <w:gridCol w:w="709"/>
        <w:gridCol w:w="632"/>
      </w:tblGrid>
      <w:tr w:rsidRPr="00135D4B" w:rsidR="00A81D4C" w:rsidTr="00114F58" w14:paraId="5CC00FD3" w14:textId="77777777">
        <w:trPr>
          <w:trHeight w:val="400"/>
          <w:jc w:val="center"/>
        </w:trPr>
        <w:tc>
          <w:tcPr>
            <w:tcW w:w="510" w:type="dxa"/>
            <w:vMerge w:val="restart"/>
            <w:tcMar>
              <w:top w:w="100" w:type="dxa"/>
              <w:left w:w="100" w:type="dxa"/>
              <w:bottom w:w="100" w:type="dxa"/>
              <w:right w:w="100" w:type="dxa"/>
            </w:tcMar>
            <w:vAlign w:val="center"/>
          </w:tcPr>
          <w:p w:rsidRPr="00135D4B" w:rsidR="00A81D4C" w:rsidP="004216A2" w:rsidRDefault="00A81D4C" w14:paraId="1B660818" w14:textId="77777777">
            <w:pPr>
              <w:widowControl w:val="0"/>
              <w:ind w:firstLine="0"/>
              <w:jc w:val="center"/>
              <w:rPr>
                <w:b/>
                <w:color w:val="000000" w:themeColor="text1"/>
                <w:sz w:val="20"/>
                <w:szCs w:val="20"/>
              </w:rPr>
            </w:pPr>
            <w:r w:rsidRPr="00135D4B">
              <w:rPr>
                <w:b/>
                <w:color w:val="000000" w:themeColor="text1"/>
                <w:sz w:val="20"/>
                <w:szCs w:val="20"/>
              </w:rPr>
              <w:t>TT</w:t>
            </w:r>
          </w:p>
        </w:tc>
        <w:tc>
          <w:tcPr>
            <w:tcW w:w="1050" w:type="dxa"/>
            <w:vMerge w:val="restart"/>
            <w:tcMar>
              <w:top w:w="100" w:type="dxa"/>
              <w:left w:w="100" w:type="dxa"/>
              <w:bottom w:w="100" w:type="dxa"/>
              <w:right w:w="100" w:type="dxa"/>
            </w:tcMar>
            <w:vAlign w:val="center"/>
          </w:tcPr>
          <w:p w:rsidRPr="00135D4B" w:rsidR="00A81D4C" w:rsidP="004216A2" w:rsidRDefault="00A81D4C" w14:paraId="34514F2B" w14:textId="77777777">
            <w:pPr>
              <w:widowControl w:val="0"/>
              <w:ind w:firstLine="0"/>
              <w:jc w:val="center"/>
              <w:rPr>
                <w:b/>
                <w:color w:val="000000" w:themeColor="text1"/>
                <w:sz w:val="20"/>
                <w:szCs w:val="20"/>
              </w:rPr>
            </w:pPr>
            <w:r w:rsidRPr="00135D4B">
              <w:rPr>
                <w:b/>
                <w:color w:val="000000" w:themeColor="text1"/>
                <w:sz w:val="20"/>
                <w:szCs w:val="20"/>
              </w:rPr>
              <w:t>Họ và tên</w:t>
            </w:r>
          </w:p>
        </w:tc>
        <w:tc>
          <w:tcPr>
            <w:tcW w:w="709" w:type="dxa"/>
            <w:vMerge w:val="restart"/>
            <w:tcMar>
              <w:top w:w="100" w:type="dxa"/>
              <w:left w:w="100" w:type="dxa"/>
              <w:bottom w:w="100" w:type="dxa"/>
              <w:right w:w="100" w:type="dxa"/>
            </w:tcMar>
            <w:vAlign w:val="center"/>
          </w:tcPr>
          <w:p w:rsidRPr="00135D4B" w:rsidR="00A81D4C" w:rsidP="004216A2" w:rsidRDefault="00A81D4C" w14:paraId="2E570548" w14:textId="77777777">
            <w:pPr>
              <w:spacing w:line="259" w:lineRule="auto"/>
              <w:ind w:firstLine="0"/>
              <w:jc w:val="center"/>
              <w:rPr>
                <w:b/>
                <w:color w:val="000000" w:themeColor="text1"/>
                <w:sz w:val="20"/>
                <w:szCs w:val="20"/>
              </w:rPr>
            </w:pPr>
            <w:r w:rsidRPr="00135D4B">
              <w:rPr>
                <w:b/>
                <w:color w:val="000000" w:themeColor="text1"/>
                <w:sz w:val="20"/>
                <w:szCs w:val="20"/>
              </w:rPr>
              <w:t>Ngày tháng năm sinh</w:t>
            </w:r>
          </w:p>
        </w:tc>
        <w:tc>
          <w:tcPr>
            <w:tcW w:w="982" w:type="dxa"/>
            <w:vMerge w:val="restart"/>
            <w:tcMar>
              <w:top w:w="100" w:type="dxa"/>
              <w:left w:w="100" w:type="dxa"/>
              <w:bottom w:w="100" w:type="dxa"/>
              <w:right w:w="100" w:type="dxa"/>
            </w:tcMar>
            <w:vAlign w:val="center"/>
          </w:tcPr>
          <w:p w:rsidRPr="00135D4B" w:rsidR="00A81D4C" w:rsidP="004216A2" w:rsidRDefault="00A81D4C" w14:paraId="5B725AC5" w14:textId="77777777">
            <w:pPr>
              <w:spacing w:line="259" w:lineRule="auto"/>
              <w:ind w:firstLine="0"/>
              <w:jc w:val="center"/>
              <w:rPr>
                <w:b/>
                <w:color w:val="000000" w:themeColor="text1"/>
                <w:sz w:val="20"/>
                <w:szCs w:val="20"/>
              </w:rPr>
            </w:pPr>
            <w:r w:rsidRPr="00135D4B">
              <w:rPr>
                <w:b/>
                <w:color w:val="000000" w:themeColor="text1"/>
                <w:sz w:val="20"/>
                <w:szCs w:val="20"/>
              </w:rPr>
              <w:t xml:space="preserve">Số </w:t>
            </w:r>
            <w:r w:rsidR="00114F58">
              <w:rPr>
                <w:b/>
                <w:color w:val="000000" w:themeColor="text1"/>
                <w:sz w:val="20"/>
                <w:szCs w:val="20"/>
              </w:rPr>
              <w:t>CC/</w:t>
            </w:r>
            <w:r w:rsidRPr="00135D4B">
              <w:rPr>
                <w:b/>
                <w:color w:val="000000" w:themeColor="text1"/>
                <w:sz w:val="20"/>
                <w:szCs w:val="20"/>
              </w:rPr>
              <w:t>CCCD/CMT/HC</w:t>
            </w:r>
          </w:p>
        </w:tc>
        <w:tc>
          <w:tcPr>
            <w:tcW w:w="708" w:type="dxa"/>
            <w:vMerge w:val="restart"/>
            <w:tcMar>
              <w:top w:w="100" w:type="dxa"/>
              <w:left w:w="100" w:type="dxa"/>
              <w:bottom w:w="100" w:type="dxa"/>
              <w:right w:w="100" w:type="dxa"/>
            </w:tcMar>
            <w:vAlign w:val="center"/>
          </w:tcPr>
          <w:p w:rsidRPr="00135D4B" w:rsidR="00A81D4C" w:rsidP="004216A2" w:rsidRDefault="00A81D4C" w14:paraId="4D111992" w14:textId="77777777">
            <w:pPr>
              <w:widowControl w:val="0"/>
              <w:ind w:firstLine="0"/>
              <w:jc w:val="center"/>
              <w:rPr>
                <w:b/>
                <w:color w:val="000000" w:themeColor="text1"/>
                <w:sz w:val="20"/>
                <w:szCs w:val="20"/>
              </w:rPr>
            </w:pPr>
            <w:r w:rsidRPr="00135D4B">
              <w:rPr>
                <w:b/>
                <w:color w:val="000000" w:themeColor="text1"/>
                <w:sz w:val="20"/>
                <w:szCs w:val="20"/>
              </w:rPr>
              <w:t>Chức vụ</w:t>
            </w:r>
          </w:p>
        </w:tc>
        <w:tc>
          <w:tcPr>
            <w:tcW w:w="851" w:type="dxa"/>
            <w:vMerge w:val="restart"/>
            <w:tcMar>
              <w:top w:w="100" w:type="dxa"/>
              <w:left w:w="100" w:type="dxa"/>
              <w:bottom w:w="100" w:type="dxa"/>
              <w:right w:w="100" w:type="dxa"/>
            </w:tcMar>
            <w:vAlign w:val="center"/>
          </w:tcPr>
          <w:p w:rsidRPr="00135D4B" w:rsidR="00A81D4C" w:rsidP="004216A2" w:rsidRDefault="00A81D4C" w14:paraId="240EE65C" w14:textId="77777777">
            <w:pPr>
              <w:widowControl w:val="0"/>
              <w:ind w:firstLine="0"/>
              <w:jc w:val="center"/>
              <w:rPr>
                <w:b/>
                <w:color w:val="000000" w:themeColor="text1"/>
                <w:sz w:val="20"/>
                <w:szCs w:val="20"/>
              </w:rPr>
            </w:pPr>
            <w:r w:rsidRPr="00135D4B">
              <w:rPr>
                <w:b/>
                <w:color w:val="000000" w:themeColor="text1"/>
                <w:sz w:val="20"/>
                <w:szCs w:val="20"/>
              </w:rPr>
              <w:t>Trình độ chuyên môn</w:t>
            </w:r>
          </w:p>
        </w:tc>
        <w:tc>
          <w:tcPr>
            <w:tcW w:w="709" w:type="dxa"/>
            <w:vMerge w:val="restart"/>
            <w:tcMar>
              <w:top w:w="100" w:type="dxa"/>
              <w:left w:w="100" w:type="dxa"/>
              <w:bottom w:w="100" w:type="dxa"/>
              <w:right w:w="100" w:type="dxa"/>
            </w:tcMar>
            <w:vAlign w:val="center"/>
          </w:tcPr>
          <w:p w:rsidRPr="00135D4B" w:rsidR="00A81D4C" w:rsidP="004216A2" w:rsidRDefault="00A81D4C" w14:paraId="6AA8159C" w14:textId="77777777">
            <w:pPr>
              <w:widowControl w:val="0"/>
              <w:ind w:firstLine="0"/>
              <w:jc w:val="center"/>
              <w:rPr>
                <w:b/>
                <w:color w:val="000000" w:themeColor="text1"/>
                <w:sz w:val="20"/>
                <w:szCs w:val="20"/>
              </w:rPr>
            </w:pPr>
            <w:r w:rsidRPr="00135D4B">
              <w:rPr>
                <w:b/>
                <w:color w:val="000000" w:themeColor="text1"/>
                <w:sz w:val="20"/>
                <w:szCs w:val="20"/>
              </w:rPr>
              <w:t xml:space="preserve">Vị trí </w:t>
            </w:r>
            <w:r>
              <w:rPr>
                <w:b/>
                <w:color w:val="000000" w:themeColor="text1"/>
                <w:sz w:val="20"/>
                <w:szCs w:val="20"/>
              </w:rPr>
              <w:t>công việc</w:t>
            </w:r>
          </w:p>
        </w:tc>
        <w:tc>
          <w:tcPr>
            <w:tcW w:w="2703" w:type="dxa"/>
            <w:gridSpan w:val="4"/>
            <w:tcMar>
              <w:top w:w="100" w:type="dxa"/>
              <w:left w:w="100" w:type="dxa"/>
              <w:bottom w:w="100" w:type="dxa"/>
              <w:right w:w="100" w:type="dxa"/>
            </w:tcMar>
            <w:vAlign w:val="center"/>
          </w:tcPr>
          <w:p w:rsidRPr="00135D4B" w:rsidR="00A81D4C" w:rsidP="004216A2" w:rsidRDefault="00A81D4C" w14:paraId="4D51F8BC" w14:textId="77777777">
            <w:pPr>
              <w:widowControl w:val="0"/>
              <w:ind w:firstLine="0"/>
              <w:jc w:val="center"/>
              <w:rPr>
                <w:b/>
                <w:color w:val="000000" w:themeColor="text1"/>
                <w:sz w:val="20"/>
                <w:szCs w:val="20"/>
              </w:rPr>
            </w:pPr>
            <w:r w:rsidRPr="00135D4B">
              <w:rPr>
                <w:b/>
                <w:color w:val="000000" w:themeColor="text1"/>
                <w:sz w:val="20"/>
                <w:szCs w:val="20"/>
              </w:rPr>
              <w:t xml:space="preserve">Thông tin về hợp đồng </w:t>
            </w:r>
            <w:r w:rsidRPr="00135D4B">
              <w:rPr>
                <w:b/>
                <w:color w:val="000000" w:themeColor="text1"/>
                <w:sz w:val="20"/>
                <w:szCs w:val="20"/>
              </w:rPr>
              <w:br/>
            </w:r>
            <w:r w:rsidRPr="00135D4B">
              <w:rPr>
                <w:b/>
                <w:color w:val="000000" w:themeColor="text1"/>
                <w:sz w:val="20"/>
                <w:szCs w:val="20"/>
              </w:rPr>
              <w:t>lao động</w:t>
            </w:r>
          </w:p>
        </w:tc>
      </w:tr>
      <w:tr w:rsidRPr="00135D4B" w:rsidR="00A81D4C" w:rsidTr="00114F58" w14:paraId="4FC3559B" w14:textId="77777777">
        <w:trPr>
          <w:trHeight w:val="772"/>
          <w:jc w:val="center"/>
        </w:trPr>
        <w:tc>
          <w:tcPr>
            <w:tcW w:w="510" w:type="dxa"/>
            <w:vMerge/>
            <w:tcMar>
              <w:top w:w="100" w:type="dxa"/>
              <w:left w:w="100" w:type="dxa"/>
              <w:bottom w:w="100" w:type="dxa"/>
              <w:right w:w="100" w:type="dxa"/>
            </w:tcMar>
            <w:vAlign w:val="center"/>
          </w:tcPr>
          <w:p w:rsidRPr="00135D4B" w:rsidR="00A81D4C" w:rsidP="004216A2" w:rsidRDefault="00A81D4C" w14:paraId="4F2BEF16" w14:textId="77777777">
            <w:pPr>
              <w:widowControl w:val="0"/>
              <w:ind w:firstLine="0"/>
              <w:rPr>
                <w:color w:val="000000" w:themeColor="text1"/>
                <w:sz w:val="28"/>
                <w:szCs w:val="28"/>
              </w:rPr>
            </w:pPr>
          </w:p>
        </w:tc>
        <w:tc>
          <w:tcPr>
            <w:tcW w:w="1050" w:type="dxa"/>
            <w:vMerge/>
            <w:tcMar>
              <w:top w:w="100" w:type="dxa"/>
              <w:left w:w="100" w:type="dxa"/>
              <w:bottom w:w="100" w:type="dxa"/>
              <w:right w:w="100" w:type="dxa"/>
            </w:tcMar>
            <w:vAlign w:val="center"/>
          </w:tcPr>
          <w:p w:rsidRPr="00135D4B" w:rsidR="00A81D4C" w:rsidP="004216A2" w:rsidRDefault="00A81D4C" w14:paraId="63800C3C" w14:textId="77777777">
            <w:pPr>
              <w:widowControl w:val="0"/>
              <w:ind w:firstLine="0"/>
              <w:rPr>
                <w:color w:val="000000" w:themeColor="text1"/>
                <w:sz w:val="28"/>
                <w:szCs w:val="28"/>
              </w:rPr>
            </w:pPr>
          </w:p>
        </w:tc>
        <w:tc>
          <w:tcPr>
            <w:tcW w:w="709" w:type="dxa"/>
            <w:vMerge/>
            <w:tcMar>
              <w:top w:w="100" w:type="dxa"/>
              <w:left w:w="100" w:type="dxa"/>
              <w:bottom w:w="100" w:type="dxa"/>
              <w:right w:w="100" w:type="dxa"/>
            </w:tcMar>
            <w:vAlign w:val="center"/>
          </w:tcPr>
          <w:p w:rsidRPr="00135D4B" w:rsidR="00A81D4C" w:rsidP="004216A2" w:rsidRDefault="00A81D4C" w14:paraId="4262538E" w14:textId="77777777">
            <w:pPr>
              <w:widowControl w:val="0"/>
              <w:ind w:firstLine="0"/>
              <w:rPr>
                <w:color w:val="000000" w:themeColor="text1"/>
                <w:sz w:val="28"/>
                <w:szCs w:val="28"/>
              </w:rPr>
            </w:pPr>
          </w:p>
        </w:tc>
        <w:tc>
          <w:tcPr>
            <w:tcW w:w="982" w:type="dxa"/>
            <w:vMerge/>
            <w:tcMar>
              <w:top w:w="100" w:type="dxa"/>
              <w:left w:w="100" w:type="dxa"/>
              <w:bottom w:w="100" w:type="dxa"/>
              <w:right w:w="100" w:type="dxa"/>
            </w:tcMar>
            <w:vAlign w:val="center"/>
          </w:tcPr>
          <w:p w:rsidRPr="00135D4B" w:rsidR="00A81D4C" w:rsidP="004216A2" w:rsidRDefault="00A81D4C" w14:paraId="512C4ECB" w14:textId="77777777">
            <w:pPr>
              <w:widowControl w:val="0"/>
              <w:ind w:firstLine="0"/>
              <w:rPr>
                <w:color w:val="000000" w:themeColor="text1"/>
                <w:sz w:val="28"/>
                <w:szCs w:val="28"/>
              </w:rPr>
            </w:pPr>
          </w:p>
        </w:tc>
        <w:tc>
          <w:tcPr>
            <w:tcW w:w="708" w:type="dxa"/>
            <w:vMerge/>
            <w:tcMar>
              <w:top w:w="100" w:type="dxa"/>
              <w:left w:w="100" w:type="dxa"/>
              <w:bottom w:w="100" w:type="dxa"/>
              <w:right w:w="100" w:type="dxa"/>
            </w:tcMar>
            <w:vAlign w:val="center"/>
          </w:tcPr>
          <w:p w:rsidRPr="00135D4B" w:rsidR="00A81D4C" w:rsidP="004216A2" w:rsidRDefault="00A81D4C" w14:paraId="2BD7A447" w14:textId="77777777">
            <w:pPr>
              <w:widowControl w:val="0"/>
              <w:ind w:firstLine="0"/>
              <w:rPr>
                <w:color w:val="000000" w:themeColor="text1"/>
                <w:sz w:val="28"/>
                <w:szCs w:val="28"/>
              </w:rPr>
            </w:pPr>
          </w:p>
        </w:tc>
        <w:tc>
          <w:tcPr>
            <w:tcW w:w="851" w:type="dxa"/>
            <w:vMerge/>
            <w:tcMar>
              <w:top w:w="100" w:type="dxa"/>
              <w:left w:w="100" w:type="dxa"/>
              <w:bottom w:w="100" w:type="dxa"/>
              <w:right w:w="100" w:type="dxa"/>
            </w:tcMar>
            <w:vAlign w:val="center"/>
          </w:tcPr>
          <w:p w:rsidRPr="00135D4B" w:rsidR="00A81D4C" w:rsidP="004216A2" w:rsidRDefault="00A81D4C" w14:paraId="0AC60C2A" w14:textId="77777777">
            <w:pPr>
              <w:widowControl w:val="0"/>
              <w:ind w:firstLine="0"/>
              <w:rPr>
                <w:color w:val="000000" w:themeColor="text1"/>
                <w:sz w:val="28"/>
                <w:szCs w:val="28"/>
              </w:rPr>
            </w:pPr>
          </w:p>
        </w:tc>
        <w:tc>
          <w:tcPr>
            <w:tcW w:w="709" w:type="dxa"/>
            <w:vMerge/>
            <w:tcMar>
              <w:top w:w="100" w:type="dxa"/>
              <w:left w:w="100" w:type="dxa"/>
              <w:bottom w:w="100" w:type="dxa"/>
              <w:right w:w="100" w:type="dxa"/>
            </w:tcMar>
            <w:vAlign w:val="center"/>
          </w:tcPr>
          <w:p w:rsidRPr="00135D4B" w:rsidR="00A81D4C" w:rsidP="004216A2" w:rsidRDefault="00A81D4C" w14:paraId="6ACD6EF6" w14:textId="77777777">
            <w:pPr>
              <w:widowControl w:val="0"/>
              <w:ind w:firstLine="0"/>
              <w:rPr>
                <w:color w:val="000000" w:themeColor="text1"/>
                <w:sz w:val="28"/>
                <w:szCs w:val="28"/>
              </w:rPr>
            </w:pPr>
          </w:p>
        </w:tc>
        <w:tc>
          <w:tcPr>
            <w:tcW w:w="653" w:type="dxa"/>
            <w:tcMar>
              <w:top w:w="100" w:type="dxa"/>
              <w:left w:w="100" w:type="dxa"/>
              <w:bottom w:w="100" w:type="dxa"/>
              <w:right w:w="100" w:type="dxa"/>
            </w:tcMar>
            <w:vAlign w:val="center"/>
          </w:tcPr>
          <w:p w:rsidRPr="00135D4B" w:rsidR="00A81D4C" w:rsidP="00CA1445" w:rsidRDefault="00A81D4C" w14:paraId="6626CD0C" w14:textId="77777777">
            <w:pPr>
              <w:widowControl w:val="0"/>
              <w:ind w:firstLine="0"/>
              <w:jc w:val="center"/>
              <w:rPr>
                <w:color w:val="000000" w:themeColor="text1"/>
                <w:sz w:val="20"/>
              </w:rPr>
            </w:pPr>
            <w:r w:rsidRPr="00135D4B">
              <w:rPr>
                <w:color w:val="000000" w:themeColor="text1"/>
                <w:sz w:val="20"/>
              </w:rPr>
              <w:t>Ngày      ký</w:t>
            </w:r>
          </w:p>
        </w:tc>
        <w:tc>
          <w:tcPr>
            <w:tcW w:w="709" w:type="dxa"/>
            <w:tcMar>
              <w:top w:w="100" w:type="dxa"/>
              <w:left w:w="100" w:type="dxa"/>
              <w:bottom w:w="100" w:type="dxa"/>
              <w:right w:w="100" w:type="dxa"/>
            </w:tcMar>
            <w:vAlign w:val="center"/>
          </w:tcPr>
          <w:p w:rsidRPr="00135D4B" w:rsidR="00A81D4C" w:rsidP="00CA1445" w:rsidRDefault="00A81D4C" w14:paraId="799544F6" w14:textId="77777777">
            <w:pPr>
              <w:widowControl w:val="0"/>
              <w:ind w:firstLine="0"/>
              <w:jc w:val="center"/>
              <w:rPr>
                <w:color w:val="000000" w:themeColor="text1"/>
                <w:sz w:val="20"/>
              </w:rPr>
            </w:pPr>
            <w:r w:rsidRPr="00135D4B">
              <w:rPr>
                <w:color w:val="000000" w:themeColor="text1"/>
                <w:sz w:val="20"/>
              </w:rPr>
              <w:t>Công việc</w:t>
            </w:r>
          </w:p>
        </w:tc>
        <w:tc>
          <w:tcPr>
            <w:tcW w:w="709" w:type="dxa"/>
            <w:tcMar>
              <w:top w:w="100" w:type="dxa"/>
              <w:left w:w="100" w:type="dxa"/>
              <w:bottom w:w="100" w:type="dxa"/>
              <w:right w:w="100" w:type="dxa"/>
            </w:tcMar>
            <w:vAlign w:val="center"/>
          </w:tcPr>
          <w:p w:rsidRPr="00135D4B" w:rsidR="00A81D4C" w:rsidP="00CA1445" w:rsidRDefault="00A81D4C" w14:paraId="6E837804" w14:textId="77777777">
            <w:pPr>
              <w:widowControl w:val="0"/>
              <w:ind w:firstLine="0"/>
              <w:jc w:val="center"/>
              <w:rPr>
                <w:color w:val="000000" w:themeColor="text1"/>
                <w:sz w:val="20"/>
              </w:rPr>
            </w:pPr>
            <w:r w:rsidRPr="00135D4B">
              <w:rPr>
                <w:color w:val="000000" w:themeColor="text1"/>
                <w:sz w:val="20"/>
              </w:rPr>
              <w:t>Thời gian làm việc</w:t>
            </w:r>
          </w:p>
        </w:tc>
        <w:tc>
          <w:tcPr>
            <w:tcW w:w="632" w:type="dxa"/>
            <w:tcMar>
              <w:top w:w="100" w:type="dxa"/>
              <w:left w:w="100" w:type="dxa"/>
              <w:bottom w:w="100" w:type="dxa"/>
              <w:right w:w="100" w:type="dxa"/>
            </w:tcMar>
            <w:vAlign w:val="center"/>
          </w:tcPr>
          <w:p w:rsidRPr="00135D4B" w:rsidR="00A81D4C" w:rsidP="00CA1445" w:rsidRDefault="00A81D4C" w14:paraId="44A02BF6" w14:textId="77777777">
            <w:pPr>
              <w:widowControl w:val="0"/>
              <w:ind w:firstLine="0"/>
              <w:jc w:val="center"/>
              <w:rPr>
                <w:color w:val="000000" w:themeColor="text1"/>
                <w:sz w:val="20"/>
              </w:rPr>
            </w:pPr>
            <w:r w:rsidRPr="00135D4B">
              <w:rPr>
                <w:color w:val="000000" w:themeColor="text1"/>
                <w:sz w:val="20"/>
              </w:rPr>
              <w:t>Thời hạn hợp đồng</w:t>
            </w:r>
          </w:p>
        </w:tc>
      </w:tr>
      <w:tr w:rsidRPr="00135D4B" w:rsidR="00A81D4C" w:rsidTr="00114F58" w14:paraId="1E2DDEF9" w14:textId="77777777">
        <w:trPr>
          <w:jc w:val="center"/>
        </w:trPr>
        <w:tc>
          <w:tcPr>
            <w:tcW w:w="510" w:type="dxa"/>
            <w:tcMar>
              <w:top w:w="100" w:type="dxa"/>
              <w:left w:w="100" w:type="dxa"/>
              <w:bottom w:w="100" w:type="dxa"/>
              <w:right w:w="100" w:type="dxa"/>
            </w:tcMar>
          </w:tcPr>
          <w:p w:rsidRPr="00135D4B" w:rsidR="00A81D4C" w:rsidP="004216A2" w:rsidRDefault="00A81D4C" w14:paraId="13B801F7" w14:textId="77777777">
            <w:pPr>
              <w:widowControl w:val="0"/>
              <w:ind w:firstLine="0"/>
              <w:rPr>
                <w:color w:val="000000" w:themeColor="text1"/>
                <w:sz w:val="28"/>
                <w:szCs w:val="28"/>
              </w:rPr>
            </w:pPr>
          </w:p>
        </w:tc>
        <w:tc>
          <w:tcPr>
            <w:tcW w:w="1050" w:type="dxa"/>
            <w:tcMar>
              <w:top w:w="100" w:type="dxa"/>
              <w:left w:w="100" w:type="dxa"/>
              <w:bottom w:w="100" w:type="dxa"/>
              <w:right w:w="100" w:type="dxa"/>
            </w:tcMar>
          </w:tcPr>
          <w:p w:rsidRPr="00135D4B" w:rsidR="00A81D4C" w:rsidP="004216A2" w:rsidRDefault="00A81D4C" w14:paraId="15300E5D" w14:textId="77777777">
            <w:pPr>
              <w:widowControl w:val="0"/>
              <w:ind w:firstLine="0"/>
              <w:rPr>
                <w:color w:val="000000" w:themeColor="text1"/>
                <w:sz w:val="28"/>
                <w:szCs w:val="28"/>
              </w:rPr>
            </w:pPr>
          </w:p>
        </w:tc>
        <w:tc>
          <w:tcPr>
            <w:tcW w:w="709" w:type="dxa"/>
            <w:tcMar>
              <w:top w:w="100" w:type="dxa"/>
              <w:left w:w="100" w:type="dxa"/>
              <w:bottom w:w="100" w:type="dxa"/>
              <w:right w:w="100" w:type="dxa"/>
            </w:tcMar>
          </w:tcPr>
          <w:p w:rsidRPr="00135D4B" w:rsidR="00A81D4C" w:rsidP="004216A2" w:rsidRDefault="00A81D4C" w14:paraId="6FA3D103" w14:textId="77777777">
            <w:pPr>
              <w:widowControl w:val="0"/>
              <w:ind w:firstLine="0"/>
              <w:rPr>
                <w:color w:val="000000" w:themeColor="text1"/>
                <w:sz w:val="28"/>
                <w:szCs w:val="28"/>
              </w:rPr>
            </w:pPr>
          </w:p>
        </w:tc>
        <w:tc>
          <w:tcPr>
            <w:tcW w:w="982" w:type="dxa"/>
            <w:tcMar>
              <w:top w:w="100" w:type="dxa"/>
              <w:left w:w="100" w:type="dxa"/>
              <w:bottom w:w="100" w:type="dxa"/>
              <w:right w:w="100" w:type="dxa"/>
            </w:tcMar>
          </w:tcPr>
          <w:p w:rsidRPr="00135D4B" w:rsidR="00A81D4C" w:rsidP="004216A2" w:rsidRDefault="00A81D4C" w14:paraId="7A964803" w14:textId="77777777">
            <w:pPr>
              <w:widowControl w:val="0"/>
              <w:ind w:firstLine="0"/>
              <w:rPr>
                <w:color w:val="000000" w:themeColor="text1"/>
                <w:sz w:val="28"/>
                <w:szCs w:val="28"/>
              </w:rPr>
            </w:pPr>
          </w:p>
        </w:tc>
        <w:tc>
          <w:tcPr>
            <w:tcW w:w="708" w:type="dxa"/>
            <w:tcMar>
              <w:top w:w="100" w:type="dxa"/>
              <w:left w:w="100" w:type="dxa"/>
              <w:bottom w:w="100" w:type="dxa"/>
              <w:right w:w="100" w:type="dxa"/>
            </w:tcMar>
          </w:tcPr>
          <w:p w:rsidRPr="00135D4B" w:rsidR="00A81D4C" w:rsidP="004216A2" w:rsidRDefault="00A81D4C" w14:paraId="725598E4" w14:textId="77777777">
            <w:pPr>
              <w:widowControl w:val="0"/>
              <w:ind w:firstLine="0"/>
              <w:rPr>
                <w:color w:val="000000" w:themeColor="text1"/>
                <w:sz w:val="28"/>
                <w:szCs w:val="28"/>
              </w:rPr>
            </w:pPr>
          </w:p>
        </w:tc>
        <w:tc>
          <w:tcPr>
            <w:tcW w:w="851" w:type="dxa"/>
            <w:tcMar>
              <w:top w:w="100" w:type="dxa"/>
              <w:left w:w="100" w:type="dxa"/>
              <w:bottom w:w="100" w:type="dxa"/>
              <w:right w:w="100" w:type="dxa"/>
            </w:tcMar>
          </w:tcPr>
          <w:p w:rsidRPr="00135D4B" w:rsidR="00A81D4C" w:rsidP="004216A2" w:rsidRDefault="00A81D4C" w14:paraId="58D76221" w14:textId="77777777">
            <w:pPr>
              <w:widowControl w:val="0"/>
              <w:ind w:firstLine="0"/>
              <w:rPr>
                <w:color w:val="000000" w:themeColor="text1"/>
                <w:sz w:val="28"/>
                <w:szCs w:val="28"/>
              </w:rPr>
            </w:pPr>
          </w:p>
        </w:tc>
        <w:tc>
          <w:tcPr>
            <w:tcW w:w="709" w:type="dxa"/>
            <w:tcMar>
              <w:top w:w="100" w:type="dxa"/>
              <w:left w:w="100" w:type="dxa"/>
              <w:bottom w:w="100" w:type="dxa"/>
              <w:right w:w="100" w:type="dxa"/>
            </w:tcMar>
          </w:tcPr>
          <w:p w:rsidRPr="00135D4B" w:rsidR="00A81D4C" w:rsidP="004216A2" w:rsidRDefault="00A81D4C" w14:paraId="59DC7D34" w14:textId="77777777">
            <w:pPr>
              <w:widowControl w:val="0"/>
              <w:ind w:firstLine="0"/>
              <w:rPr>
                <w:color w:val="000000" w:themeColor="text1"/>
                <w:sz w:val="28"/>
                <w:szCs w:val="28"/>
              </w:rPr>
            </w:pPr>
          </w:p>
        </w:tc>
        <w:tc>
          <w:tcPr>
            <w:tcW w:w="653" w:type="dxa"/>
            <w:tcMar>
              <w:top w:w="100" w:type="dxa"/>
              <w:left w:w="100" w:type="dxa"/>
              <w:bottom w:w="100" w:type="dxa"/>
              <w:right w:w="100" w:type="dxa"/>
            </w:tcMar>
          </w:tcPr>
          <w:p w:rsidRPr="00135D4B" w:rsidR="00A81D4C" w:rsidP="004216A2" w:rsidRDefault="00A81D4C" w14:paraId="7ABC1F56" w14:textId="77777777">
            <w:pPr>
              <w:widowControl w:val="0"/>
              <w:ind w:firstLine="0"/>
              <w:rPr>
                <w:color w:val="000000" w:themeColor="text1"/>
                <w:sz w:val="28"/>
                <w:szCs w:val="28"/>
              </w:rPr>
            </w:pPr>
          </w:p>
        </w:tc>
        <w:tc>
          <w:tcPr>
            <w:tcW w:w="709" w:type="dxa"/>
            <w:tcMar>
              <w:top w:w="100" w:type="dxa"/>
              <w:left w:w="100" w:type="dxa"/>
              <w:bottom w:w="100" w:type="dxa"/>
              <w:right w:w="100" w:type="dxa"/>
            </w:tcMar>
          </w:tcPr>
          <w:p w:rsidRPr="00135D4B" w:rsidR="00A81D4C" w:rsidP="004216A2" w:rsidRDefault="00A81D4C" w14:paraId="1E0B1237" w14:textId="77777777">
            <w:pPr>
              <w:widowControl w:val="0"/>
              <w:ind w:firstLine="0"/>
              <w:rPr>
                <w:color w:val="000000" w:themeColor="text1"/>
                <w:sz w:val="28"/>
                <w:szCs w:val="28"/>
              </w:rPr>
            </w:pPr>
          </w:p>
        </w:tc>
        <w:tc>
          <w:tcPr>
            <w:tcW w:w="709" w:type="dxa"/>
            <w:tcMar>
              <w:top w:w="100" w:type="dxa"/>
              <w:left w:w="100" w:type="dxa"/>
              <w:bottom w:w="100" w:type="dxa"/>
              <w:right w:w="100" w:type="dxa"/>
            </w:tcMar>
          </w:tcPr>
          <w:p w:rsidRPr="00135D4B" w:rsidR="00A81D4C" w:rsidP="004216A2" w:rsidRDefault="00A81D4C" w14:paraId="29C69815" w14:textId="77777777">
            <w:pPr>
              <w:widowControl w:val="0"/>
              <w:ind w:firstLine="0"/>
              <w:rPr>
                <w:color w:val="000000" w:themeColor="text1"/>
                <w:sz w:val="28"/>
                <w:szCs w:val="28"/>
              </w:rPr>
            </w:pPr>
          </w:p>
        </w:tc>
        <w:tc>
          <w:tcPr>
            <w:tcW w:w="632" w:type="dxa"/>
            <w:tcMar>
              <w:top w:w="100" w:type="dxa"/>
              <w:left w:w="100" w:type="dxa"/>
              <w:bottom w:w="100" w:type="dxa"/>
              <w:right w:w="100" w:type="dxa"/>
            </w:tcMar>
          </w:tcPr>
          <w:p w:rsidRPr="00135D4B" w:rsidR="00A81D4C" w:rsidP="004216A2" w:rsidRDefault="00A81D4C" w14:paraId="42C517C6" w14:textId="77777777">
            <w:pPr>
              <w:widowControl w:val="0"/>
              <w:ind w:firstLine="0"/>
              <w:rPr>
                <w:color w:val="000000" w:themeColor="text1"/>
                <w:sz w:val="28"/>
                <w:szCs w:val="28"/>
              </w:rPr>
            </w:pPr>
          </w:p>
        </w:tc>
      </w:tr>
    </w:tbl>
    <w:p w:rsidRPr="00135D4B" w:rsidR="00CC0A68" w:rsidP="00676F5E" w:rsidRDefault="00CC0A68" w14:paraId="60CFBA57" w14:textId="77777777">
      <w:pPr>
        <w:spacing w:before="120" w:after="120"/>
        <w:ind w:firstLine="0"/>
        <w:jc w:val="center"/>
        <w:rPr>
          <w:b/>
          <w:color w:val="000000" w:themeColor="text1"/>
          <w:sz w:val="26"/>
          <w:szCs w:val="26"/>
        </w:rPr>
      </w:pPr>
    </w:p>
    <w:tbl>
      <w:tblPr>
        <w:tblW w:w="9180" w:type="dxa"/>
        <w:tblCellSpacing w:w="0" w:type="dxa"/>
        <w:tblCellMar>
          <w:left w:w="0" w:type="dxa"/>
          <w:right w:w="0" w:type="dxa"/>
        </w:tblCellMar>
        <w:tblLook w:val="04A0" w:firstRow="1" w:lastRow="0" w:firstColumn="1" w:lastColumn="0" w:noHBand="0" w:noVBand="1"/>
      </w:tblPr>
      <w:tblGrid>
        <w:gridCol w:w="3585"/>
        <w:gridCol w:w="5595"/>
      </w:tblGrid>
      <w:tr w:rsidRPr="00135D4B" w:rsidR="00EB2D71" w:rsidTr="00752513" w14:paraId="0D43E1AD" w14:textId="77777777">
        <w:trPr>
          <w:tblCellSpacing w:w="0" w:type="dxa"/>
        </w:trPr>
        <w:tc>
          <w:tcPr>
            <w:tcW w:w="3585" w:type="dxa"/>
            <w:tcMar>
              <w:top w:w="0" w:type="dxa"/>
              <w:left w:w="108" w:type="dxa"/>
              <w:bottom w:w="0" w:type="dxa"/>
              <w:right w:w="108" w:type="dxa"/>
            </w:tcMar>
            <w:hideMark/>
          </w:tcPr>
          <w:p w:rsidRPr="00135D4B" w:rsidR="00EB2D71" w:rsidP="00676F5E" w:rsidRDefault="00EB2D71" w14:paraId="1C2C8B2D" w14:textId="77777777">
            <w:pPr>
              <w:spacing w:before="120" w:after="120"/>
              <w:rPr>
                <w:color w:val="000000" w:themeColor="text1"/>
                <w:sz w:val="26"/>
                <w:szCs w:val="26"/>
              </w:rPr>
            </w:pPr>
            <w:r w:rsidRPr="00135D4B">
              <w:rPr>
                <w:b/>
                <w:color w:val="000000" w:themeColor="text1"/>
                <w:sz w:val="26"/>
                <w:szCs w:val="26"/>
              </w:rPr>
              <w:br w:type="page"/>
            </w:r>
            <w:r w:rsidRPr="00135D4B">
              <w:rPr>
                <w:b/>
                <w:bCs/>
                <w:color w:val="000000" w:themeColor="text1"/>
                <w:sz w:val="26"/>
                <w:szCs w:val="26"/>
              </w:rPr>
              <w:br w:type="page"/>
            </w:r>
            <w:r w:rsidRPr="00135D4B">
              <w:rPr>
                <w:b/>
                <w:bCs/>
                <w:color w:val="000000" w:themeColor="text1"/>
                <w:sz w:val="26"/>
                <w:szCs w:val="26"/>
              </w:rPr>
              <w:br w:type="page"/>
            </w:r>
            <w:r w:rsidRPr="00135D4B">
              <w:rPr>
                <w:color w:val="000000" w:themeColor="text1"/>
                <w:sz w:val="26"/>
                <w:szCs w:val="26"/>
                <w:lang w:val="fr-FR"/>
              </w:rPr>
              <w:t> </w:t>
            </w:r>
          </w:p>
        </w:tc>
        <w:tc>
          <w:tcPr>
            <w:tcW w:w="5595" w:type="dxa"/>
            <w:tcMar>
              <w:top w:w="0" w:type="dxa"/>
              <w:left w:w="108" w:type="dxa"/>
              <w:bottom w:w="0" w:type="dxa"/>
              <w:right w:w="108" w:type="dxa"/>
            </w:tcMar>
            <w:hideMark/>
          </w:tcPr>
          <w:p w:rsidRPr="00135D4B" w:rsidR="00EB2D71" w:rsidP="00676F5E" w:rsidRDefault="00EB2D71" w14:paraId="73E40294" w14:textId="77777777">
            <w:pPr>
              <w:spacing w:before="120" w:after="120"/>
              <w:ind w:hanging="183"/>
              <w:jc w:val="center"/>
              <w:rPr>
                <w:color w:val="000000" w:themeColor="text1"/>
                <w:sz w:val="26"/>
                <w:szCs w:val="26"/>
              </w:rPr>
            </w:pPr>
            <w:r w:rsidRPr="00135D4B">
              <w:rPr>
                <w:b/>
                <w:bCs/>
                <w:color w:val="000000" w:themeColor="text1"/>
                <w:sz w:val="26"/>
                <w:szCs w:val="26"/>
              </w:rPr>
              <w:t>NGƯỜI ĐẠI DIỆN THEO PHÁP LUẬT</w:t>
            </w:r>
            <w:r w:rsidRPr="00135D4B">
              <w:rPr>
                <w:b/>
                <w:bCs/>
                <w:color w:val="000000" w:themeColor="text1"/>
                <w:sz w:val="26"/>
                <w:szCs w:val="26"/>
              </w:rPr>
              <w:br/>
            </w:r>
            <w:r w:rsidRPr="00135D4B">
              <w:rPr>
                <w:i/>
                <w:color w:val="000000" w:themeColor="text1"/>
                <w:szCs w:val="26"/>
              </w:rPr>
              <w:t>(Ký, ghi rõ họ tên, đóng dấu)</w:t>
            </w:r>
          </w:p>
        </w:tc>
      </w:tr>
    </w:tbl>
    <w:p w:rsidRPr="00135D4B" w:rsidR="00EB2D71" w:rsidP="00676F5E" w:rsidRDefault="00EB2D71" w14:paraId="003571B5" w14:textId="77777777">
      <w:pPr>
        <w:spacing w:before="120" w:after="120"/>
        <w:ind w:firstLine="0"/>
        <w:jc w:val="left"/>
        <w:rPr>
          <w:b/>
          <w:color w:val="000000" w:themeColor="text1"/>
          <w:sz w:val="26"/>
          <w:szCs w:val="26"/>
        </w:rPr>
      </w:pPr>
    </w:p>
    <w:p w:rsidRPr="00135D4B" w:rsidR="00EB2D71" w:rsidP="00676F5E" w:rsidRDefault="00EB2D71" w14:paraId="1D57E7A6" w14:textId="77777777">
      <w:pPr>
        <w:spacing w:before="120" w:after="120"/>
        <w:ind w:firstLine="0"/>
        <w:jc w:val="left"/>
        <w:rPr>
          <w:b/>
          <w:color w:val="000000" w:themeColor="text1"/>
          <w:sz w:val="26"/>
          <w:szCs w:val="26"/>
        </w:rPr>
      </w:pPr>
      <w:r w:rsidRPr="00135D4B">
        <w:rPr>
          <w:b/>
          <w:color w:val="000000" w:themeColor="text1"/>
          <w:sz w:val="26"/>
          <w:szCs w:val="26"/>
        </w:rPr>
        <w:br w:type="page"/>
      </w:r>
    </w:p>
    <w:p w:rsidRPr="00135D4B" w:rsidR="009A4E97" w:rsidP="00B74554" w:rsidRDefault="001F0806" w14:paraId="505E9C4E" w14:textId="715A4C27">
      <w:pPr>
        <w:shd w:val="clear" w:color="auto" w:fill="FFFFFF"/>
        <w:jc w:val="right"/>
        <w:rPr>
          <w:b/>
          <w:color w:val="000000" w:themeColor="text1"/>
          <w:sz w:val="25"/>
          <w:szCs w:val="25"/>
          <w:lang w:val="vi-VN"/>
        </w:rPr>
      </w:pPr>
      <w:r w:rsidRPr="00135D4B">
        <w:rPr>
          <w:b/>
          <w:color w:val="000000" w:themeColor="text1"/>
          <w:sz w:val="25"/>
          <w:szCs w:val="25"/>
          <w:lang w:val="vi-VN"/>
        </w:rPr>
        <w:t>Mẫu</w:t>
      </w:r>
      <w:r w:rsidRPr="00135D4B" w:rsidR="009F2B4B">
        <w:rPr>
          <w:b/>
          <w:color w:val="000000" w:themeColor="text1"/>
          <w:sz w:val="25"/>
          <w:szCs w:val="25"/>
        </w:rPr>
        <w:t xml:space="preserve"> số 0</w:t>
      </w:r>
      <w:r w:rsidRPr="00135D4B" w:rsidR="00016D65">
        <w:rPr>
          <w:b/>
          <w:color w:val="000000" w:themeColor="text1"/>
          <w:sz w:val="25"/>
          <w:szCs w:val="25"/>
        </w:rPr>
        <w:t>4</w:t>
      </w:r>
    </w:p>
    <w:p w:rsidRPr="00135D4B" w:rsidR="009A4E97" w:rsidP="00DA2C85" w:rsidRDefault="009A4E97" w14:paraId="589F2BC2" w14:textId="77777777">
      <w:pPr>
        <w:pStyle w:val="Other0"/>
        <w:shd w:val="clear" w:color="auto" w:fill="auto"/>
        <w:spacing w:after="0" w:line="240" w:lineRule="auto"/>
        <w:ind w:firstLine="142"/>
        <w:jc w:val="center"/>
        <w:rPr>
          <w:rStyle w:val="Other"/>
          <w:b/>
          <w:bCs/>
          <w:color w:val="000000" w:themeColor="text1"/>
          <w:sz w:val="24"/>
          <w:lang w:eastAsia="vi-VN"/>
        </w:rPr>
      </w:pPr>
    </w:p>
    <w:p w:rsidRPr="00135D4B" w:rsidR="00C53290" w:rsidP="00DA2C85" w:rsidRDefault="00C53290" w14:paraId="6D5E9FFE" w14:textId="77777777">
      <w:pPr>
        <w:widowControl w:val="0"/>
        <w:ind w:firstLine="142"/>
        <w:jc w:val="center"/>
        <w:rPr>
          <w:rFonts w:eastAsiaTheme="minorHAnsi" w:cstheme="minorBidi"/>
          <w:b/>
          <w:bCs/>
          <w:color w:val="000000" w:themeColor="text1"/>
          <w:sz w:val="26"/>
          <w:szCs w:val="26"/>
          <w:shd w:val="clear" w:color="auto" w:fill="FFFFFF"/>
          <w:lang w:eastAsia="vi-VN"/>
        </w:rPr>
      </w:pPr>
      <w:r w:rsidRPr="00135D4B">
        <w:rPr>
          <w:rFonts w:eastAsiaTheme="minorHAnsi" w:cstheme="minorBidi"/>
          <w:b/>
          <w:bCs/>
          <w:noProof/>
          <w:color w:val="000000" w:themeColor="text1"/>
          <w:sz w:val="26"/>
          <w:szCs w:val="26"/>
        </w:rPr>
        <mc:AlternateContent>
          <mc:Choice Requires="wps">
            <w:drawing>
              <wp:anchor distT="0" distB="0" distL="114300" distR="114300" simplePos="0" relativeHeight="251837440" behindDoc="0" locked="0" layoutInCell="1" allowOverlap="1" wp14:anchorId="60D3212E" wp14:editId="1EACCC09">
                <wp:simplePos x="0" y="0"/>
                <wp:positionH relativeFrom="margin">
                  <wp:posOffset>-13335</wp:posOffset>
                </wp:positionH>
                <wp:positionV relativeFrom="margin">
                  <wp:posOffset>575310</wp:posOffset>
                </wp:positionV>
                <wp:extent cx="1432560" cy="1813560"/>
                <wp:effectExtent l="0" t="0" r="15240" b="15240"/>
                <wp:wrapSquare wrapText="bothSides"/>
                <wp:docPr id="7" name="Text Box 7"/>
                <wp:cNvGraphicFramePr/>
                <a:graphic xmlns:a="http://schemas.openxmlformats.org/drawingml/2006/main">
                  <a:graphicData uri="http://schemas.microsoft.com/office/word/2010/wordprocessingShape">
                    <wps:wsp>
                      <wps:cNvSpPr txBox="1"/>
                      <wps:spPr>
                        <a:xfrm>
                          <a:off x="0" y="0"/>
                          <a:ext cx="1432560" cy="1813560"/>
                        </a:xfrm>
                        <a:prstGeom prst="rect">
                          <a:avLst/>
                        </a:prstGeom>
                        <a:solidFill>
                          <a:sysClr val="window" lastClr="FFFFFF"/>
                        </a:solidFill>
                        <a:ln w="6350">
                          <a:solidFill>
                            <a:prstClr val="black"/>
                          </a:solidFill>
                        </a:ln>
                      </wps:spPr>
                      <wps:txbx>
                        <w:txbxContent>
                          <w:p w:rsidR="00823408" w:rsidP="00C53290" w:rsidRDefault="00823408" w14:paraId="40DAFF9E" w14:textId="77777777">
                            <w:pPr>
                              <w:rPr>
                                <w:lang w:val="vi-VN"/>
                              </w:rPr>
                            </w:pPr>
                          </w:p>
                          <w:p w:rsidR="00823408" w:rsidP="00C53290" w:rsidRDefault="00823408" w14:paraId="2C8D36FA" w14:textId="77777777">
                            <w:pPr>
                              <w:rPr>
                                <w:lang w:val="vi-VN"/>
                              </w:rPr>
                            </w:pPr>
                          </w:p>
                          <w:p w:rsidR="00823408" w:rsidP="00C53290" w:rsidRDefault="00823408" w14:paraId="4082E1D9" w14:textId="77777777">
                            <w:pPr>
                              <w:jc w:val="left"/>
                              <w:rPr>
                                <w:sz w:val="22"/>
                                <w:lang w:val="vi-VN"/>
                              </w:rPr>
                            </w:pPr>
                          </w:p>
                          <w:p w:rsidR="00823408" w:rsidP="00C53290" w:rsidRDefault="00823408" w14:paraId="781F112E" w14:textId="77777777">
                            <w:pPr>
                              <w:jc w:val="left"/>
                              <w:rPr>
                                <w:sz w:val="22"/>
                                <w:lang w:val="vi-VN"/>
                              </w:rPr>
                            </w:pPr>
                          </w:p>
                          <w:p w:rsidRPr="00D00938" w:rsidR="00823408" w:rsidP="00C53290" w:rsidRDefault="00823408" w14:paraId="5AE2F943" w14:textId="77777777">
                            <w:pPr>
                              <w:ind w:firstLine="0"/>
                              <w:jc w:val="center"/>
                              <w:rPr>
                                <w:sz w:val="22"/>
                                <w:lang w:val="vi-VN"/>
                              </w:rPr>
                            </w:pPr>
                            <w:r w:rsidRPr="00D00938">
                              <w:rPr>
                                <w:sz w:val="22"/>
                                <w:lang w:val="vi-VN"/>
                              </w:rPr>
                              <w:t>Ảnh 4x6</w:t>
                            </w:r>
                          </w:p>
                          <w:p w:rsidRPr="00D00938" w:rsidR="00823408" w:rsidP="00C53290" w:rsidRDefault="00823408" w14:paraId="50815A61" w14:textId="77777777">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13E5217">
              <v:shapetype id="_x0000_t202" coordsize="21600,21600" o:spt="202" path="m,l,21600r21600,l21600,xe" w14:anchorId="60D3212E">
                <v:stroke joinstyle="miter"/>
                <v:path gradientshapeok="t" o:connecttype="rect"/>
              </v:shapetype>
              <v:shape id="Text Box 7" style="position:absolute;left:0;text-align:left;margin-left:-1.05pt;margin-top:45.3pt;width:112.8pt;height:142.8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spid="_x0000_s1026"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">
                <v:textbox>
                  <w:txbxContent>
                    <w:p w:rsidR="00823408" w:rsidP="00C53290" w:rsidRDefault="00823408" w14:paraId="672A6659" w14:textId="77777777">
                      <w:pPr>
                        <w:rPr>
                          <w:lang w:val="vi-VN"/>
                        </w:rPr>
                      </w:pPr>
                    </w:p>
                    <w:p w:rsidR="00823408" w:rsidP="00C53290" w:rsidRDefault="00823408" w14:paraId="0A37501D" w14:textId="77777777">
                      <w:pPr>
                        <w:rPr>
                          <w:lang w:val="vi-VN"/>
                        </w:rPr>
                      </w:pPr>
                    </w:p>
                    <w:p w:rsidR="00823408" w:rsidP="00C53290" w:rsidRDefault="00823408" w14:paraId="5DAB6C7B" w14:textId="77777777">
                      <w:pPr>
                        <w:jc w:val="left"/>
                        <w:rPr>
                          <w:sz w:val="22"/>
                          <w:lang w:val="vi-VN"/>
                        </w:rPr>
                      </w:pPr>
                    </w:p>
                    <w:p w:rsidR="00823408" w:rsidP="00C53290" w:rsidRDefault="00823408" w14:paraId="02EB378F" w14:textId="77777777">
                      <w:pPr>
                        <w:jc w:val="left"/>
                        <w:rPr>
                          <w:sz w:val="22"/>
                          <w:lang w:val="vi-VN"/>
                        </w:rPr>
                      </w:pPr>
                    </w:p>
                    <w:p w:rsidRPr="00D00938" w:rsidR="00823408" w:rsidP="00C53290" w:rsidRDefault="00823408" w14:paraId="18F9B2E2" w14:textId="77777777">
                      <w:pPr>
                        <w:ind w:firstLine="0"/>
                        <w:jc w:val="center"/>
                        <w:rPr>
                          <w:sz w:val="22"/>
                          <w:lang w:val="vi-VN"/>
                        </w:rPr>
                      </w:pPr>
                      <w:r w:rsidRPr="00D00938">
                        <w:rPr>
                          <w:sz w:val="22"/>
                          <w:lang w:val="vi-VN"/>
                        </w:rPr>
                        <w:t>Ảnh 4x6</w:t>
                      </w:r>
                    </w:p>
                    <w:p w:rsidRPr="00D00938" w:rsidR="00823408" w:rsidP="00C53290" w:rsidRDefault="00823408" w14:paraId="6A05A809" w14:textId="77777777">
                      <w:pPr>
                        <w:rPr>
                          <w:lang w:val="vi-VN"/>
                        </w:rPr>
                      </w:pPr>
                    </w:p>
                  </w:txbxContent>
                </v:textbox>
                <w10:wrap type="square" anchorx="margin" anchory="margin"/>
              </v:shape>
            </w:pict>
          </mc:Fallback>
        </mc:AlternateContent>
      </w:r>
      <w:r w:rsidRPr="00135D4B">
        <w:rPr>
          <w:rFonts w:eastAsiaTheme="minorHAnsi" w:cstheme="minorBidi"/>
          <w:b/>
          <w:bCs/>
          <w:color w:val="000000" w:themeColor="text1"/>
          <w:sz w:val="26"/>
          <w:szCs w:val="26"/>
          <w:shd w:val="clear" w:color="auto" w:fill="FFFFFF"/>
          <w:lang w:eastAsia="vi-VN"/>
        </w:rPr>
        <w:t xml:space="preserve">CỘNG HÒA XÃ HỘI CHỦ NGHĨA VIỆT NAM </w:t>
      </w:r>
    </w:p>
    <w:p w:rsidRPr="00135D4B" w:rsidR="00C53290" w:rsidP="00DA2C85" w:rsidRDefault="00C53290" w14:paraId="622CD067" w14:textId="77777777">
      <w:pPr>
        <w:ind w:firstLine="0"/>
        <w:jc w:val="center"/>
        <w:rPr>
          <w:rFonts w:eastAsiaTheme="minorHAnsi" w:cstheme="minorBidi"/>
          <w:b/>
          <w:bCs/>
          <w:color w:val="000000" w:themeColor="text1"/>
          <w:sz w:val="26"/>
          <w:szCs w:val="26"/>
          <w:shd w:val="clear" w:color="auto" w:fill="FFFFFF"/>
          <w:lang w:eastAsia="vi-VN"/>
        </w:rPr>
      </w:pPr>
      <w:r w:rsidRPr="00135D4B">
        <w:rPr>
          <w:rFonts w:eastAsiaTheme="minorHAnsi" w:cstheme="minorBidi"/>
          <w:b/>
          <w:bCs/>
          <w:color w:val="000000" w:themeColor="text1"/>
          <w:sz w:val="26"/>
          <w:szCs w:val="26"/>
          <w:shd w:val="clear" w:color="auto" w:fill="FFFFFF"/>
          <w:lang w:eastAsia="vi-VN"/>
        </w:rPr>
        <w:t>Độc lập - Tự do - Hạnh phúc</w:t>
      </w:r>
    </w:p>
    <w:p w:rsidRPr="00135D4B" w:rsidR="00706F75" w:rsidP="00DA2C85" w:rsidRDefault="00706F75" w14:paraId="6C43E671" w14:textId="77777777">
      <w:pPr>
        <w:ind w:firstLine="0"/>
        <w:jc w:val="center"/>
        <w:rPr>
          <w:rFonts w:eastAsiaTheme="minorHAnsi" w:cstheme="minorBidi"/>
          <w:b/>
          <w:color w:val="000000" w:themeColor="text1"/>
          <w:sz w:val="26"/>
          <w:szCs w:val="26"/>
          <w:vertAlign w:val="superscript"/>
        </w:rPr>
      </w:pPr>
      <w:r w:rsidRPr="00135D4B">
        <w:rPr>
          <w:rFonts w:eastAsiaTheme="minorHAnsi" w:cstheme="minorBidi"/>
          <w:b/>
          <w:color w:val="000000" w:themeColor="text1"/>
          <w:sz w:val="26"/>
          <w:szCs w:val="26"/>
          <w:vertAlign w:val="superscript"/>
        </w:rPr>
        <w:t>________________________________________</w:t>
      </w:r>
    </w:p>
    <w:p w:rsidRPr="00135D4B" w:rsidR="00C53290" w:rsidP="00DA2C85" w:rsidRDefault="00C53290" w14:paraId="03EC73E4" w14:textId="77777777">
      <w:pPr>
        <w:ind w:firstLine="0"/>
        <w:jc w:val="right"/>
        <w:rPr>
          <w:rFonts w:eastAsiaTheme="minorHAnsi" w:cstheme="minorBidi"/>
          <w:b/>
          <w:color w:val="000000" w:themeColor="text1"/>
          <w:sz w:val="26"/>
          <w:szCs w:val="26"/>
          <w:lang w:val="vi-VN"/>
        </w:rPr>
      </w:pPr>
      <w:r w:rsidRPr="00135D4B">
        <w:rPr>
          <w:i/>
          <w:iCs/>
          <w:color w:val="000000" w:themeColor="text1"/>
          <w:sz w:val="26"/>
          <w:szCs w:val="26"/>
          <w:shd w:val="clear" w:color="auto" w:fill="FFFFFF"/>
          <w:lang w:val="vi-VN" w:eastAsia="vi-VN"/>
        </w:rPr>
        <w:t>..........</w:t>
      </w:r>
      <w:r w:rsidRPr="00135D4B">
        <w:rPr>
          <w:i/>
          <w:iCs/>
          <w:color w:val="000000" w:themeColor="text1"/>
          <w:vertAlign w:val="superscript"/>
          <w:lang w:eastAsia="vi-VN"/>
        </w:rPr>
        <w:t xml:space="preserve"> </w:t>
      </w:r>
      <w:r w:rsidRPr="00135D4B">
        <w:rPr>
          <w:i/>
          <w:iCs/>
          <w:color w:val="000000" w:themeColor="text1"/>
          <w:vertAlign w:val="superscript"/>
          <w:lang w:eastAsia="vi-VN"/>
        </w:rPr>
        <w:footnoteReference w:id="11"/>
      </w:r>
      <w:r w:rsidRPr="00135D4B">
        <w:rPr>
          <w:i/>
          <w:iCs/>
          <w:color w:val="000000" w:themeColor="text1"/>
          <w:sz w:val="26"/>
          <w:szCs w:val="26"/>
          <w:shd w:val="clear" w:color="auto" w:fill="FFFFFF"/>
          <w:lang w:val="vi-VN" w:eastAsia="vi-VN"/>
        </w:rPr>
        <w:t>........</w:t>
      </w:r>
      <w:r w:rsidRPr="00135D4B">
        <w:rPr>
          <w:i/>
          <w:iCs/>
          <w:color w:val="000000" w:themeColor="text1"/>
          <w:sz w:val="26"/>
          <w:szCs w:val="26"/>
          <w:shd w:val="clear" w:color="auto" w:fill="FFFFFF"/>
          <w:lang w:eastAsia="vi-VN"/>
        </w:rPr>
        <w:t>.....,</w:t>
      </w:r>
      <w:r w:rsidRPr="00135D4B">
        <w:rPr>
          <w:i/>
          <w:iCs/>
          <w:color w:val="000000" w:themeColor="text1"/>
          <w:sz w:val="26"/>
          <w:szCs w:val="26"/>
          <w:shd w:val="clear" w:color="auto" w:fill="FFFFFF"/>
          <w:vertAlign w:val="superscript"/>
          <w:lang w:eastAsia="vi-VN"/>
        </w:rPr>
        <w:t xml:space="preserve"> </w:t>
      </w:r>
      <w:r w:rsidRPr="00135D4B">
        <w:rPr>
          <w:i/>
          <w:iCs/>
          <w:color w:val="000000" w:themeColor="text1"/>
          <w:sz w:val="26"/>
          <w:szCs w:val="26"/>
          <w:shd w:val="clear" w:color="auto" w:fill="FFFFFF"/>
          <w:lang w:eastAsia="vi-VN"/>
        </w:rPr>
        <w:t>ngày... tháng</w:t>
      </w:r>
      <w:proofErr w:type="gramStart"/>
      <w:r w:rsidRPr="00135D4B" w:rsidR="008404B0">
        <w:rPr>
          <w:i/>
          <w:iCs/>
          <w:color w:val="000000" w:themeColor="text1"/>
          <w:sz w:val="26"/>
          <w:szCs w:val="26"/>
          <w:shd w:val="clear" w:color="auto" w:fill="FFFFFF"/>
          <w:lang w:eastAsia="vi-VN"/>
        </w:rPr>
        <w:t>….</w:t>
      </w:r>
      <w:r w:rsidRPr="00135D4B">
        <w:rPr>
          <w:i/>
          <w:iCs/>
          <w:color w:val="000000" w:themeColor="text1"/>
          <w:sz w:val="26"/>
          <w:szCs w:val="26"/>
          <w:shd w:val="clear" w:color="auto" w:fill="FFFFFF"/>
          <w:lang w:eastAsia="vi-VN"/>
        </w:rPr>
        <w:t>.</w:t>
      </w:r>
      <w:proofErr w:type="gramEnd"/>
      <w:r w:rsidRPr="00135D4B">
        <w:rPr>
          <w:i/>
          <w:iCs/>
          <w:color w:val="000000" w:themeColor="text1"/>
          <w:sz w:val="26"/>
          <w:szCs w:val="26"/>
          <w:shd w:val="clear" w:color="auto" w:fill="FFFFFF"/>
          <w:lang w:eastAsia="vi-VN"/>
        </w:rPr>
        <w:t xml:space="preserve"> năm..</w:t>
      </w:r>
      <w:r w:rsidRPr="00135D4B">
        <w:rPr>
          <w:i/>
          <w:iCs/>
          <w:color w:val="000000" w:themeColor="text1"/>
          <w:sz w:val="26"/>
          <w:szCs w:val="26"/>
          <w:shd w:val="clear" w:color="auto" w:fill="FFFFFF"/>
          <w:lang w:val="vi-VN" w:eastAsia="vi-VN"/>
        </w:rPr>
        <w:t>............</w:t>
      </w:r>
    </w:p>
    <w:p w:rsidRPr="00135D4B" w:rsidR="00C53290" w:rsidP="00DA2C85" w:rsidRDefault="00C53290" w14:paraId="2126A89A" w14:textId="77777777">
      <w:pPr>
        <w:ind w:firstLine="0"/>
        <w:jc w:val="center"/>
        <w:rPr>
          <w:rFonts w:eastAsiaTheme="minorHAnsi" w:cstheme="minorBidi"/>
          <w:b/>
          <w:color w:val="000000" w:themeColor="text1"/>
          <w:sz w:val="26"/>
          <w:szCs w:val="26"/>
          <w:lang w:val="vi-VN"/>
        </w:rPr>
      </w:pPr>
    </w:p>
    <w:p w:rsidRPr="00135D4B" w:rsidR="00C53290" w:rsidP="00DA2C85" w:rsidRDefault="00C53290" w14:paraId="631EED51" w14:textId="77777777">
      <w:pPr>
        <w:ind w:firstLine="0"/>
        <w:jc w:val="center"/>
        <w:rPr>
          <w:rFonts w:eastAsiaTheme="minorHAnsi" w:cstheme="minorBidi"/>
          <w:b/>
          <w:color w:val="000000" w:themeColor="text1"/>
          <w:sz w:val="26"/>
          <w:szCs w:val="26"/>
        </w:rPr>
      </w:pPr>
      <w:r w:rsidRPr="00135D4B">
        <w:rPr>
          <w:rFonts w:eastAsiaTheme="minorHAnsi" w:cstheme="minorBidi"/>
          <w:b/>
          <w:color w:val="000000" w:themeColor="text1"/>
          <w:sz w:val="26"/>
          <w:szCs w:val="26"/>
          <w:lang w:val="vi-VN"/>
        </w:rPr>
        <w:t>TÓM TẮT</w:t>
      </w:r>
      <w:r w:rsidRPr="00135D4B" w:rsidR="008564D5">
        <w:rPr>
          <w:rFonts w:eastAsiaTheme="minorHAnsi" w:cstheme="minorBidi"/>
          <w:b/>
          <w:color w:val="000000" w:themeColor="text1"/>
          <w:sz w:val="26"/>
          <w:szCs w:val="26"/>
        </w:rPr>
        <w:t xml:space="preserve"> </w:t>
      </w:r>
      <w:r w:rsidRPr="00135D4B" w:rsidR="008564D5">
        <w:rPr>
          <w:rFonts w:eastAsiaTheme="minorHAnsi" w:cstheme="minorBidi"/>
          <w:b/>
          <w:color w:val="000000" w:themeColor="text1"/>
          <w:sz w:val="26"/>
          <w:szCs w:val="26"/>
          <w:lang w:val="vi-VN"/>
        </w:rPr>
        <w:t>LÝ LỊCH</w:t>
      </w:r>
    </w:p>
    <w:p w:rsidRPr="00135D4B" w:rsidR="005B53B6" w:rsidP="00DA2C85" w:rsidRDefault="005B53B6" w14:paraId="3483204E" w14:textId="77777777">
      <w:pPr>
        <w:ind w:firstLine="0"/>
        <w:jc w:val="center"/>
        <w:rPr>
          <w:b/>
          <w:noProof/>
          <w:color w:val="000000" w:themeColor="text1"/>
          <w:sz w:val="26"/>
          <w:szCs w:val="26"/>
        </w:rPr>
      </w:pPr>
      <w:r w:rsidRPr="00135D4B">
        <w:rPr>
          <w:b/>
          <w:color w:val="000000" w:themeColor="text1"/>
          <w:sz w:val="26"/>
          <w:szCs w:val="26"/>
          <w:lang w:val="vi-VN"/>
        </w:rPr>
        <w:t xml:space="preserve">của </w:t>
      </w:r>
      <w:r w:rsidRPr="00135D4B" w:rsidR="00081CD7">
        <w:rPr>
          <w:b/>
          <w:color w:val="000000" w:themeColor="text1"/>
          <w:sz w:val="26"/>
          <w:szCs w:val="26"/>
        </w:rPr>
        <w:t xml:space="preserve">cá nhân, </w:t>
      </w:r>
      <w:r w:rsidRPr="00135D4B">
        <w:rPr>
          <w:b/>
          <w:color w:val="000000" w:themeColor="text1"/>
          <w:sz w:val="26"/>
          <w:szCs w:val="26"/>
          <w:lang w:val="vi-VN"/>
        </w:rPr>
        <w:t xml:space="preserve">người đứng đầu/người đại diện theo pháp luật </w:t>
      </w:r>
      <w:r w:rsidRPr="00135D4B">
        <w:rPr>
          <w:b/>
          <w:color w:val="000000" w:themeColor="text1"/>
          <w:sz w:val="26"/>
          <w:szCs w:val="26"/>
          <w:lang w:val="vi-VN"/>
        </w:rPr>
        <w:br/>
      </w:r>
      <w:r w:rsidRPr="00135D4B">
        <w:rPr>
          <w:b/>
          <w:color w:val="000000" w:themeColor="text1"/>
          <w:sz w:val="26"/>
          <w:szCs w:val="26"/>
          <w:lang w:val="vi-VN"/>
        </w:rPr>
        <w:t xml:space="preserve">của cơ sở cai nghiện ma túy/cơ sở cung cấp dịch vụ </w:t>
      </w:r>
      <w:r w:rsidRPr="00135D4B">
        <w:rPr>
          <w:b/>
          <w:color w:val="000000" w:themeColor="text1"/>
          <w:sz w:val="26"/>
          <w:szCs w:val="26"/>
          <w:lang w:val="vi-VN"/>
        </w:rPr>
        <w:br/>
      </w:r>
      <w:r w:rsidRPr="00135D4B">
        <w:rPr>
          <w:b/>
          <w:color w:val="000000" w:themeColor="text1"/>
          <w:sz w:val="26"/>
          <w:szCs w:val="26"/>
          <w:lang w:val="vi-VN"/>
        </w:rPr>
        <w:t>cai nghiện ma túy tự nguyện</w:t>
      </w:r>
      <w:r w:rsidRPr="00135D4B">
        <w:rPr>
          <w:b/>
          <w:noProof/>
          <w:color w:val="000000" w:themeColor="text1"/>
          <w:sz w:val="26"/>
          <w:szCs w:val="26"/>
        </w:rPr>
        <w:t xml:space="preserve"> </w:t>
      </w:r>
    </w:p>
    <w:p w:rsidRPr="00135D4B" w:rsidR="00C53290" w:rsidP="00DA2C85" w:rsidRDefault="00C53290" w14:paraId="257B2F0C" w14:textId="77777777">
      <w:pPr>
        <w:ind w:firstLine="0"/>
        <w:jc w:val="center"/>
        <w:rPr>
          <w:b/>
          <w:color w:val="000000" w:themeColor="text1"/>
          <w:sz w:val="26"/>
          <w:szCs w:val="26"/>
        </w:rPr>
      </w:pPr>
      <w:r w:rsidRPr="00135D4B">
        <w:rPr>
          <w:b/>
          <w:noProof/>
          <w:color w:val="000000" w:themeColor="text1"/>
          <w:sz w:val="26"/>
          <w:szCs w:val="26"/>
        </w:rPr>
        <mc:AlternateContent>
          <mc:Choice Requires="wps">
            <w:drawing>
              <wp:anchor distT="0" distB="0" distL="114300" distR="114300" simplePos="0" relativeHeight="251836416" behindDoc="0" locked="0" layoutInCell="1" allowOverlap="1" wp14:anchorId="661C4571" wp14:editId="65A0E786">
                <wp:simplePos x="0" y="0"/>
                <wp:positionH relativeFrom="column">
                  <wp:posOffset>3225165</wp:posOffset>
                </wp:positionH>
                <wp:positionV relativeFrom="paragraph">
                  <wp:posOffset>17145</wp:posOffset>
                </wp:positionV>
                <wp:extent cx="8763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8763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w14:anchorId="6BEA5EBD">
              <v:line id="Straight Connector 6" style="position:absolute;z-index:251836416;visibility:visible;mso-wrap-style:square;mso-wrap-distance-left:9pt;mso-wrap-distance-top:0;mso-wrap-distance-right:9pt;mso-wrap-distance-bottom:0;mso-position-horizontal:absolute;mso-position-horizontal-relative:text;mso-position-vertical:absolute;mso-position-vertical-relative:text" o:spid="_x0000_s1026" from="253.95pt,1.35pt" to="322.95pt,1.35pt" w14:anchorId="1A640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"/>
            </w:pict>
          </mc:Fallback>
        </mc:AlternateContent>
      </w:r>
    </w:p>
    <w:p w:rsidRPr="00135D4B" w:rsidR="00E11E5E" w:rsidP="005B53B6" w:rsidRDefault="00E11E5E" w14:paraId="01C8A99E" w14:textId="77777777">
      <w:pPr>
        <w:autoSpaceDE w:val="0"/>
        <w:autoSpaceDN w:val="0"/>
        <w:adjustRightInd w:val="0"/>
        <w:spacing w:before="60" w:after="60"/>
        <w:rPr>
          <w:b/>
          <w:color w:val="000000" w:themeColor="text1"/>
          <w:sz w:val="26"/>
          <w:szCs w:val="26"/>
          <w:lang w:val="vi-VN"/>
        </w:rPr>
      </w:pPr>
      <w:r w:rsidRPr="00135D4B">
        <w:rPr>
          <w:b/>
          <w:color w:val="000000" w:themeColor="text1"/>
          <w:sz w:val="26"/>
          <w:szCs w:val="26"/>
          <w:lang w:val="vi-VN"/>
        </w:rPr>
        <w:t xml:space="preserve">I. </w:t>
      </w:r>
      <w:r w:rsidRPr="00135D4B" w:rsidR="007B16B8">
        <w:rPr>
          <w:b/>
          <w:color w:val="000000" w:themeColor="text1"/>
          <w:sz w:val="26"/>
          <w:szCs w:val="26"/>
          <w:lang w:val="vi-VN"/>
        </w:rPr>
        <w:t>SƠ LƯỢC VỀ BẢN THÂN</w:t>
      </w:r>
    </w:p>
    <w:p w:rsidRPr="00135D4B" w:rsidR="00EB2D71" w:rsidP="005B53B6" w:rsidRDefault="00EB2D71" w14:paraId="0A1FC61A" w14:textId="77777777">
      <w:pPr>
        <w:autoSpaceDE w:val="0"/>
        <w:autoSpaceDN w:val="0"/>
        <w:adjustRightInd w:val="0"/>
        <w:spacing w:before="60" w:after="60"/>
        <w:rPr>
          <w:color w:val="000000" w:themeColor="text1"/>
          <w:sz w:val="26"/>
          <w:szCs w:val="26"/>
          <w:lang w:val="vi-VN"/>
        </w:rPr>
      </w:pPr>
      <w:r w:rsidRPr="00135D4B">
        <w:rPr>
          <w:color w:val="000000" w:themeColor="text1"/>
          <w:sz w:val="26"/>
          <w:szCs w:val="26"/>
          <w:lang w:val="vi-VN"/>
        </w:rPr>
        <w:t>1. Họ và tên: ………..…………</w:t>
      </w:r>
      <w:r w:rsidRPr="00135D4B" w:rsidR="00C83DDB">
        <w:rPr>
          <w:color w:val="000000" w:themeColor="text1"/>
          <w:sz w:val="26"/>
          <w:szCs w:val="26"/>
          <w:lang w:val="vi-VN"/>
        </w:rPr>
        <w:t>…………………</w:t>
      </w:r>
      <w:r w:rsidRPr="00135D4B">
        <w:rPr>
          <w:color w:val="000000" w:themeColor="text1"/>
          <w:sz w:val="26"/>
          <w:szCs w:val="26"/>
          <w:lang w:val="vi-VN"/>
        </w:rPr>
        <w:t xml:space="preserve">….. Giới tính:.......................... </w:t>
      </w:r>
    </w:p>
    <w:p w:rsidRPr="00135D4B" w:rsidR="00081CD7" w:rsidP="005B53B6" w:rsidRDefault="00EB2D71" w14:paraId="7FFF93A8" w14:textId="77777777">
      <w:pPr>
        <w:autoSpaceDE w:val="0"/>
        <w:autoSpaceDN w:val="0"/>
        <w:adjustRightInd w:val="0"/>
        <w:spacing w:before="60" w:after="60"/>
        <w:rPr>
          <w:color w:val="000000" w:themeColor="text1"/>
          <w:sz w:val="26"/>
          <w:szCs w:val="26"/>
          <w:lang w:val="vi-VN"/>
        </w:rPr>
      </w:pPr>
      <w:r w:rsidRPr="00135D4B">
        <w:rPr>
          <w:color w:val="000000" w:themeColor="text1"/>
          <w:sz w:val="26"/>
          <w:szCs w:val="26"/>
          <w:lang w:val="vi-VN"/>
        </w:rPr>
        <w:t>2. Tên gọi khác:.................................</w:t>
      </w:r>
      <w:r w:rsidRPr="00135D4B" w:rsidR="00C83DDB">
        <w:rPr>
          <w:color w:val="000000" w:themeColor="text1"/>
          <w:sz w:val="26"/>
          <w:szCs w:val="26"/>
          <w:lang w:val="vi-VN"/>
        </w:rPr>
        <w:t>..</w:t>
      </w:r>
    </w:p>
    <w:p w:rsidRPr="00135D4B" w:rsidR="00EB2D71" w:rsidP="005B53B6" w:rsidRDefault="00EB2D71" w14:paraId="0AD09E6B" w14:textId="77777777">
      <w:pPr>
        <w:autoSpaceDE w:val="0"/>
        <w:autoSpaceDN w:val="0"/>
        <w:adjustRightInd w:val="0"/>
        <w:spacing w:before="60" w:after="60"/>
        <w:rPr>
          <w:color w:val="000000" w:themeColor="text1"/>
          <w:sz w:val="26"/>
          <w:szCs w:val="26"/>
          <w:lang w:val="vi-VN"/>
        </w:rPr>
      </w:pPr>
      <w:r w:rsidRPr="00135D4B">
        <w:rPr>
          <w:color w:val="000000" w:themeColor="text1"/>
          <w:sz w:val="26"/>
          <w:szCs w:val="26"/>
          <w:lang w:val="vi-VN"/>
        </w:rPr>
        <w:t>3. Sinh ngày ….. tháng …. năm …</w:t>
      </w:r>
      <w:r w:rsidRPr="00135D4B" w:rsidR="00C83DDB">
        <w:rPr>
          <w:color w:val="000000" w:themeColor="text1"/>
          <w:sz w:val="26"/>
          <w:szCs w:val="26"/>
          <w:lang w:val="vi-VN"/>
        </w:rPr>
        <w:t>……</w:t>
      </w:r>
      <w:r w:rsidRPr="00135D4B">
        <w:rPr>
          <w:color w:val="000000" w:themeColor="text1"/>
          <w:sz w:val="26"/>
          <w:szCs w:val="26"/>
          <w:lang w:val="vi-VN"/>
        </w:rPr>
        <w:t>….</w:t>
      </w:r>
    </w:p>
    <w:p w:rsidRPr="00135D4B" w:rsidR="00EB2D71" w:rsidP="005B53B6" w:rsidRDefault="00EB2D71" w14:paraId="005A25F3" w14:textId="77777777">
      <w:pPr>
        <w:autoSpaceDE w:val="0"/>
        <w:autoSpaceDN w:val="0"/>
        <w:adjustRightInd w:val="0"/>
        <w:spacing w:before="60" w:after="60"/>
        <w:rPr>
          <w:color w:val="000000" w:themeColor="text1"/>
          <w:sz w:val="26"/>
          <w:szCs w:val="26"/>
          <w:lang w:val="vi-VN"/>
        </w:rPr>
      </w:pPr>
      <w:r w:rsidRPr="00135D4B">
        <w:rPr>
          <w:color w:val="000000" w:themeColor="text1"/>
          <w:sz w:val="26"/>
          <w:szCs w:val="26"/>
          <w:lang w:val="vi-VN"/>
        </w:rPr>
        <w:t>4. Nơi thường trú/tạm trú:………………………………………………………..</w:t>
      </w:r>
    </w:p>
    <w:p w:rsidRPr="00135D4B" w:rsidR="00EB2D71" w:rsidP="005B53B6" w:rsidRDefault="00EB2D71" w14:paraId="1D6E7BCC" w14:textId="77777777">
      <w:pPr>
        <w:autoSpaceDE w:val="0"/>
        <w:autoSpaceDN w:val="0"/>
        <w:adjustRightInd w:val="0"/>
        <w:spacing w:before="60" w:after="60"/>
        <w:rPr>
          <w:color w:val="000000" w:themeColor="text1"/>
          <w:sz w:val="26"/>
          <w:szCs w:val="26"/>
          <w:lang w:val="vi-VN"/>
        </w:rPr>
      </w:pPr>
      <w:r w:rsidRPr="00135D4B">
        <w:rPr>
          <w:color w:val="000000" w:themeColor="text1"/>
          <w:sz w:val="26"/>
          <w:szCs w:val="26"/>
          <w:lang w:val="vi-VN"/>
        </w:rPr>
        <w:t>5. Nơi ở hiện tại: …………………………………………………………………</w:t>
      </w:r>
    </w:p>
    <w:p w:rsidRPr="00135D4B" w:rsidR="007B16B8" w:rsidP="005B53B6" w:rsidRDefault="00EB2D71" w14:paraId="32901482" w14:textId="77777777">
      <w:pPr>
        <w:autoSpaceDE w:val="0"/>
        <w:autoSpaceDN w:val="0"/>
        <w:adjustRightInd w:val="0"/>
        <w:spacing w:before="60" w:after="60"/>
        <w:rPr>
          <w:color w:val="000000" w:themeColor="text1"/>
          <w:sz w:val="26"/>
          <w:szCs w:val="26"/>
          <w:lang w:val="vi-VN"/>
        </w:rPr>
      </w:pPr>
      <w:r w:rsidRPr="00135D4B">
        <w:rPr>
          <w:color w:val="000000" w:themeColor="text1"/>
          <w:sz w:val="26"/>
          <w:szCs w:val="26"/>
          <w:lang w:val="vi-VN"/>
        </w:rPr>
        <w:t xml:space="preserve">6. Số </w:t>
      </w:r>
      <w:r w:rsidRPr="00135D4B" w:rsidR="00637A9F">
        <w:rPr>
          <w:color w:val="000000" w:themeColor="text1"/>
          <w:sz w:val="26"/>
          <w:szCs w:val="26"/>
          <w:lang w:val="vi-VN"/>
        </w:rPr>
        <w:t>CCCD/</w:t>
      </w:r>
      <w:r w:rsidRPr="00135D4B" w:rsidR="007B16B8">
        <w:rPr>
          <w:color w:val="000000" w:themeColor="text1"/>
          <w:sz w:val="26"/>
          <w:szCs w:val="26"/>
          <w:lang w:val="vi-VN"/>
        </w:rPr>
        <w:t>C</w:t>
      </w:r>
      <w:r w:rsidRPr="00135D4B" w:rsidR="00637A9F">
        <w:rPr>
          <w:color w:val="000000" w:themeColor="text1"/>
          <w:sz w:val="26"/>
          <w:szCs w:val="26"/>
          <w:lang w:val="vi-VN"/>
        </w:rPr>
        <w:t>MND/HC</w:t>
      </w:r>
      <w:r w:rsidRPr="00135D4B" w:rsidR="007B16B8">
        <w:rPr>
          <w:color w:val="000000" w:themeColor="text1"/>
          <w:sz w:val="26"/>
          <w:szCs w:val="26"/>
          <w:lang w:val="vi-VN"/>
        </w:rPr>
        <w:t>: .......................................................</w:t>
      </w:r>
    </w:p>
    <w:p w:rsidRPr="00135D4B" w:rsidR="007B16B8" w:rsidP="4653BB4D" w:rsidRDefault="007B16B8" w14:paraId="5C6F8775" w14:textId="77777777">
      <w:pPr>
        <w:autoSpaceDE w:val="0"/>
        <w:autoSpaceDN w:val="0"/>
        <w:adjustRightInd w:val="0"/>
        <w:spacing w:before="60" w:after="60"/>
        <w:rPr>
          <w:color w:val="000000" w:themeColor="text1"/>
          <w:sz w:val="26"/>
          <w:szCs w:val="26"/>
          <w:lang w:val="en-US"/>
        </w:rPr>
      </w:pPr>
      <w:r w:rsidRPr="4653BB4D" w:rsidR="007B16B8">
        <w:rPr>
          <w:color w:val="000000" w:themeColor="text1" w:themeTint="FF" w:themeShade="FF"/>
          <w:sz w:val="26"/>
          <w:szCs w:val="26"/>
          <w:lang w:val="en-US"/>
        </w:rPr>
        <w:t>N</w:t>
      </w:r>
      <w:r w:rsidRPr="4653BB4D" w:rsidR="00EB2D71">
        <w:rPr>
          <w:color w:val="000000" w:themeColor="text1" w:themeTint="FF" w:themeShade="FF"/>
          <w:sz w:val="26"/>
          <w:szCs w:val="26"/>
          <w:lang w:val="en-US"/>
        </w:rPr>
        <w:t>gày cấp: ..../</w:t>
      </w:r>
      <w:r w:rsidRPr="4653BB4D" w:rsidR="007B16B8">
        <w:rPr>
          <w:color w:val="000000" w:themeColor="text1" w:themeTint="FF" w:themeShade="FF"/>
          <w:sz w:val="26"/>
          <w:szCs w:val="26"/>
          <w:lang w:val="en-US"/>
        </w:rPr>
        <w:t>....</w:t>
      </w:r>
      <w:r w:rsidRPr="4653BB4D" w:rsidR="00EB2D71">
        <w:rPr>
          <w:color w:val="000000" w:themeColor="text1" w:themeTint="FF" w:themeShade="FF"/>
          <w:sz w:val="26"/>
          <w:szCs w:val="26"/>
          <w:lang w:val="en-US"/>
        </w:rPr>
        <w:t>./...</w:t>
      </w:r>
      <w:r w:rsidRPr="4653BB4D" w:rsidR="007B16B8">
        <w:rPr>
          <w:color w:val="000000" w:themeColor="text1" w:themeTint="FF" w:themeShade="FF"/>
          <w:sz w:val="26"/>
          <w:szCs w:val="26"/>
          <w:lang w:val="en-US"/>
        </w:rPr>
        <w:t>.........</w:t>
      </w:r>
      <w:r w:rsidRPr="4653BB4D" w:rsidR="00EB2D71">
        <w:rPr>
          <w:color w:val="000000" w:themeColor="text1" w:themeTint="FF" w:themeShade="FF"/>
          <w:sz w:val="26"/>
          <w:szCs w:val="26"/>
          <w:lang w:val="en-US"/>
        </w:rPr>
        <w:t xml:space="preserve">...; </w:t>
      </w:r>
      <w:r w:rsidRPr="4653BB4D" w:rsidR="007B16B8">
        <w:rPr>
          <w:color w:val="000000" w:themeColor="text1" w:themeTint="FF" w:themeShade="FF"/>
          <w:sz w:val="26"/>
          <w:szCs w:val="26"/>
          <w:lang w:val="en-US"/>
        </w:rPr>
        <w:t>N</w:t>
      </w:r>
      <w:r w:rsidRPr="4653BB4D" w:rsidR="00EB2D71">
        <w:rPr>
          <w:color w:val="000000" w:themeColor="text1" w:themeTint="FF" w:themeShade="FF"/>
          <w:sz w:val="26"/>
          <w:szCs w:val="26"/>
          <w:lang w:val="en-US"/>
        </w:rPr>
        <w:t>ơi cấp: ……………</w:t>
      </w:r>
      <w:r w:rsidRPr="4653BB4D" w:rsidR="007B16B8">
        <w:rPr>
          <w:color w:val="000000" w:themeColor="text1" w:themeTint="FF" w:themeShade="FF"/>
          <w:sz w:val="26"/>
          <w:szCs w:val="26"/>
          <w:lang w:val="en-US"/>
        </w:rPr>
        <w:t>................................................</w:t>
      </w:r>
    </w:p>
    <w:p w:rsidRPr="00135D4B" w:rsidR="00EB2D71" w:rsidP="005B53B6" w:rsidRDefault="00E755B4" w14:paraId="3DAC713D" w14:textId="77777777">
      <w:pPr>
        <w:autoSpaceDE w:val="0"/>
        <w:autoSpaceDN w:val="0"/>
        <w:adjustRightInd w:val="0"/>
        <w:spacing w:before="60" w:after="60"/>
        <w:rPr>
          <w:color w:val="000000" w:themeColor="text1"/>
          <w:sz w:val="26"/>
          <w:szCs w:val="26"/>
          <w:lang w:val="vi-VN"/>
        </w:rPr>
      </w:pPr>
      <w:r w:rsidRPr="00135D4B">
        <w:rPr>
          <w:color w:val="000000" w:themeColor="text1"/>
          <w:sz w:val="26"/>
          <w:szCs w:val="26"/>
          <w:lang w:val="vi-VN"/>
        </w:rPr>
        <w:t>7</w:t>
      </w:r>
      <w:r w:rsidRPr="00135D4B" w:rsidR="00EB2D71">
        <w:rPr>
          <w:color w:val="000000" w:themeColor="text1"/>
          <w:sz w:val="26"/>
          <w:szCs w:val="26"/>
          <w:lang w:val="vi-VN"/>
        </w:rPr>
        <w:t>. Trình độ đào tạo (</w:t>
      </w:r>
      <w:r w:rsidRPr="00135D4B" w:rsidR="00EB2D71">
        <w:rPr>
          <w:i/>
          <w:color w:val="000000" w:themeColor="text1"/>
          <w:sz w:val="26"/>
          <w:szCs w:val="26"/>
          <w:lang w:val="vi-VN"/>
        </w:rPr>
        <w:t xml:space="preserve">ghi rõ trình </w:t>
      </w:r>
      <w:r w:rsidRPr="00135D4B" w:rsidR="003A3FD6">
        <w:rPr>
          <w:i/>
          <w:color w:val="000000" w:themeColor="text1"/>
          <w:sz w:val="26"/>
          <w:szCs w:val="26"/>
          <w:lang w:val="vi-VN"/>
        </w:rPr>
        <w:t>độ,</w:t>
      </w:r>
      <w:r w:rsidRPr="00135D4B" w:rsidR="00EB2D71">
        <w:rPr>
          <w:i/>
          <w:color w:val="000000" w:themeColor="text1"/>
          <w:sz w:val="26"/>
          <w:szCs w:val="26"/>
          <w:lang w:val="vi-VN"/>
        </w:rPr>
        <w:t xml:space="preserve"> tên ngành đào tạo</w:t>
      </w:r>
      <w:r w:rsidRPr="00135D4B" w:rsidR="003A3FD6">
        <w:rPr>
          <w:i/>
          <w:color w:val="000000" w:themeColor="text1"/>
          <w:sz w:val="26"/>
          <w:szCs w:val="26"/>
          <w:lang w:val="vi-VN"/>
        </w:rPr>
        <w:t xml:space="preserve"> cao nhất</w:t>
      </w:r>
      <w:r w:rsidRPr="00135D4B" w:rsidR="00EB2D71">
        <w:rPr>
          <w:color w:val="000000" w:themeColor="text1"/>
          <w:sz w:val="26"/>
          <w:szCs w:val="26"/>
          <w:lang w:val="vi-VN"/>
        </w:rPr>
        <w:t>)</w:t>
      </w:r>
      <w:r w:rsidRPr="00135D4B" w:rsidR="003A3FD6">
        <w:rPr>
          <w:color w:val="000000" w:themeColor="text1"/>
          <w:sz w:val="26"/>
          <w:szCs w:val="26"/>
          <w:lang w:val="vi-VN"/>
        </w:rPr>
        <w:t>: ....</w:t>
      </w:r>
      <w:r w:rsidRPr="00135D4B" w:rsidR="00567842">
        <w:rPr>
          <w:color w:val="000000" w:themeColor="text1"/>
          <w:sz w:val="26"/>
          <w:szCs w:val="26"/>
          <w:lang w:val="vi-VN"/>
        </w:rPr>
        <w:t>…</w:t>
      </w:r>
      <w:r w:rsidRPr="00135D4B" w:rsidR="00EB2D71">
        <w:rPr>
          <w:color w:val="000000" w:themeColor="text1"/>
          <w:sz w:val="26"/>
          <w:szCs w:val="26"/>
          <w:lang w:val="vi-VN"/>
        </w:rPr>
        <w:t>………</w:t>
      </w:r>
    </w:p>
    <w:p w:rsidRPr="00135D4B" w:rsidR="00EB3A3D" w:rsidP="005B53B6" w:rsidRDefault="00E755B4" w14:paraId="1B8113EB" w14:textId="77777777">
      <w:pPr>
        <w:autoSpaceDE w:val="0"/>
        <w:autoSpaceDN w:val="0"/>
        <w:adjustRightInd w:val="0"/>
        <w:spacing w:before="60" w:after="60"/>
        <w:rPr>
          <w:b/>
          <w:color w:val="000000" w:themeColor="text1"/>
          <w:sz w:val="26"/>
          <w:szCs w:val="26"/>
          <w:lang w:val="vi-VN"/>
        </w:rPr>
      </w:pPr>
      <w:r w:rsidRPr="00135D4B">
        <w:rPr>
          <w:b/>
          <w:color w:val="000000" w:themeColor="text1"/>
          <w:sz w:val="26"/>
          <w:szCs w:val="26"/>
          <w:lang w:val="vi-VN"/>
        </w:rPr>
        <w:t xml:space="preserve">II. </w:t>
      </w:r>
      <w:r w:rsidRPr="00135D4B" w:rsidR="00BD58E5">
        <w:rPr>
          <w:b/>
          <w:color w:val="000000" w:themeColor="text1"/>
          <w:sz w:val="26"/>
          <w:szCs w:val="26"/>
          <w:lang w:val="vi-VN"/>
        </w:rPr>
        <w:t>QUÁ TRÌNH HỌC TẬP, LÀM VIỆC</w:t>
      </w:r>
    </w:p>
    <w:p w:rsidRPr="00135D4B" w:rsidR="00E755B4" w:rsidP="005B53B6" w:rsidRDefault="00EB3A3D" w14:paraId="41E5E148" w14:textId="77777777">
      <w:pPr>
        <w:autoSpaceDE w:val="0"/>
        <w:autoSpaceDN w:val="0"/>
        <w:adjustRightInd w:val="0"/>
        <w:spacing w:before="60" w:after="60"/>
        <w:rPr>
          <w:b/>
          <w:color w:val="000000" w:themeColor="text1"/>
          <w:sz w:val="26"/>
          <w:szCs w:val="26"/>
          <w:lang w:val="vi-VN"/>
        </w:rPr>
      </w:pPr>
      <w:r w:rsidRPr="00135D4B">
        <w:rPr>
          <w:b/>
          <w:color w:val="000000" w:themeColor="text1"/>
          <w:sz w:val="26"/>
          <w:szCs w:val="26"/>
          <w:lang w:val="vi-VN"/>
        </w:rPr>
        <w:t>1. Quá trình học tập, công tác</w:t>
      </w:r>
    </w:p>
    <w:tbl>
      <w:tblPr>
        <w:tblW w:w="4953" w:type="pct"/>
        <w:tblInd w:w="108" w:type="dxa"/>
        <w:tblBorders>
          <w:top w:val="dotted" w:color="auto" w:sz="4" w:space="0"/>
          <w:bottom w:val="dotted" w:color="auto" w:sz="4" w:space="0"/>
          <w:insideH w:val="dotted" w:color="auto" w:sz="4" w:space="0"/>
          <w:insideV w:val="single" w:color="auto" w:sz="4" w:space="0"/>
        </w:tblBorders>
        <w:tblLook w:val="0000" w:firstRow="0" w:lastRow="0" w:firstColumn="0" w:lastColumn="0" w:noHBand="0" w:noVBand="0"/>
      </w:tblPr>
      <w:tblGrid>
        <w:gridCol w:w="1965"/>
        <w:gridCol w:w="7125"/>
      </w:tblGrid>
      <w:tr w:rsidRPr="00135D4B" w:rsidR="00135D4B" w:rsidTr="00072051" w14:paraId="74DF669B" w14:textId="77777777">
        <w:trPr>
          <w:trHeight w:val="354"/>
        </w:trPr>
        <w:tc>
          <w:tcPr>
            <w:tcW w:w="1081" w:type="pct"/>
            <w:tcBorders>
              <w:top w:val="single" w:color="auto" w:sz="4" w:space="0"/>
              <w:left w:val="single" w:color="auto" w:sz="4" w:space="0"/>
              <w:bottom w:val="single" w:color="auto" w:sz="4" w:space="0"/>
              <w:right w:val="single" w:color="auto" w:sz="4" w:space="0"/>
            </w:tcBorders>
            <w:vAlign w:val="center"/>
          </w:tcPr>
          <w:p w:rsidRPr="00135D4B" w:rsidR="003A3FD6" w:rsidP="005B53B6" w:rsidRDefault="003A3FD6" w14:paraId="2B0068DD" w14:textId="77777777">
            <w:pPr>
              <w:autoSpaceDE w:val="0"/>
              <w:autoSpaceDN w:val="0"/>
              <w:adjustRightInd w:val="0"/>
              <w:spacing w:before="60" w:after="60"/>
              <w:ind w:firstLine="0"/>
              <w:jc w:val="center"/>
              <w:rPr>
                <w:b/>
                <w:color w:val="000000" w:themeColor="text1"/>
                <w:sz w:val="26"/>
                <w:szCs w:val="26"/>
                <w:lang w:val="vi-VN"/>
              </w:rPr>
            </w:pPr>
            <w:r w:rsidRPr="00135D4B">
              <w:rPr>
                <w:b/>
                <w:color w:val="000000" w:themeColor="text1"/>
                <w:sz w:val="26"/>
                <w:szCs w:val="26"/>
                <w:lang w:val="vi-VN"/>
              </w:rPr>
              <w:t>Từ tháng, năm                       đến tháng, năm</w:t>
            </w:r>
          </w:p>
        </w:tc>
        <w:tc>
          <w:tcPr>
            <w:tcW w:w="3919" w:type="pct"/>
            <w:tcBorders>
              <w:top w:val="single" w:color="auto" w:sz="4" w:space="0"/>
              <w:left w:val="single" w:color="auto" w:sz="4" w:space="0"/>
              <w:bottom w:val="single" w:color="auto" w:sz="4" w:space="0"/>
              <w:right w:val="single" w:color="auto" w:sz="4" w:space="0"/>
            </w:tcBorders>
            <w:vAlign w:val="center"/>
          </w:tcPr>
          <w:p w:rsidRPr="00135D4B" w:rsidR="003A3FD6" w:rsidP="005B53B6" w:rsidRDefault="003A3FD6" w14:paraId="49C3BABB" w14:textId="77777777">
            <w:pPr>
              <w:autoSpaceDE w:val="0"/>
              <w:autoSpaceDN w:val="0"/>
              <w:adjustRightInd w:val="0"/>
              <w:spacing w:before="60" w:after="60"/>
              <w:ind w:firstLine="0"/>
              <w:jc w:val="center"/>
              <w:rPr>
                <w:color w:val="000000" w:themeColor="text1"/>
                <w:spacing w:val="-4"/>
                <w:sz w:val="26"/>
                <w:szCs w:val="26"/>
                <w:lang w:val="vi-VN"/>
              </w:rPr>
            </w:pPr>
            <w:r w:rsidRPr="00135D4B">
              <w:rPr>
                <w:b/>
                <w:color w:val="000000" w:themeColor="text1"/>
                <w:spacing w:val="-4"/>
                <w:sz w:val="26"/>
                <w:szCs w:val="26"/>
                <w:lang w:val="vi-VN"/>
              </w:rPr>
              <w:t>Đã học và tốt nghiệp những trường nào, ở đâu hoặc làm những công việc gì (kể cả hợp đồng lao động) trong cơ quan, đơn vị, tổ chức nào, ở đâu</w:t>
            </w:r>
            <w:r w:rsidRPr="00135D4B">
              <w:rPr>
                <w:color w:val="000000" w:themeColor="text1"/>
                <w:spacing w:val="-4"/>
                <w:sz w:val="26"/>
                <w:szCs w:val="26"/>
                <w:lang w:val="vi-VN"/>
              </w:rPr>
              <w:t xml:space="preserve"> </w:t>
            </w:r>
            <w:r w:rsidRPr="00135D4B">
              <w:rPr>
                <w:i/>
                <w:color w:val="000000" w:themeColor="text1"/>
                <w:spacing w:val="-4"/>
                <w:sz w:val="26"/>
                <w:szCs w:val="26"/>
                <w:lang w:val="vi-VN"/>
              </w:rPr>
              <w:t xml:space="preserve">(kê khai những </w:t>
            </w:r>
            <w:r w:rsidRPr="00135D4B" w:rsidR="00533C94">
              <w:rPr>
                <w:i/>
                <w:color w:val="000000" w:themeColor="text1"/>
                <w:spacing w:val="-4"/>
                <w:sz w:val="26"/>
                <w:szCs w:val="26"/>
                <w:lang w:val="vi-VN"/>
              </w:rPr>
              <w:t xml:space="preserve">điểm chính, </w:t>
            </w:r>
            <w:r w:rsidRPr="00135D4B" w:rsidR="00072051">
              <w:rPr>
                <w:i/>
                <w:color w:val="000000" w:themeColor="text1"/>
                <w:spacing w:val="-4"/>
                <w:sz w:val="26"/>
                <w:szCs w:val="26"/>
                <w:lang w:val="vi-VN"/>
              </w:rPr>
              <w:t xml:space="preserve">điểm </w:t>
            </w:r>
            <w:r w:rsidRPr="00135D4B" w:rsidR="00533C94">
              <w:rPr>
                <w:i/>
                <w:color w:val="000000" w:themeColor="text1"/>
                <w:spacing w:val="-4"/>
                <w:sz w:val="26"/>
                <w:szCs w:val="26"/>
                <w:lang w:val="vi-VN"/>
              </w:rPr>
              <w:t>liên quan đến kinh nghiệm về công tác cai nghiện</w:t>
            </w:r>
            <w:r w:rsidRPr="00135D4B" w:rsidR="007E4A84">
              <w:rPr>
                <w:i/>
                <w:color w:val="000000" w:themeColor="text1"/>
                <w:spacing w:val="-4"/>
                <w:sz w:val="26"/>
                <w:szCs w:val="26"/>
                <w:lang w:val="vi-VN"/>
              </w:rPr>
              <w:t xml:space="preserve"> ma túy</w:t>
            </w:r>
            <w:r w:rsidRPr="00135D4B" w:rsidR="00533C94">
              <w:rPr>
                <w:i/>
                <w:color w:val="000000" w:themeColor="text1"/>
                <w:spacing w:val="-4"/>
                <w:sz w:val="26"/>
                <w:szCs w:val="26"/>
                <w:lang w:val="vi-VN"/>
              </w:rPr>
              <w:t>, quản lý sau cai nghiện</w:t>
            </w:r>
            <w:r w:rsidRPr="00135D4B">
              <w:rPr>
                <w:i/>
                <w:color w:val="000000" w:themeColor="text1"/>
                <w:spacing w:val="-4"/>
                <w:sz w:val="26"/>
                <w:szCs w:val="26"/>
                <w:lang w:val="vi-VN"/>
              </w:rPr>
              <w:t>)</w:t>
            </w:r>
          </w:p>
        </w:tc>
      </w:tr>
      <w:tr w:rsidRPr="00135D4B" w:rsidR="00135D4B" w:rsidTr="00072051" w14:paraId="52375620" w14:textId="77777777">
        <w:trPr>
          <w:trHeight w:val="354"/>
        </w:trPr>
        <w:tc>
          <w:tcPr>
            <w:tcW w:w="1081" w:type="pct"/>
            <w:tcBorders>
              <w:top w:val="single" w:color="auto" w:sz="4" w:space="0"/>
              <w:left w:val="single" w:color="auto" w:sz="4" w:space="0"/>
              <w:bottom w:val="single" w:color="auto" w:sz="4" w:space="0"/>
              <w:right w:val="single" w:color="auto" w:sz="4" w:space="0"/>
            </w:tcBorders>
          </w:tcPr>
          <w:p w:rsidRPr="00135D4B" w:rsidR="003A3FD6" w:rsidP="005B53B6" w:rsidRDefault="003A3FD6" w14:paraId="39703DDF" w14:textId="77777777">
            <w:pPr>
              <w:autoSpaceDE w:val="0"/>
              <w:autoSpaceDN w:val="0"/>
              <w:adjustRightInd w:val="0"/>
              <w:spacing w:before="60" w:after="60"/>
              <w:rPr>
                <w:color w:val="000000" w:themeColor="text1"/>
                <w:sz w:val="26"/>
                <w:szCs w:val="26"/>
                <w:lang w:val="vi-VN"/>
              </w:rPr>
            </w:pPr>
          </w:p>
        </w:tc>
        <w:tc>
          <w:tcPr>
            <w:tcW w:w="3919" w:type="pct"/>
            <w:tcBorders>
              <w:top w:val="single" w:color="auto" w:sz="4" w:space="0"/>
              <w:left w:val="single" w:color="auto" w:sz="4" w:space="0"/>
              <w:bottom w:val="single" w:color="auto" w:sz="4" w:space="0"/>
              <w:right w:val="single" w:color="auto" w:sz="4" w:space="0"/>
            </w:tcBorders>
          </w:tcPr>
          <w:p w:rsidRPr="00135D4B" w:rsidR="003A3FD6" w:rsidP="005B53B6" w:rsidRDefault="003A3FD6" w14:paraId="22026DB4" w14:textId="77777777">
            <w:pPr>
              <w:autoSpaceDE w:val="0"/>
              <w:autoSpaceDN w:val="0"/>
              <w:adjustRightInd w:val="0"/>
              <w:spacing w:before="60" w:after="60"/>
              <w:rPr>
                <w:color w:val="000000" w:themeColor="text1"/>
                <w:sz w:val="26"/>
                <w:szCs w:val="26"/>
                <w:lang w:val="vi-VN"/>
              </w:rPr>
            </w:pPr>
          </w:p>
        </w:tc>
      </w:tr>
    </w:tbl>
    <w:p w:rsidRPr="00135D4B" w:rsidR="00E755B4" w:rsidP="005B53B6" w:rsidRDefault="00EB3A3D" w14:paraId="2FEFEB42" w14:textId="77777777">
      <w:pPr>
        <w:autoSpaceDE w:val="0"/>
        <w:autoSpaceDN w:val="0"/>
        <w:adjustRightInd w:val="0"/>
        <w:spacing w:before="60" w:after="60"/>
        <w:rPr>
          <w:b/>
          <w:color w:val="000000" w:themeColor="text1"/>
          <w:sz w:val="26"/>
          <w:szCs w:val="26"/>
          <w:lang w:val="vi-VN"/>
        </w:rPr>
      </w:pPr>
      <w:r w:rsidRPr="00135D4B">
        <w:rPr>
          <w:b/>
          <w:color w:val="000000" w:themeColor="text1"/>
          <w:sz w:val="26"/>
          <w:szCs w:val="26"/>
          <w:lang w:val="vi-VN"/>
        </w:rPr>
        <w:t xml:space="preserve">2. </w:t>
      </w:r>
      <w:r w:rsidRPr="00135D4B" w:rsidR="00E26D2A">
        <w:rPr>
          <w:b/>
          <w:color w:val="000000" w:themeColor="text1"/>
          <w:sz w:val="26"/>
          <w:szCs w:val="26"/>
          <w:lang w:val="vi-VN"/>
        </w:rPr>
        <w:t xml:space="preserve">Đào tạo, bồi dưỡng </w:t>
      </w:r>
      <w:r w:rsidRPr="00135D4B">
        <w:rPr>
          <w:b/>
          <w:color w:val="000000" w:themeColor="text1"/>
          <w:sz w:val="26"/>
          <w:szCs w:val="26"/>
          <w:lang w:val="vi-VN"/>
        </w:rPr>
        <w:t>về cai nghiện ma túy</w:t>
      </w:r>
    </w:p>
    <w:tbl>
      <w:tblPr>
        <w:tblStyle w:val="TableGrid"/>
        <w:tblW w:w="9001" w:type="dxa"/>
        <w:tblInd w:w="108" w:type="dxa"/>
        <w:tblLook w:val="04A0" w:firstRow="1" w:lastRow="0" w:firstColumn="1" w:lastColumn="0" w:noHBand="0" w:noVBand="1"/>
      </w:tblPr>
      <w:tblGrid>
        <w:gridCol w:w="2127"/>
        <w:gridCol w:w="1417"/>
        <w:gridCol w:w="2552"/>
        <w:gridCol w:w="1417"/>
        <w:gridCol w:w="1488"/>
      </w:tblGrid>
      <w:tr w:rsidRPr="00135D4B" w:rsidR="00135D4B" w:rsidTr="00567842" w14:paraId="4451FEEE" w14:textId="77777777">
        <w:tc>
          <w:tcPr>
            <w:tcW w:w="2127" w:type="dxa"/>
            <w:vAlign w:val="center"/>
          </w:tcPr>
          <w:p w:rsidRPr="00135D4B" w:rsidR="004E7CA2" w:rsidP="005B53B6" w:rsidRDefault="004E7CA2" w14:paraId="22211074" w14:textId="77777777">
            <w:pPr>
              <w:autoSpaceDE w:val="0"/>
              <w:autoSpaceDN w:val="0"/>
              <w:adjustRightInd w:val="0"/>
              <w:spacing w:before="60" w:after="60"/>
              <w:ind w:firstLine="0"/>
              <w:jc w:val="center"/>
              <w:rPr>
                <w:b/>
                <w:color w:val="000000" w:themeColor="text1"/>
                <w:sz w:val="26"/>
                <w:szCs w:val="26"/>
                <w:lang w:val="vi-VN"/>
              </w:rPr>
            </w:pPr>
            <w:r w:rsidRPr="00135D4B">
              <w:rPr>
                <w:b/>
                <w:color w:val="000000" w:themeColor="text1"/>
                <w:sz w:val="26"/>
                <w:szCs w:val="26"/>
                <w:lang w:val="vi-VN"/>
              </w:rPr>
              <w:t>Tên cơ sở</w:t>
            </w:r>
            <w:r w:rsidRPr="00135D4B" w:rsidR="00533C94">
              <w:rPr>
                <w:b/>
                <w:color w:val="000000" w:themeColor="text1"/>
                <w:sz w:val="26"/>
                <w:szCs w:val="26"/>
                <w:lang w:val="vi-VN"/>
              </w:rPr>
              <w:t>/khóa/lớp</w:t>
            </w:r>
            <w:r w:rsidRPr="00135D4B">
              <w:rPr>
                <w:b/>
                <w:color w:val="000000" w:themeColor="text1"/>
                <w:sz w:val="26"/>
                <w:szCs w:val="26"/>
                <w:lang w:val="vi-VN"/>
              </w:rPr>
              <w:t xml:space="preserve"> đào tạo</w:t>
            </w:r>
            <w:r w:rsidRPr="00135D4B" w:rsidR="00533C94">
              <w:rPr>
                <w:b/>
                <w:color w:val="000000" w:themeColor="text1"/>
                <w:sz w:val="26"/>
                <w:szCs w:val="26"/>
                <w:lang w:val="vi-VN"/>
              </w:rPr>
              <w:t>, bồi dưỡng</w:t>
            </w:r>
          </w:p>
        </w:tc>
        <w:tc>
          <w:tcPr>
            <w:tcW w:w="1417" w:type="dxa"/>
            <w:vAlign w:val="center"/>
          </w:tcPr>
          <w:p w:rsidRPr="00135D4B" w:rsidR="004E7CA2" w:rsidP="005B53B6" w:rsidRDefault="00533C94" w14:paraId="698104EF" w14:textId="77777777">
            <w:pPr>
              <w:autoSpaceDE w:val="0"/>
              <w:autoSpaceDN w:val="0"/>
              <w:adjustRightInd w:val="0"/>
              <w:spacing w:before="60" w:after="60"/>
              <w:ind w:firstLine="0"/>
              <w:jc w:val="center"/>
              <w:rPr>
                <w:b/>
                <w:color w:val="000000" w:themeColor="text1"/>
                <w:sz w:val="26"/>
                <w:szCs w:val="26"/>
                <w:lang w:val="vi-VN"/>
              </w:rPr>
            </w:pPr>
            <w:r w:rsidRPr="00135D4B">
              <w:rPr>
                <w:b/>
                <w:color w:val="000000" w:themeColor="text1"/>
                <w:sz w:val="26"/>
                <w:szCs w:val="26"/>
                <w:lang w:val="vi-VN"/>
              </w:rPr>
              <w:t>Nội dung</w:t>
            </w:r>
            <w:r w:rsidRPr="00135D4B" w:rsidR="004E7CA2">
              <w:rPr>
                <w:b/>
                <w:color w:val="000000" w:themeColor="text1"/>
                <w:sz w:val="26"/>
                <w:szCs w:val="26"/>
                <w:lang w:val="vi-VN"/>
              </w:rPr>
              <w:t xml:space="preserve"> đào tạo, bồi dưỡng</w:t>
            </w:r>
          </w:p>
        </w:tc>
        <w:tc>
          <w:tcPr>
            <w:tcW w:w="2552" w:type="dxa"/>
            <w:vAlign w:val="center"/>
          </w:tcPr>
          <w:p w:rsidRPr="00135D4B" w:rsidR="004E7CA2" w:rsidP="005B53B6" w:rsidRDefault="004E7CA2" w14:paraId="15A73A04" w14:textId="77777777">
            <w:pPr>
              <w:autoSpaceDE w:val="0"/>
              <w:autoSpaceDN w:val="0"/>
              <w:adjustRightInd w:val="0"/>
              <w:spacing w:before="60" w:after="60"/>
              <w:ind w:firstLine="0"/>
              <w:jc w:val="center"/>
              <w:rPr>
                <w:b/>
                <w:color w:val="000000" w:themeColor="text1"/>
                <w:sz w:val="26"/>
                <w:szCs w:val="26"/>
                <w:lang w:val="vi-VN"/>
              </w:rPr>
            </w:pPr>
            <w:r w:rsidRPr="00135D4B">
              <w:rPr>
                <w:b/>
                <w:color w:val="000000" w:themeColor="text1"/>
                <w:sz w:val="26"/>
                <w:szCs w:val="26"/>
                <w:lang w:val="vi-VN"/>
              </w:rPr>
              <w:t xml:space="preserve">Thời gian đào tạo </w:t>
            </w:r>
            <w:r w:rsidRPr="00135D4B">
              <w:rPr>
                <w:i/>
                <w:color w:val="000000" w:themeColor="text1"/>
                <w:sz w:val="26"/>
                <w:szCs w:val="26"/>
                <w:lang w:val="vi-VN"/>
              </w:rPr>
              <w:t>(từ tháng... năm.... đến tháng..... năm....)</w:t>
            </w:r>
          </w:p>
        </w:tc>
        <w:tc>
          <w:tcPr>
            <w:tcW w:w="1417" w:type="dxa"/>
            <w:vAlign w:val="center"/>
          </w:tcPr>
          <w:p w:rsidRPr="00135D4B" w:rsidR="004E7CA2" w:rsidP="005B53B6" w:rsidRDefault="004E7CA2" w14:paraId="4B69623A" w14:textId="77777777">
            <w:pPr>
              <w:autoSpaceDE w:val="0"/>
              <w:autoSpaceDN w:val="0"/>
              <w:adjustRightInd w:val="0"/>
              <w:spacing w:before="60" w:after="60"/>
              <w:ind w:firstLine="0"/>
              <w:jc w:val="center"/>
              <w:rPr>
                <w:b/>
                <w:color w:val="000000" w:themeColor="text1"/>
                <w:sz w:val="26"/>
                <w:szCs w:val="26"/>
                <w:lang w:val="vi-VN"/>
              </w:rPr>
            </w:pPr>
            <w:r w:rsidRPr="00135D4B">
              <w:rPr>
                <w:b/>
                <w:color w:val="000000" w:themeColor="text1"/>
                <w:sz w:val="26"/>
                <w:szCs w:val="26"/>
                <w:lang w:val="vi-VN"/>
              </w:rPr>
              <w:t>Hình thức đào tạo</w:t>
            </w:r>
          </w:p>
        </w:tc>
        <w:tc>
          <w:tcPr>
            <w:tcW w:w="1488" w:type="dxa"/>
            <w:vAlign w:val="center"/>
          </w:tcPr>
          <w:p w:rsidRPr="00135D4B" w:rsidR="004E7CA2" w:rsidP="005B53B6" w:rsidRDefault="004E7CA2" w14:paraId="24EA1C72" w14:textId="77777777">
            <w:pPr>
              <w:autoSpaceDE w:val="0"/>
              <w:autoSpaceDN w:val="0"/>
              <w:adjustRightInd w:val="0"/>
              <w:spacing w:before="60" w:after="60"/>
              <w:ind w:firstLine="0"/>
              <w:jc w:val="center"/>
              <w:rPr>
                <w:b/>
                <w:color w:val="000000" w:themeColor="text1"/>
                <w:sz w:val="26"/>
                <w:szCs w:val="26"/>
                <w:lang w:val="vi-VN"/>
              </w:rPr>
            </w:pPr>
            <w:r w:rsidRPr="00135D4B">
              <w:rPr>
                <w:b/>
                <w:color w:val="000000" w:themeColor="text1"/>
                <w:sz w:val="26"/>
                <w:szCs w:val="26"/>
                <w:lang w:val="vi-VN"/>
              </w:rPr>
              <w:t>Văn bằng, chứng chỉ</w:t>
            </w:r>
          </w:p>
        </w:tc>
      </w:tr>
      <w:tr w:rsidRPr="00135D4B" w:rsidR="00135D4B" w:rsidTr="00567842" w14:paraId="4620A714" w14:textId="77777777">
        <w:tc>
          <w:tcPr>
            <w:tcW w:w="2127" w:type="dxa"/>
          </w:tcPr>
          <w:p w:rsidRPr="00135D4B" w:rsidR="004E7CA2" w:rsidP="005B53B6" w:rsidRDefault="004E7CA2" w14:paraId="18ADCF2C" w14:textId="77777777">
            <w:pPr>
              <w:autoSpaceDE w:val="0"/>
              <w:autoSpaceDN w:val="0"/>
              <w:adjustRightInd w:val="0"/>
              <w:spacing w:before="60" w:after="60"/>
              <w:ind w:firstLine="0"/>
              <w:rPr>
                <w:color w:val="000000" w:themeColor="text1"/>
                <w:sz w:val="26"/>
                <w:szCs w:val="26"/>
              </w:rPr>
            </w:pPr>
          </w:p>
        </w:tc>
        <w:tc>
          <w:tcPr>
            <w:tcW w:w="1417" w:type="dxa"/>
          </w:tcPr>
          <w:p w:rsidRPr="00135D4B" w:rsidR="004E7CA2" w:rsidP="005B53B6" w:rsidRDefault="004E7CA2" w14:paraId="5EF1953D" w14:textId="77777777">
            <w:pPr>
              <w:autoSpaceDE w:val="0"/>
              <w:autoSpaceDN w:val="0"/>
              <w:adjustRightInd w:val="0"/>
              <w:spacing w:before="60" w:after="60"/>
              <w:ind w:firstLine="0"/>
              <w:rPr>
                <w:color w:val="000000" w:themeColor="text1"/>
                <w:sz w:val="26"/>
                <w:szCs w:val="26"/>
              </w:rPr>
            </w:pPr>
          </w:p>
        </w:tc>
        <w:tc>
          <w:tcPr>
            <w:tcW w:w="2552" w:type="dxa"/>
          </w:tcPr>
          <w:p w:rsidRPr="00135D4B" w:rsidR="004E7CA2" w:rsidP="005B53B6" w:rsidRDefault="004E7CA2" w14:paraId="74F71F39" w14:textId="77777777">
            <w:pPr>
              <w:autoSpaceDE w:val="0"/>
              <w:autoSpaceDN w:val="0"/>
              <w:adjustRightInd w:val="0"/>
              <w:spacing w:before="60" w:after="60"/>
              <w:ind w:firstLine="0"/>
              <w:rPr>
                <w:color w:val="000000" w:themeColor="text1"/>
                <w:sz w:val="26"/>
                <w:szCs w:val="26"/>
              </w:rPr>
            </w:pPr>
          </w:p>
        </w:tc>
        <w:tc>
          <w:tcPr>
            <w:tcW w:w="1417" w:type="dxa"/>
          </w:tcPr>
          <w:p w:rsidRPr="00135D4B" w:rsidR="004E7CA2" w:rsidP="005B53B6" w:rsidRDefault="004E7CA2" w14:paraId="4775B449" w14:textId="77777777">
            <w:pPr>
              <w:autoSpaceDE w:val="0"/>
              <w:autoSpaceDN w:val="0"/>
              <w:adjustRightInd w:val="0"/>
              <w:spacing w:before="60" w:after="60"/>
              <w:ind w:firstLine="0"/>
              <w:rPr>
                <w:color w:val="000000" w:themeColor="text1"/>
                <w:sz w:val="26"/>
                <w:szCs w:val="26"/>
              </w:rPr>
            </w:pPr>
          </w:p>
        </w:tc>
        <w:tc>
          <w:tcPr>
            <w:tcW w:w="1488" w:type="dxa"/>
          </w:tcPr>
          <w:p w:rsidRPr="00135D4B" w:rsidR="004E7CA2" w:rsidP="005B53B6" w:rsidRDefault="004E7CA2" w14:paraId="099221A0" w14:textId="77777777">
            <w:pPr>
              <w:autoSpaceDE w:val="0"/>
              <w:autoSpaceDN w:val="0"/>
              <w:adjustRightInd w:val="0"/>
              <w:spacing w:before="60" w:after="60"/>
              <w:ind w:firstLine="0"/>
              <w:rPr>
                <w:color w:val="000000" w:themeColor="text1"/>
                <w:sz w:val="26"/>
                <w:szCs w:val="26"/>
              </w:rPr>
            </w:pPr>
          </w:p>
        </w:tc>
      </w:tr>
    </w:tbl>
    <w:p w:rsidRPr="0080132E" w:rsidR="00EB2D71" w:rsidP="00567842" w:rsidRDefault="00C45550" w14:paraId="6DB68DB1" w14:textId="77777777">
      <w:pPr>
        <w:spacing w:before="120" w:after="120"/>
        <w:ind w:firstLine="709"/>
        <w:rPr>
          <w:bCs/>
          <w:color w:val="000000" w:themeColor="text1"/>
          <w:sz w:val="26"/>
          <w:szCs w:val="26"/>
          <w:lang w:val="vi-VN"/>
        </w:rPr>
      </w:pPr>
      <w:r w:rsidRPr="0080132E">
        <w:rPr>
          <w:bCs/>
          <w:color w:val="000000" w:themeColor="text1"/>
          <w:sz w:val="26"/>
          <w:szCs w:val="26"/>
          <w:lang w:val="vi-VN"/>
        </w:rPr>
        <w:t>Tôi xin cam đoan lời khai trên là đúng sự thật. Nếu có gì sai tôi xin hoàn toàn chịu trách nhiệm theo quy định của pháp luật./.</w:t>
      </w:r>
    </w:p>
    <w:tbl>
      <w:tblPr>
        <w:tblW w:w="8964" w:type="dxa"/>
        <w:tblInd w:w="108" w:type="dxa"/>
        <w:tblLayout w:type="fixed"/>
        <w:tblLook w:val="0000" w:firstRow="0" w:lastRow="0" w:firstColumn="0" w:lastColumn="0" w:noHBand="0" w:noVBand="0"/>
      </w:tblPr>
      <w:tblGrid>
        <w:gridCol w:w="3153"/>
        <w:gridCol w:w="2409"/>
        <w:gridCol w:w="3402"/>
      </w:tblGrid>
      <w:tr w:rsidRPr="00135D4B" w:rsidR="00342CAB" w:rsidTr="00567842" w14:paraId="5771EA2C" w14:textId="77777777">
        <w:trPr>
          <w:trHeight w:val="1"/>
        </w:trPr>
        <w:tc>
          <w:tcPr>
            <w:tcW w:w="3153" w:type="dxa"/>
          </w:tcPr>
          <w:p w:rsidRPr="00135D4B" w:rsidR="00C45550" w:rsidP="00C45550" w:rsidRDefault="00C45550" w14:paraId="0F66C0EE" w14:textId="77777777">
            <w:pPr>
              <w:ind w:firstLine="0"/>
              <w:jc w:val="center"/>
              <w:rPr>
                <w:b/>
                <w:color w:val="000000" w:themeColor="text1"/>
                <w:sz w:val="26"/>
                <w:szCs w:val="26"/>
                <w:lang w:val="vi-VN"/>
              </w:rPr>
            </w:pPr>
            <w:r w:rsidRPr="00135D4B">
              <w:rPr>
                <w:color w:val="000000" w:themeColor="text1"/>
                <w:sz w:val="26"/>
                <w:szCs w:val="26"/>
                <w:lang w:val="vi-VN"/>
              </w:rPr>
              <w:t> </w:t>
            </w:r>
            <w:r w:rsidRPr="00135D4B">
              <w:rPr>
                <w:b/>
                <w:color w:val="000000" w:themeColor="text1"/>
                <w:sz w:val="26"/>
                <w:szCs w:val="26"/>
                <w:lang w:val="vi-VN"/>
              </w:rPr>
              <w:t xml:space="preserve">XÁC NHẬN </w:t>
            </w:r>
            <w:r w:rsidRPr="00135D4B">
              <w:rPr>
                <w:rStyle w:val="FootnoteReference"/>
                <w:b/>
                <w:color w:val="000000" w:themeColor="text1"/>
                <w:sz w:val="26"/>
                <w:szCs w:val="26"/>
                <w:lang w:val="vi-VN"/>
              </w:rPr>
              <w:footnoteReference w:id="12"/>
            </w:r>
          </w:p>
          <w:p w:rsidRPr="00135D4B" w:rsidR="00C45550" w:rsidP="00567842" w:rsidRDefault="00C45550" w14:paraId="7404273A" w14:textId="77777777">
            <w:pPr>
              <w:ind w:firstLine="0"/>
              <w:jc w:val="center"/>
              <w:rPr>
                <w:color w:val="000000" w:themeColor="text1"/>
                <w:sz w:val="26"/>
                <w:szCs w:val="26"/>
                <w:lang w:val="vi-VN"/>
              </w:rPr>
            </w:pPr>
            <w:r w:rsidRPr="00135D4B">
              <w:rPr>
                <w:i/>
                <w:color w:val="000000" w:themeColor="text1"/>
                <w:szCs w:val="26"/>
                <w:lang w:val="vi-VN"/>
              </w:rPr>
              <w:t>(ký, ghi rõ họ, tên, đóng dấu)</w:t>
            </w:r>
          </w:p>
        </w:tc>
        <w:tc>
          <w:tcPr>
            <w:tcW w:w="2409" w:type="dxa"/>
          </w:tcPr>
          <w:p w:rsidRPr="00135D4B" w:rsidR="00C45550" w:rsidP="00C45550" w:rsidRDefault="00C45550" w14:paraId="5E61C1D2" w14:textId="77777777">
            <w:pPr>
              <w:autoSpaceDE w:val="0"/>
              <w:autoSpaceDN w:val="0"/>
              <w:adjustRightInd w:val="0"/>
              <w:ind w:firstLine="0"/>
              <w:jc w:val="center"/>
              <w:rPr>
                <w:b/>
                <w:bCs/>
                <w:color w:val="000000" w:themeColor="text1"/>
                <w:szCs w:val="26"/>
                <w:lang w:val="vi-VN"/>
              </w:rPr>
            </w:pPr>
          </w:p>
        </w:tc>
        <w:tc>
          <w:tcPr>
            <w:tcW w:w="3402" w:type="dxa"/>
          </w:tcPr>
          <w:p w:rsidRPr="00135D4B" w:rsidR="00C45550" w:rsidP="00C45550" w:rsidRDefault="00C45550" w14:paraId="675588E7" w14:textId="77777777">
            <w:pPr>
              <w:autoSpaceDE w:val="0"/>
              <w:autoSpaceDN w:val="0"/>
              <w:adjustRightInd w:val="0"/>
              <w:ind w:firstLine="0"/>
              <w:jc w:val="center"/>
              <w:rPr>
                <w:color w:val="000000" w:themeColor="text1"/>
                <w:sz w:val="26"/>
                <w:szCs w:val="26"/>
                <w:lang w:val="vi-VN"/>
              </w:rPr>
            </w:pPr>
            <w:r w:rsidRPr="00135D4B">
              <w:rPr>
                <w:b/>
                <w:bCs/>
                <w:color w:val="000000" w:themeColor="text1"/>
                <w:sz w:val="26"/>
                <w:szCs w:val="26"/>
                <w:lang w:val="vi-VN"/>
              </w:rPr>
              <w:t>NGƯỜI KHAI</w:t>
            </w:r>
            <w:r w:rsidRPr="00135D4B">
              <w:rPr>
                <w:b/>
                <w:bCs/>
                <w:color w:val="000000" w:themeColor="text1"/>
                <w:szCs w:val="26"/>
                <w:lang w:val="vi-VN"/>
              </w:rPr>
              <w:t xml:space="preserve"> </w:t>
            </w:r>
            <w:r w:rsidRPr="00135D4B">
              <w:rPr>
                <w:b/>
                <w:bCs/>
                <w:color w:val="000000" w:themeColor="text1"/>
                <w:szCs w:val="26"/>
                <w:lang w:val="vi-VN"/>
              </w:rPr>
              <w:br/>
            </w:r>
            <w:r w:rsidRPr="00135D4B">
              <w:rPr>
                <w:i/>
                <w:iCs/>
                <w:color w:val="000000" w:themeColor="text1"/>
                <w:szCs w:val="26"/>
                <w:lang w:val="vi-VN"/>
              </w:rPr>
              <w:t>(ký, ghi rõ họ tên)</w:t>
            </w:r>
          </w:p>
        </w:tc>
      </w:tr>
    </w:tbl>
    <w:p w:rsidRPr="00135D4B" w:rsidR="00567842" w:rsidP="002E5FE0" w:rsidRDefault="00567842" w14:paraId="4831752C" w14:textId="77777777">
      <w:pPr>
        <w:shd w:val="clear" w:color="auto" w:fill="FFFFFF"/>
        <w:ind w:firstLine="0"/>
        <w:rPr>
          <w:b/>
          <w:color w:val="000000" w:themeColor="text1"/>
          <w:sz w:val="25"/>
          <w:szCs w:val="25"/>
          <w:lang w:val="vi-VN"/>
        </w:rPr>
      </w:pPr>
    </w:p>
    <w:p w:rsidR="00B74554" w:rsidRDefault="00B74554" w14:paraId="6898B1D5" w14:textId="77777777">
      <w:pPr>
        <w:spacing w:after="200" w:line="276" w:lineRule="auto"/>
        <w:ind w:firstLine="0"/>
        <w:jc w:val="left"/>
        <w:rPr>
          <w:b/>
          <w:color w:val="000000" w:themeColor="text1"/>
          <w:spacing w:val="-4"/>
          <w:sz w:val="25"/>
          <w:szCs w:val="25"/>
          <w:lang w:val="vi-VN"/>
        </w:rPr>
      </w:pPr>
      <w:r>
        <w:rPr>
          <w:b/>
          <w:color w:val="000000" w:themeColor="text1"/>
          <w:spacing w:val="-4"/>
          <w:sz w:val="25"/>
          <w:szCs w:val="25"/>
          <w:lang w:val="vi-VN"/>
        </w:rPr>
        <w:br w:type="page"/>
      </w:r>
    </w:p>
    <w:p w:rsidRPr="00135D4B" w:rsidR="00B13C3F" w:rsidP="00B74554" w:rsidRDefault="00B13C3F" w14:paraId="2C68F4FF" w14:textId="1AA93666">
      <w:pPr>
        <w:spacing w:after="200" w:line="276" w:lineRule="auto"/>
        <w:jc w:val="right"/>
        <w:rPr>
          <w:b/>
          <w:color w:val="000000" w:themeColor="text1"/>
          <w:spacing w:val="-4"/>
          <w:sz w:val="25"/>
          <w:szCs w:val="25"/>
        </w:rPr>
      </w:pPr>
      <w:r w:rsidRPr="00135D4B">
        <w:rPr>
          <w:b/>
          <w:color w:val="000000" w:themeColor="text1"/>
          <w:spacing w:val="-4"/>
          <w:sz w:val="25"/>
          <w:szCs w:val="25"/>
          <w:lang w:val="vi-VN"/>
        </w:rPr>
        <w:t>Mẫu</w:t>
      </w:r>
      <w:r w:rsidRPr="00135D4B" w:rsidR="009F2B4B">
        <w:rPr>
          <w:b/>
          <w:color w:val="000000" w:themeColor="text1"/>
          <w:spacing w:val="-4"/>
          <w:sz w:val="25"/>
          <w:szCs w:val="25"/>
        </w:rPr>
        <w:t xml:space="preserve"> số 0</w:t>
      </w:r>
      <w:r w:rsidRPr="00135D4B" w:rsidR="00016D65">
        <w:rPr>
          <w:b/>
          <w:color w:val="000000" w:themeColor="text1"/>
          <w:spacing w:val="-4"/>
          <w:sz w:val="25"/>
          <w:szCs w:val="25"/>
        </w:rPr>
        <w:t>5</w:t>
      </w:r>
    </w:p>
    <w:tbl>
      <w:tblPr>
        <w:tblW w:w="9044" w:type="dxa"/>
        <w:jc w:val="center"/>
        <w:tblLayout w:type="fixed"/>
        <w:tblCellMar>
          <w:left w:w="0" w:type="dxa"/>
          <w:right w:w="0" w:type="dxa"/>
        </w:tblCellMar>
        <w:tblLook w:val="0000" w:firstRow="0" w:lastRow="0" w:firstColumn="0" w:lastColumn="0" w:noHBand="0" w:noVBand="0"/>
      </w:tblPr>
      <w:tblGrid>
        <w:gridCol w:w="3402"/>
        <w:gridCol w:w="5642"/>
      </w:tblGrid>
      <w:tr w:rsidRPr="00135D4B" w:rsidR="00135D4B" w:rsidTr="00C733E4" w14:paraId="1A0E1CB1" w14:textId="77777777">
        <w:trPr>
          <w:trHeight w:val="688"/>
          <w:jc w:val="center"/>
        </w:trPr>
        <w:tc>
          <w:tcPr>
            <w:tcW w:w="3402" w:type="dxa"/>
            <w:tcBorders>
              <w:left w:val="nil"/>
              <w:right w:val="nil"/>
            </w:tcBorders>
            <w:shd w:val="clear" w:color="auto" w:fill="FFFFFF"/>
          </w:tcPr>
          <w:p w:rsidRPr="00135D4B" w:rsidR="00C733E4" w:rsidP="00C733E4" w:rsidRDefault="00DA00DB" w14:paraId="518BB693" w14:textId="77777777">
            <w:pPr>
              <w:pStyle w:val="Other0"/>
              <w:shd w:val="clear" w:color="auto" w:fill="auto"/>
              <w:spacing w:after="0" w:line="320" w:lineRule="exact"/>
              <w:ind w:firstLine="0"/>
              <w:jc w:val="center"/>
              <w:rPr>
                <w:rStyle w:val="Other"/>
                <w:bCs/>
                <w:color w:val="000000" w:themeColor="text1"/>
                <w:sz w:val="24"/>
                <w:lang w:eastAsia="vi-VN"/>
              </w:rPr>
            </w:pPr>
            <w:r w:rsidRPr="00135D4B">
              <w:rPr>
                <w:rStyle w:val="Other"/>
                <w:bCs/>
                <w:color w:val="000000" w:themeColor="text1"/>
                <w:sz w:val="24"/>
                <w:lang w:eastAsia="vi-VN"/>
              </w:rPr>
              <w:t>BỘ CÔNG AN</w:t>
            </w:r>
          </w:p>
          <w:p w:rsidRPr="00135D4B" w:rsidR="00C733E4" w:rsidP="00C733E4" w:rsidRDefault="005E35F5" w14:paraId="77E7FA5E" w14:textId="77777777">
            <w:pPr>
              <w:pStyle w:val="Other0"/>
              <w:shd w:val="clear" w:color="auto" w:fill="auto"/>
              <w:spacing w:after="0" w:line="320" w:lineRule="exact"/>
              <w:ind w:firstLine="0"/>
              <w:jc w:val="center"/>
              <w:rPr>
                <w:rStyle w:val="Other"/>
                <w:b/>
                <w:bCs/>
                <w:color w:val="000000" w:themeColor="text1"/>
                <w:sz w:val="24"/>
                <w:vertAlign w:val="superscript"/>
                <w:lang w:val="vi-VN" w:eastAsia="vi-VN"/>
              </w:rPr>
            </w:pPr>
            <w:r w:rsidRPr="00135D4B">
              <w:rPr>
                <w:rStyle w:val="Other"/>
                <w:b/>
                <w:bCs/>
                <w:color w:val="000000" w:themeColor="text1"/>
                <w:sz w:val="24"/>
                <w:lang w:eastAsia="vi-VN"/>
              </w:rPr>
              <w:t>CÔNG AN</w:t>
            </w:r>
            <w:r w:rsidRPr="00135D4B" w:rsidR="00C733E4">
              <w:rPr>
                <w:rStyle w:val="Other"/>
                <w:b/>
                <w:bCs/>
                <w:color w:val="000000" w:themeColor="text1"/>
                <w:sz w:val="24"/>
                <w:lang w:val="vi-VN" w:eastAsia="vi-VN"/>
              </w:rPr>
              <w:t>.....</w:t>
            </w:r>
            <w:r w:rsidRPr="00AD7231" w:rsidR="008B1AB9">
              <w:rPr>
                <w:rStyle w:val="FootnoteReference"/>
                <w:b/>
                <w:bCs/>
                <w:i/>
                <w:iCs/>
                <w:color w:val="000000" w:themeColor="text1"/>
                <w:sz w:val="24"/>
                <w:lang w:val="vi-VN" w:eastAsia="vi-VN"/>
              </w:rPr>
              <w:footnoteReference w:id="13"/>
            </w:r>
            <w:r w:rsidRPr="00AD7231" w:rsidR="00C733E4">
              <w:rPr>
                <w:rStyle w:val="Other"/>
                <w:b/>
                <w:bCs/>
                <w:i/>
                <w:iCs/>
                <w:color w:val="000000" w:themeColor="text1"/>
                <w:sz w:val="24"/>
                <w:lang w:val="vi-VN" w:eastAsia="vi-VN"/>
              </w:rPr>
              <w:t>.</w:t>
            </w:r>
            <w:r w:rsidRPr="00135D4B" w:rsidR="00ED4D45">
              <w:rPr>
                <w:rStyle w:val="Other"/>
                <w:b/>
                <w:bCs/>
                <w:color w:val="000000" w:themeColor="text1"/>
                <w:sz w:val="24"/>
                <w:lang w:val="vi-VN" w:eastAsia="vi-VN"/>
              </w:rPr>
              <w:t>....</w:t>
            </w:r>
            <w:r w:rsidRPr="00135D4B" w:rsidR="00C733E4">
              <w:rPr>
                <w:rStyle w:val="Other"/>
                <w:b/>
                <w:bCs/>
                <w:color w:val="000000" w:themeColor="text1"/>
                <w:sz w:val="24"/>
                <w:lang w:val="vi-VN" w:eastAsia="vi-VN"/>
              </w:rPr>
              <w:t>.</w:t>
            </w:r>
          </w:p>
          <w:p w:rsidRPr="00135D4B" w:rsidR="00C733E4" w:rsidP="00C733E4" w:rsidRDefault="008404B0" w14:paraId="197CE79B" w14:textId="77777777">
            <w:pPr>
              <w:pStyle w:val="Other0"/>
              <w:shd w:val="clear" w:color="auto" w:fill="auto"/>
              <w:spacing w:after="0" w:line="320" w:lineRule="exact"/>
              <w:ind w:firstLine="0"/>
              <w:jc w:val="center"/>
              <w:rPr>
                <w:color w:val="000000" w:themeColor="text1"/>
                <w:sz w:val="24"/>
                <w:vertAlign w:val="superscript"/>
              </w:rPr>
            </w:pPr>
            <w:r w:rsidRPr="00135D4B">
              <w:rPr>
                <w:color w:val="000000" w:themeColor="text1"/>
                <w:sz w:val="24"/>
                <w:vertAlign w:val="superscript"/>
              </w:rPr>
              <w:t>____________</w:t>
            </w:r>
          </w:p>
        </w:tc>
        <w:tc>
          <w:tcPr>
            <w:tcW w:w="5642" w:type="dxa"/>
            <w:tcBorders>
              <w:left w:val="nil"/>
              <w:right w:val="nil"/>
            </w:tcBorders>
            <w:shd w:val="clear" w:color="auto" w:fill="FFFFFF"/>
          </w:tcPr>
          <w:p w:rsidRPr="00135D4B" w:rsidR="00C733E4" w:rsidP="00C733E4" w:rsidRDefault="00C733E4" w14:paraId="67CDD7BC"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C733E4" w:rsidP="00C733E4" w:rsidRDefault="00C733E4" w14:paraId="5EDA2A80" w14:textId="77777777">
            <w:pPr>
              <w:pStyle w:val="Other0"/>
              <w:shd w:val="clear" w:color="auto" w:fill="auto"/>
              <w:spacing w:after="0" w:line="320" w:lineRule="exact"/>
              <w:ind w:firstLine="142"/>
              <w:jc w:val="center"/>
              <w:rPr>
                <w:rStyle w:val="Other"/>
                <w:b/>
                <w:bCs/>
                <w:color w:val="000000" w:themeColor="text1"/>
                <w:lang w:eastAsia="vi-VN"/>
              </w:rPr>
            </w:pPr>
            <w:r w:rsidRPr="00135D4B">
              <w:rPr>
                <w:rStyle w:val="Other"/>
                <w:b/>
                <w:bCs/>
                <w:color w:val="000000" w:themeColor="text1"/>
                <w:lang w:eastAsia="vi-VN"/>
              </w:rPr>
              <w:t>Độc lập - Tự do - Hạnh phúc</w:t>
            </w:r>
          </w:p>
          <w:p w:rsidRPr="00135D4B" w:rsidR="008404B0" w:rsidP="00C733E4" w:rsidRDefault="008404B0" w14:paraId="729D5D38" w14:textId="77777777">
            <w:pPr>
              <w:pStyle w:val="Other0"/>
              <w:shd w:val="clear" w:color="auto" w:fill="auto"/>
              <w:spacing w:after="0" w:line="320" w:lineRule="exact"/>
              <w:ind w:firstLine="142"/>
              <w:jc w:val="center"/>
              <w:rPr>
                <w:color w:val="000000" w:themeColor="text1"/>
                <w:vertAlign w:val="superscript"/>
              </w:rPr>
            </w:pPr>
            <w:r w:rsidRPr="00135D4B">
              <w:rPr>
                <w:color w:val="000000" w:themeColor="text1"/>
                <w:vertAlign w:val="superscript"/>
              </w:rPr>
              <w:t>________________________________________</w:t>
            </w:r>
          </w:p>
        </w:tc>
      </w:tr>
      <w:tr w:rsidRPr="00135D4B" w:rsidR="00135D4B" w:rsidTr="00C733E4" w14:paraId="7CE7D57D" w14:textId="77777777">
        <w:trPr>
          <w:trHeight w:val="189"/>
          <w:jc w:val="center"/>
        </w:trPr>
        <w:tc>
          <w:tcPr>
            <w:tcW w:w="3402" w:type="dxa"/>
            <w:tcBorders>
              <w:left w:val="nil"/>
              <w:right w:val="nil"/>
            </w:tcBorders>
            <w:shd w:val="clear" w:color="auto" w:fill="FFFFFF"/>
          </w:tcPr>
          <w:p w:rsidRPr="00135D4B" w:rsidR="00C733E4" w:rsidP="00AC4AB2" w:rsidRDefault="00C733E4" w14:paraId="2A6F62C8" w14:textId="77777777">
            <w:pPr>
              <w:pStyle w:val="Other0"/>
              <w:shd w:val="clear" w:color="auto" w:fill="auto"/>
              <w:spacing w:after="0" w:line="320" w:lineRule="exact"/>
              <w:ind w:firstLine="0"/>
              <w:jc w:val="center"/>
              <w:rPr>
                <w:rStyle w:val="Other"/>
                <w:bCs/>
                <w:color w:val="000000" w:themeColor="text1"/>
                <w:sz w:val="24"/>
                <w:lang w:eastAsia="vi-VN"/>
              </w:rPr>
            </w:pPr>
            <w:r w:rsidRPr="00135D4B">
              <w:rPr>
                <w:color w:val="000000" w:themeColor="text1"/>
              </w:rPr>
              <w:t>Số: ……/</w:t>
            </w:r>
            <w:r w:rsidRPr="00135D4B" w:rsidR="00AC4AB2">
              <w:rPr>
                <w:color w:val="000000" w:themeColor="text1"/>
                <w:lang w:val="vi-VN"/>
              </w:rPr>
              <w:t>GP-HĐCNMT</w:t>
            </w:r>
          </w:p>
        </w:tc>
        <w:tc>
          <w:tcPr>
            <w:tcW w:w="5642" w:type="dxa"/>
            <w:tcBorders>
              <w:left w:val="nil"/>
              <w:right w:val="nil"/>
            </w:tcBorders>
            <w:shd w:val="clear" w:color="auto" w:fill="FFFFFF"/>
          </w:tcPr>
          <w:p w:rsidRPr="00135D4B" w:rsidR="00C733E4" w:rsidP="00AC4AB2" w:rsidRDefault="00AC4AB2" w14:paraId="0E2D5A24"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i/>
                <w:iCs/>
                <w:color w:val="000000" w:themeColor="text1"/>
                <w:lang w:val="vi-VN" w:eastAsia="vi-VN"/>
              </w:rPr>
              <w:t>..........</w:t>
            </w:r>
            <w:r w:rsidRPr="00135D4B">
              <w:rPr>
                <w:rStyle w:val="FootnoteReference"/>
                <w:i/>
                <w:iCs/>
                <w:color w:val="000000" w:themeColor="text1"/>
                <w:lang w:eastAsia="vi-VN"/>
              </w:rPr>
              <w:t xml:space="preserve"> </w:t>
            </w:r>
            <w:r w:rsidRPr="00135D4B">
              <w:rPr>
                <w:rStyle w:val="FootnoteReference"/>
                <w:i/>
                <w:iCs/>
                <w:color w:val="000000" w:themeColor="text1"/>
                <w:lang w:eastAsia="vi-VN"/>
              </w:rPr>
              <w:footnoteReference w:id="14"/>
            </w:r>
            <w:r w:rsidRPr="00135D4B">
              <w:rPr>
                <w:rStyle w:val="Other"/>
                <w:i/>
                <w:iCs/>
                <w:color w:val="000000" w:themeColor="text1"/>
                <w:lang w:val="vi-VN" w:eastAsia="vi-VN"/>
              </w:rPr>
              <w:t>........</w:t>
            </w:r>
            <w:r w:rsidRPr="00135D4B">
              <w:rPr>
                <w:rStyle w:val="Other"/>
                <w:i/>
                <w:iCs/>
                <w:color w:val="000000" w:themeColor="text1"/>
                <w:lang w:eastAsia="vi-VN"/>
              </w:rPr>
              <w:t>,</w:t>
            </w:r>
            <w:r w:rsidRPr="00135D4B">
              <w:rPr>
                <w:rStyle w:val="Other"/>
                <w:i/>
                <w:iCs/>
                <w:color w:val="000000" w:themeColor="text1"/>
                <w:vertAlign w:val="superscript"/>
                <w:lang w:eastAsia="vi-VN"/>
              </w:rPr>
              <w:t xml:space="preserve"> </w:t>
            </w:r>
            <w:r w:rsidRPr="00135D4B">
              <w:rPr>
                <w:rStyle w:val="Other"/>
                <w:i/>
                <w:iCs/>
                <w:color w:val="000000" w:themeColor="text1"/>
                <w:lang w:eastAsia="vi-VN"/>
              </w:rPr>
              <w:t>ngày</w:t>
            </w:r>
            <w:r w:rsidRPr="00135D4B" w:rsidR="008404B0">
              <w:rPr>
                <w:rStyle w:val="Other"/>
                <w:i/>
                <w:iCs/>
                <w:color w:val="000000" w:themeColor="text1"/>
                <w:lang w:eastAsia="vi-VN"/>
              </w:rPr>
              <w:t>…..</w:t>
            </w:r>
            <w:r w:rsidRPr="00135D4B">
              <w:rPr>
                <w:rStyle w:val="Other"/>
                <w:i/>
                <w:iCs/>
                <w:color w:val="000000" w:themeColor="text1"/>
                <w:lang w:eastAsia="vi-VN"/>
              </w:rPr>
              <w:t>. tháng</w:t>
            </w:r>
            <w:r w:rsidRPr="00135D4B" w:rsidR="008404B0">
              <w:rPr>
                <w:rStyle w:val="Other"/>
                <w:i/>
                <w:iCs/>
                <w:color w:val="000000" w:themeColor="text1"/>
                <w:lang w:eastAsia="vi-VN"/>
              </w:rPr>
              <w:t>….</w:t>
            </w:r>
            <w:r w:rsidRPr="00135D4B">
              <w:rPr>
                <w:rStyle w:val="Other"/>
                <w:i/>
                <w:iCs/>
                <w:color w:val="000000" w:themeColor="text1"/>
                <w:lang w:eastAsia="vi-VN"/>
              </w:rPr>
              <w:t>.. năm..</w:t>
            </w:r>
            <w:r w:rsidRPr="00135D4B">
              <w:rPr>
                <w:rStyle w:val="Other"/>
                <w:i/>
                <w:iCs/>
                <w:color w:val="000000" w:themeColor="text1"/>
                <w:lang w:val="vi-VN" w:eastAsia="vi-VN"/>
              </w:rPr>
              <w:t>............</w:t>
            </w:r>
          </w:p>
        </w:tc>
      </w:tr>
    </w:tbl>
    <w:p w:rsidRPr="00135D4B" w:rsidR="00DA6D67" w:rsidP="00DA6D67" w:rsidRDefault="00DA6D67" w14:paraId="64F62860" w14:textId="77777777">
      <w:pPr>
        <w:shd w:val="clear" w:color="auto" w:fill="FFFFFF"/>
        <w:spacing w:before="60" w:after="60"/>
        <w:ind w:firstLine="0"/>
        <w:jc w:val="center"/>
        <w:rPr>
          <w:b/>
          <w:bCs/>
          <w:color w:val="000000" w:themeColor="text1"/>
          <w:sz w:val="28"/>
          <w:szCs w:val="26"/>
        </w:rPr>
      </w:pPr>
    </w:p>
    <w:p w:rsidR="00503777" w:rsidP="00DA6D67" w:rsidRDefault="00503777" w14:paraId="5277D067" w14:textId="77777777">
      <w:pPr>
        <w:shd w:val="clear" w:color="auto" w:fill="FFFFFF"/>
        <w:spacing w:before="60" w:after="60"/>
        <w:ind w:firstLine="0"/>
        <w:jc w:val="center"/>
        <w:rPr>
          <w:b/>
          <w:bCs/>
          <w:color w:val="000000" w:themeColor="text1"/>
          <w:sz w:val="26"/>
          <w:szCs w:val="26"/>
        </w:rPr>
      </w:pPr>
    </w:p>
    <w:p w:rsidR="00C733E4" w:rsidP="00DA6D67" w:rsidRDefault="00C733E4" w14:paraId="5982DDFA" w14:textId="77777777">
      <w:pPr>
        <w:shd w:val="clear" w:color="auto" w:fill="FFFFFF"/>
        <w:spacing w:before="60" w:after="60"/>
        <w:ind w:firstLine="0"/>
        <w:jc w:val="center"/>
        <w:rPr>
          <w:b/>
          <w:bCs/>
          <w:color w:val="000000" w:themeColor="text1"/>
          <w:sz w:val="26"/>
          <w:szCs w:val="26"/>
        </w:rPr>
      </w:pPr>
      <w:r w:rsidRPr="00135D4B">
        <w:rPr>
          <w:b/>
          <w:bCs/>
          <w:color w:val="000000" w:themeColor="text1"/>
          <w:sz w:val="26"/>
          <w:szCs w:val="26"/>
        </w:rPr>
        <w:t>GIẤY PHÉP HOẠT ĐỘNG CAI NGHIỆN MA TÚY</w:t>
      </w:r>
    </w:p>
    <w:p w:rsidR="008D32C7" w:rsidP="00503777" w:rsidRDefault="008D32C7" w14:paraId="0C8AA281" w14:textId="77777777">
      <w:pPr>
        <w:shd w:val="clear" w:color="auto" w:fill="FFFFFF"/>
        <w:spacing w:before="60" w:after="120"/>
        <w:ind w:firstLine="0"/>
        <w:jc w:val="center"/>
        <w:rPr>
          <w:b/>
          <w:bCs/>
          <w:color w:val="000000" w:themeColor="text1"/>
          <w:sz w:val="26"/>
          <w:szCs w:val="26"/>
        </w:rPr>
      </w:pPr>
    </w:p>
    <w:p w:rsidRPr="00503777" w:rsidR="00503777" w:rsidP="00503777" w:rsidRDefault="00503777" w14:paraId="3D88EACE" w14:textId="77777777">
      <w:pPr>
        <w:shd w:val="clear" w:color="auto" w:fill="FFFFFF"/>
        <w:spacing w:before="60" w:after="120"/>
        <w:ind w:firstLine="0"/>
        <w:jc w:val="center"/>
        <w:rPr>
          <w:b/>
          <w:bCs/>
          <w:color w:val="000000" w:themeColor="text1"/>
          <w:sz w:val="26"/>
          <w:szCs w:val="26"/>
        </w:rPr>
      </w:pPr>
      <w:r w:rsidRPr="00135D4B">
        <w:rPr>
          <w:b/>
          <w:bCs/>
          <w:color w:val="000000" w:themeColor="text1"/>
          <w:sz w:val="26"/>
          <w:szCs w:val="26"/>
          <w:lang w:val="vi-VN"/>
        </w:rPr>
        <w:t>GIÁM ĐỐC CÔNG AN</w:t>
      </w:r>
      <w:r>
        <w:rPr>
          <w:b/>
          <w:bCs/>
          <w:color w:val="000000" w:themeColor="text1"/>
          <w:sz w:val="26"/>
          <w:szCs w:val="26"/>
        </w:rPr>
        <w:t>…</w:t>
      </w:r>
      <w:r>
        <w:rPr>
          <w:b/>
          <w:bCs/>
          <w:color w:val="000000" w:themeColor="text1"/>
          <w:sz w:val="26"/>
          <w:szCs w:val="26"/>
          <w:vertAlign w:val="superscript"/>
        </w:rPr>
        <w:t>1</w:t>
      </w:r>
      <w:r>
        <w:rPr>
          <w:b/>
          <w:bCs/>
          <w:color w:val="000000" w:themeColor="text1"/>
          <w:sz w:val="26"/>
          <w:szCs w:val="26"/>
        </w:rPr>
        <w:t>….</w:t>
      </w:r>
    </w:p>
    <w:p w:rsidRPr="00135D4B" w:rsidR="00503777" w:rsidP="00DA6D67" w:rsidRDefault="00503777" w14:paraId="48A4C6AA" w14:textId="77777777">
      <w:pPr>
        <w:shd w:val="clear" w:color="auto" w:fill="FFFFFF"/>
        <w:spacing w:before="60" w:after="60"/>
        <w:ind w:firstLine="0"/>
        <w:jc w:val="center"/>
        <w:rPr>
          <w:b/>
          <w:bCs/>
          <w:color w:val="000000" w:themeColor="text1"/>
          <w:sz w:val="26"/>
          <w:szCs w:val="26"/>
        </w:rPr>
      </w:pPr>
    </w:p>
    <w:p w:rsidRPr="00135D4B" w:rsidR="00C733E4" w:rsidP="00DA6D67" w:rsidRDefault="00C733E4" w14:paraId="74663BD3" w14:textId="77777777">
      <w:pPr>
        <w:spacing w:before="60" w:after="60"/>
        <w:rPr>
          <w:i/>
          <w:color w:val="000000" w:themeColor="text1"/>
          <w:sz w:val="26"/>
          <w:szCs w:val="26"/>
          <w:lang w:val="vi-VN"/>
        </w:rPr>
      </w:pPr>
      <w:r w:rsidRPr="00135D4B">
        <w:rPr>
          <w:i/>
          <w:color w:val="000000" w:themeColor="text1"/>
          <w:sz w:val="26"/>
          <w:szCs w:val="26"/>
          <w:lang w:val="vi-VN"/>
        </w:rPr>
        <w:t xml:space="preserve">Căn cứ Luật Phòng, chống </w:t>
      </w:r>
      <w:r w:rsidRPr="00135D4B" w:rsidR="001D5168">
        <w:rPr>
          <w:i/>
          <w:color w:val="000000" w:themeColor="text1"/>
          <w:sz w:val="26"/>
          <w:szCs w:val="26"/>
          <w:lang w:val="vi-VN"/>
        </w:rPr>
        <w:t>ma túy năm 2025</w:t>
      </w:r>
      <w:r w:rsidRPr="00135D4B">
        <w:rPr>
          <w:i/>
          <w:color w:val="000000" w:themeColor="text1"/>
          <w:sz w:val="26"/>
          <w:szCs w:val="26"/>
          <w:lang w:val="vi-VN"/>
        </w:rPr>
        <w:t>;</w:t>
      </w:r>
    </w:p>
    <w:p w:rsidRPr="00135D4B" w:rsidR="00586C68" w:rsidP="00DA6D67" w:rsidRDefault="00C733E4" w14:paraId="11120637" w14:textId="77777777">
      <w:pPr>
        <w:spacing w:before="60" w:after="60"/>
        <w:rPr>
          <w:i/>
          <w:color w:val="000000" w:themeColor="text1"/>
          <w:sz w:val="26"/>
          <w:szCs w:val="26"/>
        </w:rPr>
      </w:pPr>
      <w:r w:rsidRPr="00135D4B">
        <w:rPr>
          <w:i/>
          <w:color w:val="000000" w:themeColor="text1"/>
          <w:sz w:val="26"/>
          <w:szCs w:val="26"/>
          <w:lang w:val="vi-VN"/>
        </w:rPr>
        <w:t>Căn cứ Nghị định số </w:t>
      </w:r>
      <w:hyperlink w:tgtFrame="_blank" w:tooltip="Nghị định 147/2003/NĐ-CP" w:history="1" r:id="rId9">
        <w:r w:rsidRPr="00135D4B" w:rsidR="00DA00DB">
          <w:rPr>
            <w:i/>
            <w:color w:val="000000" w:themeColor="text1"/>
            <w:sz w:val="26"/>
            <w:szCs w:val="26"/>
          </w:rPr>
          <w:t>……</w:t>
        </w:r>
        <w:r w:rsidRPr="00135D4B">
          <w:rPr>
            <w:i/>
            <w:color w:val="000000" w:themeColor="text1"/>
            <w:sz w:val="26"/>
            <w:szCs w:val="26"/>
            <w:lang w:val="vi-VN"/>
          </w:rPr>
          <w:t>/202</w:t>
        </w:r>
        <w:r w:rsidRPr="00135D4B" w:rsidR="00DA00DB">
          <w:rPr>
            <w:i/>
            <w:color w:val="000000" w:themeColor="text1"/>
            <w:sz w:val="26"/>
            <w:szCs w:val="26"/>
          </w:rPr>
          <w:t>6</w:t>
        </w:r>
        <w:r w:rsidRPr="00135D4B">
          <w:rPr>
            <w:i/>
            <w:color w:val="000000" w:themeColor="text1"/>
            <w:sz w:val="26"/>
            <w:szCs w:val="26"/>
            <w:lang w:val="vi-VN"/>
          </w:rPr>
          <w:t>/NĐ-CP</w:t>
        </w:r>
      </w:hyperlink>
      <w:r w:rsidRPr="00135D4B">
        <w:rPr>
          <w:i/>
          <w:color w:val="000000" w:themeColor="text1"/>
          <w:sz w:val="26"/>
          <w:szCs w:val="26"/>
          <w:lang w:val="vi-VN"/>
        </w:rPr>
        <w:t xml:space="preserve"> ngày </w:t>
      </w:r>
      <w:r w:rsidRPr="00135D4B" w:rsidR="00DA00DB">
        <w:rPr>
          <w:i/>
          <w:color w:val="000000" w:themeColor="text1"/>
          <w:sz w:val="26"/>
          <w:szCs w:val="26"/>
        </w:rPr>
        <w:t>…..</w:t>
      </w:r>
      <w:r w:rsidRPr="00135D4B">
        <w:rPr>
          <w:i/>
          <w:color w:val="000000" w:themeColor="text1"/>
          <w:sz w:val="26"/>
          <w:szCs w:val="26"/>
          <w:lang w:val="vi-VN"/>
        </w:rPr>
        <w:t>/</w:t>
      </w:r>
      <w:r w:rsidRPr="00135D4B" w:rsidR="00DA00DB">
        <w:rPr>
          <w:i/>
          <w:color w:val="000000" w:themeColor="text1"/>
          <w:sz w:val="26"/>
          <w:szCs w:val="26"/>
        </w:rPr>
        <w:t>….</w:t>
      </w:r>
      <w:r w:rsidRPr="00135D4B">
        <w:rPr>
          <w:i/>
          <w:color w:val="000000" w:themeColor="text1"/>
          <w:sz w:val="26"/>
          <w:szCs w:val="26"/>
          <w:lang w:val="vi-VN"/>
        </w:rPr>
        <w:t>/202</w:t>
      </w:r>
      <w:r w:rsidRPr="00135D4B" w:rsidR="00DA00DB">
        <w:rPr>
          <w:i/>
          <w:color w:val="000000" w:themeColor="text1"/>
          <w:sz w:val="26"/>
          <w:szCs w:val="26"/>
        </w:rPr>
        <w:t>6</w:t>
      </w:r>
      <w:r w:rsidRPr="00135D4B">
        <w:rPr>
          <w:i/>
          <w:color w:val="000000" w:themeColor="text1"/>
          <w:sz w:val="26"/>
          <w:szCs w:val="26"/>
          <w:lang w:val="vi-VN"/>
        </w:rPr>
        <w:t xml:space="preserve"> của Chính phủ </w:t>
      </w:r>
      <w:r w:rsidRPr="00135D4B" w:rsidR="00586C68">
        <w:rPr>
          <w:i/>
          <w:color w:val="000000" w:themeColor="text1"/>
          <w:sz w:val="26"/>
          <w:szCs w:val="26"/>
          <w:lang w:val="vi-VN"/>
        </w:rPr>
        <w:t>Quy định chi tiết và hướng dẫn thi hành Luật Phòng, chống ma túy</w:t>
      </w:r>
      <w:r w:rsidRPr="00135D4B" w:rsidR="00586C68">
        <w:rPr>
          <w:i/>
          <w:color w:val="000000" w:themeColor="text1"/>
          <w:sz w:val="26"/>
          <w:szCs w:val="26"/>
        </w:rPr>
        <w:t>;</w:t>
      </w:r>
    </w:p>
    <w:p w:rsidRPr="00135D4B" w:rsidR="00C733E4" w:rsidP="00DA6D67" w:rsidRDefault="00C733E4" w14:paraId="7B85297E" w14:textId="77777777">
      <w:pPr>
        <w:spacing w:before="60" w:after="60"/>
        <w:rPr>
          <w:i/>
          <w:color w:val="000000" w:themeColor="text1"/>
          <w:sz w:val="26"/>
          <w:szCs w:val="26"/>
          <w:lang w:val="vi-VN"/>
        </w:rPr>
      </w:pPr>
      <w:r w:rsidRPr="00135D4B">
        <w:rPr>
          <w:i/>
          <w:color w:val="000000" w:themeColor="text1"/>
          <w:sz w:val="26"/>
          <w:szCs w:val="26"/>
          <w:lang w:val="vi-VN"/>
        </w:rPr>
        <w:t xml:space="preserve">Theo đề nghị của </w:t>
      </w:r>
      <w:r w:rsidRPr="00135D4B" w:rsidR="00586C68">
        <w:rPr>
          <w:i/>
          <w:color w:val="000000" w:themeColor="text1"/>
          <w:sz w:val="26"/>
          <w:szCs w:val="26"/>
        </w:rPr>
        <w:t>Trưởng phòng Cảnh sát điều tra tội phạm về ma túy</w:t>
      </w:r>
      <w:r w:rsidRPr="00135D4B">
        <w:rPr>
          <w:i/>
          <w:color w:val="000000" w:themeColor="text1"/>
          <w:sz w:val="26"/>
          <w:szCs w:val="26"/>
          <w:lang w:val="vi-VN"/>
        </w:rPr>
        <w:t>,</w:t>
      </w:r>
    </w:p>
    <w:p w:rsidRPr="00135D4B" w:rsidR="00C733E4" w:rsidP="00DA6D67" w:rsidRDefault="00C733E4" w14:paraId="3E95CBD9" w14:textId="77777777">
      <w:pPr>
        <w:shd w:val="clear" w:color="auto" w:fill="FFFFFF"/>
        <w:spacing w:before="60" w:after="60"/>
        <w:ind w:firstLine="0"/>
        <w:jc w:val="center"/>
        <w:rPr>
          <w:b/>
          <w:bCs/>
          <w:color w:val="000000" w:themeColor="text1"/>
          <w:sz w:val="26"/>
          <w:szCs w:val="26"/>
          <w:lang w:val="vi-VN"/>
        </w:rPr>
      </w:pPr>
    </w:p>
    <w:p w:rsidRPr="00135D4B" w:rsidR="00C733E4" w:rsidP="008D32C7" w:rsidRDefault="00C733E4" w14:paraId="13BA0E17" w14:textId="77777777">
      <w:pPr>
        <w:shd w:val="clear" w:color="auto" w:fill="FFFFFF"/>
        <w:spacing w:before="60" w:after="120"/>
        <w:ind w:firstLine="0"/>
        <w:jc w:val="center"/>
        <w:rPr>
          <w:b/>
          <w:bCs/>
          <w:color w:val="000000" w:themeColor="text1"/>
          <w:sz w:val="26"/>
          <w:szCs w:val="26"/>
          <w:lang w:val="vi-VN"/>
        </w:rPr>
      </w:pPr>
      <w:r w:rsidRPr="00135D4B">
        <w:rPr>
          <w:b/>
          <w:bCs/>
          <w:color w:val="000000" w:themeColor="text1"/>
          <w:sz w:val="26"/>
          <w:szCs w:val="26"/>
          <w:lang w:val="vi-VN"/>
        </w:rPr>
        <w:t>CẤP PHÉP HOẠT ĐỘNG CAI NGHIỆN MA TÚY</w:t>
      </w:r>
    </w:p>
    <w:p w:rsidRPr="008D32C7" w:rsidR="00C733E4" w:rsidP="008D32C7" w:rsidRDefault="00567842" w14:paraId="63BB3C0E" w14:textId="77777777">
      <w:pPr>
        <w:shd w:val="clear" w:color="auto" w:fill="FFFFFF"/>
        <w:spacing w:before="60" w:after="60"/>
        <w:jc w:val="left"/>
        <w:rPr>
          <w:color w:val="000000" w:themeColor="text1"/>
          <w:sz w:val="26"/>
          <w:szCs w:val="26"/>
          <w:lang w:val="fr-FR"/>
        </w:rPr>
      </w:pPr>
      <w:r w:rsidRPr="008D32C7">
        <w:rPr>
          <w:color w:val="000000" w:themeColor="text1"/>
          <w:sz w:val="26"/>
          <w:szCs w:val="26"/>
          <w:lang w:val="fr-FR"/>
        </w:rPr>
        <w:t>…………………</w:t>
      </w:r>
      <w:r w:rsidRPr="008D32C7" w:rsidR="00DA6D67">
        <w:rPr>
          <w:color w:val="000000" w:themeColor="text1"/>
          <w:sz w:val="26"/>
          <w:szCs w:val="26"/>
          <w:lang w:val="fr-FR"/>
        </w:rPr>
        <w:t>……</w:t>
      </w:r>
      <w:r w:rsidRPr="008D32C7" w:rsidR="003F6271">
        <w:rPr>
          <w:rStyle w:val="FootnoteReference"/>
          <w:i/>
          <w:iCs/>
          <w:color w:val="000000" w:themeColor="text1"/>
          <w:sz w:val="26"/>
          <w:szCs w:val="26"/>
        </w:rPr>
        <w:footnoteReference w:id="15"/>
      </w:r>
      <w:r w:rsidRPr="008D32C7" w:rsidR="00DA6D67">
        <w:rPr>
          <w:color w:val="000000" w:themeColor="text1"/>
          <w:sz w:val="26"/>
          <w:szCs w:val="26"/>
          <w:lang w:val="fr-FR"/>
        </w:rPr>
        <w:t>………</w:t>
      </w:r>
      <w:r w:rsidRPr="008D32C7" w:rsidR="00081CD7">
        <w:rPr>
          <w:color w:val="000000" w:themeColor="text1"/>
          <w:sz w:val="26"/>
          <w:szCs w:val="26"/>
          <w:lang w:val="fr-FR"/>
        </w:rPr>
        <w:t>……</w:t>
      </w:r>
      <w:proofErr w:type="gramStart"/>
      <w:r w:rsidRPr="008D32C7" w:rsidR="00081CD7">
        <w:rPr>
          <w:color w:val="000000" w:themeColor="text1"/>
          <w:sz w:val="26"/>
          <w:szCs w:val="26"/>
          <w:lang w:val="fr-FR"/>
        </w:rPr>
        <w:t>…</w:t>
      </w:r>
      <w:r w:rsidRPr="008D32C7" w:rsidR="008D32C7">
        <w:rPr>
          <w:color w:val="000000" w:themeColor="text1"/>
          <w:sz w:val="26"/>
          <w:szCs w:val="26"/>
          <w:lang w:val="fr-FR"/>
        </w:rPr>
        <w:t>(</w:t>
      </w:r>
      <w:proofErr w:type="gramEnd"/>
      <w:r w:rsidRPr="008D32C7" w:rsidR="008D32C7">
        <w:rPr>
          <w:i/>
          <w:iCs/>
          <w:color w:val="000000" w:themeColor="text1"/>
          <w:sz w:val="26"/>
          <w:szCs w:val="26"/>
          <w:lang w:val="fr-FR"/>
        </w:rPr>
        <w:t>Viết in hoa)</w:t>
      </w:r>
    </w:p>
    <w:p w:rsidRPr="00135D4B" w:rsidR="00DA6D67" w:rsidP="00DA6D67" w:rsidRDefault="00DA6D67" w14:paraId="20FBCBAA" w14:textId="77777777">
      <w:pPr>
        <w:spacing w:after="120"/>
        <w:rPr>
          <w:color w:val="000000" w:themeColor="text1"/>
          <w:sz w:val="26"/>
          <w:szCs w:val="26"/>
          <w:lang w:val="vi-VN"/>
        </w:rPr>
      </w:pPr>
      <w:r w:rsidRPr="00135D4B">
        <w:rPr>
          <w:color w:val="000000" w:themeColor="text1"/>
          <w:sz w:val="26"/>
          <w:szCs w:val="26"/>
          <w:lang w:val="fr-FR"/>
        </w:rPr>
        <w:t>Tên</w:t>
      </w:r>
      <w:r w:rsidRPr="00135D4B">
        <w:rPr>
          <w:color w:val="000000" w:themeColor="text1"/>
          <w:sz w:val="26"/>
          <w:szCs w:val="26"/>
          <w:lang w:val="vi-VN"/>
        </w:rPr>
        <w:t xml:space="preserve"> cơ sở</w:t>
      </w:r>
      <w:r w:rsidRPr="00135D4B">
        <w:rPr>
          <w:color w:val="000000" w:themeColor="text1"/>
          <w:sz w:val="26"/>
          <w:szCs w:val="26"/>
          <w:lang w:val="fr-FR"/>
        </w:rPr>
        <w:t xml:space="preserve"> viết bằng tiếng nước ngoài</w:t>
      </w:r>
      <w:r w:rsidRPr="00135D4B" w:rsidR="007259EE">
        <w:rPr>
          <w:color w:val="000000" w:themeColor="text1"/>
          <w:sz w:val="26"/>
          <w:szCs w:val="26"/>
          <w:lang w:val="fr-FR"/>
        </w:rPr>
        <w:t>, tên viết tắt</w:t>
      </w:r>
      <w:r w:rsidRPr="00135D4B">
        <w:rPr>
          <w:color w:val="000000" w:themeColor="text1"/>
          <w:sz w:val="26"/>
          <w:szCs w:val="26"/>
          <w:lang w:val="fr-FR"/>
        </w:rPr>
        <w:t xml:space="preserve"> (</w:t>
      </w:r>
      <w:r w:rsidRPr="00135D4B">
        <w:rPr>
          <w:i/>
          <w:color w:val="000000" w:themeColor="text1"/>
          <w:sz w:val="26"/>
          <w:szCs w:val="26"/>
          <w:lang w:val="fr-FR"/>
        </w:rPr>
        <w:t>nếu có</w:t>
      </w:r>
      <w:proofErr w:type="gramStart"/>
      <w:r w:rsidRPr="00135D4B">
        <w:rPr>
          <w:color w:val="000000" w:themeColor="text1"/>
          <w:sz w:val="26"/>
          <w:szCs w:val="26"/>
          <w:lang w:val="fr-FR"/>
        </w:rPr>
        <w:t>)</w:t>
      </w:r>
      <w:r w:rsidRPr="00135D4B">
        <w:rPr>
          <w:color w:val="000000" w:themeColor="text1"/>
          <w:sz w:val="26"/>
          <w:szCs w:val="26"/>
          <w:lang w:val="vi-VN"/>
        </w:rPr>
        <w:t>:</w:t>
      </w:r>
      <w:proofErr w:type="gramEnd"/>
      <w:r w:rsidRPr="00135D4B">
        <w:rPr>
          <w:color w:val="000000" w:themeColor="text1"/>
          <w:sz w:val="26"/>
          <w:szCs w:val="26"/>
          <w:lang w:val="vi-VN"/>
        </w:rPr>
        <w:t xml:space="preserve"> ..............</w:t>
      </w:r>
      <w:r w:rsidRPr="00135D4B">
        <w:rPr>
          <w:color w:val="000000" w:themeColor="text1"/>
          <w:sz w:val="26"/>
          <w:szCs w:val="26"/>
          <w:lang w:val="fr-FR"/>
        </w:rPr>
        <w:t>........</w:t>
      </w:r>
      <w:r w:rsidRPr="00135D4B" w:rsidR="00081CD7">
        <w:rPr>
          <w:color w:val="000000" w:themeColor="text1"/>
          <w:sz w:val="26"/>
          <w:szCs w:val="26"/>
          <w:lang w:val="vi-VN"/>
        </w:rPr>
        <w:t>......</w:t>
      </w:r>
      <w:r w:rsidRPr="00135D4B" w:rsidR="007259EE">
        <w:rPr>
          <w:color w:val="000000" w:themeColor="text1"/>
          <w:sz w:val="26"/>
          <w:szCs w:val="26"/>
          <w:lang w:val="vi-VN"/>
        </w:rPr>
        <w:t>.....</w:t>
      </w:r>
    </w:p>
    <w:p w:rsidRPr="00135D4B" w:rsidR="00DA6D67" w:rsidP="00DA6D67" w:rsidRDefault="007259EE" w14:paraId="76C105C8" w14:textId="77777777">
      <w:pPr>
        <w:spacing w:after="120"/>
        <w:rPr>
          <w:color w:val="000000" w:themeColor="text1"/>
          <w:sz w:val="26"/>
          <w:szCs w:val="26"/>
          <w:lang w:val="vi-VN"/>
        </w:rPr>
      </w:pPr>
      <w:r w:rsidRPr="00135D4B">
        <w:rPr>
          <w:b/>
          <w:color w:val="000000" w:themeColor="text1"/>
          <w:sz w:val="26"/>
          <w:szCs w:val="26"/>
          <w:lang w:val="vi-VN"/>
        </w:rPr>
        <w:t xml:space="preserve">1. </w:t>
      </w:r>
      <w:r w:rsidRPr="00135D4B" w:rsidR="00DA6D67">
        <w:rPr>
          <w:b/>
          <w:color w:val="000000" w:themeColor="text1"/>
          <w:sz w:val="26"/>
          <w:szCs w:val="26"/>
          <w:lang w:val="vi-VN"/>
        </w:rPr>
        <w:t>Địa chỉ trụ sở chính</w:t>
      </w:r>
      <w:r w:rsidRPr="00135D4B" w:rsidR="00DA6D67">
        <w:rPr>
          <w:color w:val="000000" w:themeColor="text1"/>
          <w:sz w:val="26"/>
          <w:szCs w:val="26"/>
          <w:lang w:val="vi-VN"/>
        </w:rPr>
        <w:t>:</w:t>
      </w:r>
      <w:r w:rsidRPr="00135D4B">
        <w:rPr>
          <w:color w:val="000000" w:themeColor="text1"/>
          <w:sz w:val="26"/>
          <w:szCs w:val="26"/>
          <w:lang w:val="vi-VN"/>
        </w:rPr>
        <w:t xml:space="preserve"> </w:t>
      </w:r>
      <w:r w:rsidRPr="00135D4B" w:rsidR="00DA6D67">
        <w:rPr>
          <w:color w:val="000000" w:themeColor="text1"/>
          <w:sz w:val="26"/>
          <w:szCs w:val="26"/>
          <w:lang w:val="vi-VN"/>
        </w:rPr>
        <w:t>...........................................................</w:t>
      </w:r>
      <w:r w:rsidRPr="00135D4B" w:rsidR="00081CD7">
        <w:rPr>
          <w:color w:val="000000" w:themeColor="text1"/>
          <w:sz w:val="26"/>
          <w:szCs w:val="26"/>
          <w:lang w:val="vi-VN"/>
        </w:rPr>
        <w:t>......</w:t>
      </w:r>
      <w:r w:rsidRPr="00135D4B" w:rsidR="00DA6D67">
        <w:rPr>
          <w:color w:val="000000" w:themeColor="text1"/>
          <w:sz w:val="26"/>
          <w:szCs w:val="26"/>
          <w:lang w:val="vi-VN"/>
        </w:rPr>
        <w:t>.....</w:t>
      </w:r>
      <w:r w:rsidRPr="00135D4B">
        <w:rPr>
          <w:color w:val="000000" w:themeColor="text1"/>
          <w:sz w:val="26"/>
          <w:szCs w:val="26"/>
          <w:lang w:val="vi-VN"/>
        </w:rPr>
        <w:t>......</w:t>
      </w:r>
      <w:r w:rsidRPr="00135D4B" w:rsidR="00DA6D67">
        <w:rPr>
          <w:color w:val="000000" w:themeColor="text1"/>
          <w:sz w:val="26"/>
          <w:szCs w:val="26"/>
          <w:lang w:val="vi-VN"/>
        </w:rPr>
        <w:t>.</w:t>
      </w:r>
      <w:r w:rsidRPr="00135D4B">
        <w:rPr>
          <w:color w:val="000000" w:themeColor="text1"/>
          <w:sz w:val="26"/>
          <w:szCs w:val="26"/>
          <w:lang w:val="vi-VN"/>
        </w:rPr>
        <w:t>...........</w:t>
      </w:r>
    </w:p>
    <w:p w:rsidRPr="00135D4B" w:rsidR="00DA6D67" w:rsidP="00DA6D67" w:rsidRDefault="00DA6D67" w14:paraId="6607BF5E" w14:textId="77777777">
      <w:pPr>
        <w:spacing w:after="120"/>
        <w:rPr>
          <w:color w:val="000000" w:themeColor="text1"/>
          <w:sz w:val="26"/>
          <w:szCs w:val="26"/>
          <w:lang w:val="vi-VN"/>
        </w:rPr>
      </w:pPr>
      <w:r w:rsidRPr="00135D4B">
        <w:rPr>
          <w:color w:val="000000" w:themeColor="text1"/>
          <w:sz w:val="26"/>
          <w:szCs w:val="26"/>
          <w:lang w:val="vi-VN"/>
        </w:rPr>
        <w:t xml:space="preserve">Điện thoại: .........................................; E-mail: ...................................................... </w:t>
      </w:r>
    </w:p>
    <w:p w:rsidRPr="00135D4B" w:rsidR="00DA6D67" w:rsidP="00DA6D67" w:rsidRDefault="00DA6D67" w14:paraId="524560C6" w14:textId="77777777">
      <w:pPr>
        <w:spacing w:after="120"/>
        <w:rPr>
          <w:color w:val="000000" w:themeColor="text1"/>
          <w:sz w:val="26"/>
          <w:szCs w:val="26"/>
          <w:lang w:val="vi-VN"/>
        </w:rPr>
      </w:pPr>
      <w:r w:rsidRPr="00135D4B">
        <w:rPr>
          <w:color w:val="000000" w:themeColor="text1"/>
          <w:sz w:val="26"/>
          <w:szCs w:val="26"/>
          <w:lang w:val="vi-VN"/>
        </w:rPr>
        <w:t>Trang thông tin điện tử (</w:t>
      </w:r>
      <w:r w:rsidRPr="00135D4B">
        <w:rPr>
          <w:i/>
          <w:color w:val="000000" w:themeColor="text1"/>
          <w:sz w:val="26"/>
          <w:szCs w:val="26"/>
          <w:lang w:val="vi-VN"/>
        </w:rPr>
        <w:t>nếu có</w:t>
      </w:r>
      <w:r w:rsidRPr="00135D4B">
        <w:rPr>
          <w:color w:val="000000" w:themeColor="text1"/>
          <w:sz w:val="26"/>
          <w:szCs w:val="26"/>
          <w:lang w:val="vi-VN"/>
        </w:rPr>
        <w:t>): ...........................................................................</w:t>
      </w:r>
    </w:p>
    <w:p w:rsidRPr="00135D4B" w:rsidR="00DA6D67" w:rsidP="00DA6D67" w:rsidRDefault="007259EE" w14:paraId="4A9E6DC9" w14:textId="77777777">
      <w:pPr>
        <w:spacing w:after="120"/>
        <w:rPr>
          <w:color w:val="000000" w:themeColor="text1"/>
          <w:sz w:val="26"/>
          <w:szCs w:val="26"/>
          <w:lang w:val="vi-VN"/>
        </w:rPr>
      </w:pPr>
      <w:r w:rsidRPr="00135D4B">
        <w:rPr>
          <w:b/>
          <w:color w:val="000000" w:themeColor="text1"/>
          <w:sz w:val="26"/>
          <w:szCs w:val="26"/>
          <w:lang w:val="vi-VN"/>
        </w:rPr>
        <w:t xml:space="preserve">2. </w:t>
      </w:r>
      <w:r w:rsidRPr="00135D4B" w:rsidR="00DA6D67">
        <w:rPr>
          <w:b/>
          <w:color w:val="000000" w:themeColor="text1"/>
          <w:sz w:val="26"/>
          <w:szCs w:val="26"/>
          <w:lang w:val="vi-VN"/>
        </w:rPr>
        <w:t>Người đại diện theo pháp luật:</w:t>
      </w:r>
      <w:r w:rsidRPr="00135D4B" w:rsidR="00DA6D67">
        <w:rPr>
          <w:color w:val="000000" w:themeColor="text1"/>
          <w:sz w:val="26"/>
          <w:szCs w:val="26"/>
          <w:lang w:val="vi-VN"/>
        </w:rPr>
        <w:t xml:space="preserve"> .....................................</w:t>
      </w:r>
      <w:r w:rsidRPr="00135D4B">
        <w:rPr>
          <w:color w:val="000000" w:themeColor="text1"/>
          <w:sz w:val="26"/>
          <w:szCs w:val="26"/>
          <w:lang w:val="vi-VN"/>
        </w:rPr>
        <w:t>........</w:t>
      </w:r>
      <w:r w:rsidRPr="00135D4B" w:rsidR="00081CD7">
        <w:rPr>
          <w:color w:val="000000" w:themeColor="text1"/>
          <w:sz w:val="26"/>
          <w:szCs w:val="26"/>
          <w:lang w:val="vi-VN"/>
        </w:rPr>
        <w:t>.........</w:t>
      </w:r>
      <w:r w:rsidRPr="00135D4B" w:rsidR="00DA6D67">
        <w:rPr>
          <w:color w:val="000000" w:themeColor="text1"/>
          <w:sz w:val="26"/>
          <w:szCs w:val="26"/>
          <w:lang w:val="vi-VN"/>
        </w:rPr>
        <w:t>..........</w:t>
      </w:r>
      <w:r w:rsidRPr="00135D4B">
        <w:rPr>
          <w:color w:val="000000" w:themeColor="text1"/>
          <w:sz w:val="26"/>
          <w:szCs w:val="26"/>
          <w:lang w:val="vi-VN"/>
        </w:rPr>
        <w:t>.......</w:t>
      </w:r>
    </w:p>
    <w:p w:rsidRPr="00135D4B" w:rsidR="00DA6D67" w:rsidP="00DA6D67" w:rsidRDefault="00DA6D67" w14:paraId="3AE69A67" w14:textId="77777777">
      <w:pPr>
        <w:spacing w:after="120"/>
        <w:rPr>
          <w:color w:val="000000" w:themeColor="text1"/>
          <w:sz w:val="26"/>
          <w:szCs w:val="26"/>
          <w:lang w:val="vi-VN"/>
        </w:rPr>
      </w:pPr>
      <w:r w:rsidRPr="00135D4B">
        <w:rPr>
          <w:color w:val="000000" w:themeColor="text1"/>
          <w:sz w:val="26"/>
          <w:szCs w:val="26"/>
          <w:lang w:val="vi-VN"/>
        </w:rPr>
        <w:t xml:space="preserve">Chức </w:t>
      </w:r>
      <w:r w:rsidR="00C671CB">
        <w:rPr>
          <w:color w:val="000000" w:themeColor="text1"/>
          <w:sz w:val="26"/>
          <w:szCs w:val="26"/>
        </w:rPr>
        <w:t>vụ</w:t>
      </w:r>
      <w:r w:rsidRPr="00135D4B">
        <w:rPr>
          <w:color w:val="000000" w:themeColor="text1"/>
          <w:sz w:val="26"/>
          <w:szCs w:val="26"/>
          <w:lang w:val="vi-VN"/>
        </w:rPr>
        <w:t>: ......................</w:t>
      </w:r>
      <w:r w:rsidRPr="00135D4B" w:rsidR="00081CD7">
        <w:rPr>
          <w:color w:val="000000" w:themeColor="text1"/>
          <w:sz w:val="26"/>
          <w:szCs w:val="26"/>
          <w:lang w:val="vi-VN"/>
        </w:rPr>
        <w:t>...............................</w:t>
      </w:r>
      <w:r w:rsidRPr="00135D4B">
        <w:rPr>
          <w:color w:val="000000" w:themeColor="text1"/>
          <w:sz w:val="26"/>
          <w:szCs w:val="26"/>
          <w:lang w:val="vi-VN"/>
        </w:rPr>
        <w:t>.......................................................</w:t>
      </w:r>
    </w:p>
    <w:p w:rsidRPr="00135D4B" w:rsidR="00F54D80" w:rsidP="00DA6D67" w:rsidRDefault="00DA6D67" w14:paraId="3BBE27DA" w14:textId="77777777">
      <w:pPr>
        <w:autoSpaceDE w:val="0"/>
        <w:autoSpaceDN w:val="0"/>
        <w:adjustRightInd w:val="0"/>
        <w:spacing w:before="120" w:after="120"/>
        <w:rPr>
          <w:color w:val="000000" w:themeColor="text1"/>
          <w:sz w:val="26"/>
          <w:szCs w:val="26"/>
          <w:lang w:val="vi-VN"/>
        </w:rPr>
      </w:pPr>
      <w:r w:rsidRPr="00135D4B">
        <w:rPr>
          <w:color w:val="000000" w:themeColor="text1"/>
          <w:sz w:val="26"/>
          <w:szCs w:val="26"/>
          <w:lang w:val="vi-VN"/>
        </w:rPr>
        <w:t xml:space="preserve">Số </w:t>
      </w:r>
      <w:r w:rsidR="00AD7231">
        <w:rPr>
          <w:color w:val="000000" w:themeColor="text1"/>
          <w:sz w:val="26"/>
          <w:szCs w:val="26"/>
        </w:rPr>
        <w:t>CC/</w:t>
      </w:r>
      <w:r w:rsidRPr="00135D4B" w:rsidR="00F54D80">
        <w:rPr>
          <w:color w:val="000000" w:themeColor="text1"/>
          <w:sz w:val="26"/>
          <w:szCs w:val="26"/>
          <w:lang w:val="vi-VN"/>
        </w:rPr>
        <w:t>CCCD</w:t>
      </w:r>
      <w:r w:rsidRPr="00135D4B" w:rsidR="00637A9F">
        <w:rPr>
          <w:color w:val="000000" w:themeColor="text1"/>
          <w:sz w:val="26"/>
          <w:szCs w:val="26"/>
          <w:lang w:val="vi-VN"/>
        </w:rPr>
        <w:t>/CMND/HC</w:t>
      </w:r>
      <w:r w:rsidRPr="00135D4B">
        <w:rPr>
          <w:color w:val="000000" w:themeColor="text1"/>
          <w:sz w:val="26"/>
          <w:szCs w:val="26"/>
          <w:lang w:val="vi-VN"/>
        </w:rPr>
        <w:t>:</w:t>
      </w:r>
      <w:r w:rsidRPr="00135D4B" w:rsidR="00081CD7">
        <w:rPr>
          <w:color w:val="000000" w:themeColor="text1"/>
          <w:sz w:val="26"/>
          <w:szCs w:val="26"/>
          <w:lang w:val="vi-VN"/>
        </w:rPr>
        <w:t>.........</w:t>
      </w:r>
      <w:r w:rsidRPr="00135D4B" w:rsidR="00637A9F">
        <w:rPr>
          <w:color w:val="000000" w:themeColor="text1"/>
          <w:sz w:val="26"/>
          <w:szCs w:val="26"/>
          <w:lang w:val="vi-VN"/>
        </w:rPr>
        <w:t>....</w:t>
      </w:r>
      <w:r w:rsidRPr="00135D4B" w:rsidR="00081CD7">
        <w:rPr>
          <w:color w:val="000000" w:themeColor="text1"/>
          <w:sz w:val="26"/>
          <w:szCs w:val="26"/>
          <w:lang w:val="vi-VN"/>
        </w:rPr>
        <w:t>............</w:t>
      </w:r>
      <w:r w:rsidRPr="00135D4B">
        <w:rPr>
          <w:color w:val="000000" w:themeColor="text1"/>
          <w:sz w:val="26"/>
          <w:szCs w:val="26"/>
          <w:lang w:val="vi-VN"/>
        </w:rPr>
        <w:t xml:space="preserve">........Ngày cấp: </w:t>
      </w:r>
      <w:r w:rsidRPr="00135D4B" w:rsidR="00637A9F">
        <w:rPr>
          <w:color w:val="000000" w:themeColor="text1"/>
          <w:sz w:val="26"/>
          <w:szCs w:val="26"/>
          <w:lang w:val="vi-VN"/>
        </w:rPr>
        <w:t>…</w:t>
      </w:r>
      <w:r w:rsidRPr="00135D4B">
        <w:rPr>
          <w:color w:val="000000" w:themeColor="text1"/>
          <w:sz w:val="26"/>
          <w:szCs w:val="26"/>
          <w:lang w:val="vi-VN"/>
        </w:rPr>
        <w:t>../...</w:t>
      </w:r>
      <w:r w:rsidRPr="00135D4B" w:rsidR="00637A9F">
        <w:rPr>
          <w:color w:val="000000" w:themeColor="text1"/>
          <w:sz w:val="26"/>
          <w:szCs w:val="26"/>
          <w:lang w:val="vi-VN"/>
        </w:rPr>
        <w:t>......</w:t>
      </w:r>
      <w:r w:rsidRPr="00135D4B">
        <w:rPr>
          <w:color w:val="000000" w:themeColor="text1"/>
          <w:sz w:val="26"/>
          <w:szCs w:val="26"/>
          <w:lang w:val="vi-VN"/>
        </w:rPr>
        <w:t xml:space="preserve">../..............; </w:t>
      </w:r>
    </w:p>
    <w:p w:rsidRPr="00135D4B" w:rsidR="00DA6D67" w:rsidP="00DA6D67" w:rsidRDefault="00DA6D67" w14:paraId="090BA626" w14:textId="77777777">
      <w:pPr>
        <w:autoSpaceDE w:val="0"/>
        <w:autoSpaceDN w:val="0"/>
        <w:adjustRightInd w:val="0"/>
        <w:spacing w:before="120" w:after="120"/>
        <w:rPr>
          <w:color w:val="000000" w:themeColor="text1"/>
          <w:sz w:val="26"/>
          <w:szCs w:val="26"/>
          <w:lang w:val="vi-VN"/>
        </w:rPr>
      </w:pPr>
      <w:r w:rsidRPr="00135D4B">
        <w:rPr>
          <w:color w:val="000000" w:themeColor="text1"/>
          <w:sz w:val="26"/>
          <w:szCs w:val="26"/>
          <w:lang w:val="vi-VN"/>
        </w:rPr>
        <w:t>Nơi cấp: ……………................................................</w:t>
      </w:r>
      <w:r w:rsidRPr="00135D4B" w:rsidR="00081CD7">
        <w:rPr>
          <w:color w:val="000000" w:themeColor="text1"/>
          <w:sz w:val="26"/>
          <w:szCs w:val="26"/>
          <w:lang w:val="vi-VN"/>
        </w:rPr>
        <w:t>.................</w:t>
      </w:r>
      <w:r w:rsidRPr="00135D4B" w:rsidR="00F54D80">
        <w:rPr>
          <w:color w:val="000000" w:themeColor="text1"/>
          <w:sz w:val="26"/>
          <w:szCs w:val="26"/>
          <w:lang w:val="vi-VN"/>
        </w:rPr>
        <w:t>............................</w:t>
      </w:r>
    </w:p>
    <w:p w:rsidRPr="00AD7231" w:rsidR="00C733E4" w:rsidP="00DA6D67" w:rsidRDefault="007259EE" w14:paraId="1EF1AC04" w14:textId="77777777">
      <w:pPr>
        <w:shd w:val="clear" w:color="auto" w:fill="FFFFFF"/>
        <w:spacing w:before="60" w:after="60"/>
        <w:rPr>
          <w:b/>
          <w:bCs/>
          <w:color w:val="000000" w:themeColor="text1"/>
          <w:sz w:val="26"/>
          <w:szCs w:val="26"/>
        </w:rPr>
      </w:pPr>
      <w:r w:rsidRPr="00135D4B">
        <w:rPr>
          <w:b/>
          <w:bCs/>
          <w:color w:val="000000" w:themeColor="text1"/>
          <w:sz w:val="26"/>
          <w:szCs w:val="26"/>
          <w:lang w:val="vi-VN"/>
        </w:rPr>
        <w:t>3</w:t>
      </w:r>
      <w:r w:rsidRPr="00135D4B" w:rsidR="00DA6D67">
        <w:rPr>
          <w:b/>
          <w:bCs/>
          <w:color w:val="000000" w:themeColor="text1"/>
          <w:sz w:val="26"/>
          <w:szCs w:val="26"/>
          <w:lang w:val="vi-VN"/>
        </w:rPr>
        <w:t xml:space="preserve">. </w:t>
      </w:r>
      <w:r w:rsidRPr="00135D4B">
        <w:rPr>
          <w:b/>
          <w:bCs/>
          <w:color w:val="000000" w:themeColor="text1"/>
          <w:sz w:val="26"/>
          <w:szCs w:val="26"/>
          <w:lang w:val="vi-VN"/>
        </w:rPr>
        <w:t>Loại h</w:t>
      </w:r>
      <w:r w:rsidRPr="00135D4B" w:rsidR="00DA6D67">
        <w:rPr>
          <w:b/>
          <w:bCs/>
          <w:color w:val="000000" w:themeColor="text1"/>
          <w:sz w:val="26"/>
          <w:szCs w:val="26"/>
          <w:lang w:val="vi-VN"/>
        </w:rPr>
        <w:t>ình thức</w:t>
      </w:r>
      <w:r w:rsidRPr="00135D4B">
        <w:rPr>
          <w:b/>
          <w:bCs/>
          <w:color w:val="000000" w:themeColor="text1"/>
          <w:sz w:val="26"/>
          <w:szCs w:val="26"/>
          <w:lang w:val="vi-VN"/>
        </w:rPr>
        <w:t xml:space="preserve"> cơ sở: </w:t>
      </w:r>
      <w:r w:rsidRPr="00806FBE" w:rsidR="00DA6D67">
        <w:rPr>
          <w:color w:val="000000" w:themeColor="text1"/>
          <w:sz w:val="26"/>
          <w:szCs w:val="26"/>
          <w:lang w:val="vi-VN"/>
        </w:rPr>
        <w:t>………………………………</w:t>
      </w:r>
      <w:r w:rsidRPr="00AD7231" w:rsidR="003F6271">
        <w:rPr>
          <w:i/>
          <w:iCs/>
          <w:color w:val="000000" w:themeColor="text1"/>
          <w:sz w:val="26"/>
          <w:szCs w:val="26"/>
          <w:vertAlign w:val="superscript"/>
        </w:rPr>
        <w:footnoteReference w:id="16"/>
      </w:r>
      <w:r w:rsidRPr="00806FBE" w:rsidR="00081CD7">
        <w:rPr>
          <w:color w:val="000000" w:themeColor="text1"/>
          <w:sz w:val="26"/>
          <w:szCs w:val="26"/>
          <w:lang w:val="vi-VN"/>
        </w:rPr>
        <w:t>………</w:t>
      </w:r>
      <w:r w:rsidRPr="00806FBE" w:rsidR="00DA6D67">
        <w:rPr>
          <w:color w:val="000000" w:themeColor="text1"/>
          <w:sz w:val="26"/>
          <w:szCs w:val="26"/>
          <w:lang w:val="vi-VN"/>
        </w:rPr>
        <w:t>.…………</w:t>
      </w:r>
      <w:r w:rsidRPr="00806FBE" w:rsidR="003F6271">
        <w:rPr>
          <w:color w:val="000000" w:themeColor="text1"/>
          <w:sz w:val="26"/>
          <w:szCs w:val="26"/>
          <w:lang w:val="vi-VN"/>
        </w:rPr>
        <w:t>…</w:t>
      </w:r>
      <w:r w:rsidR="00AD7231">
        <w:rPr>
          <w:color w:val="000000" w:themeColor="text1"/>
          <w:sz w:val="26"/>
          <w:szCs w:val="26"/>
          <w:lang w:val="vi-VN"/>
        </w:rPr>
        <w:t>…</w:t>
      </w:r>
    </w:p>
    <w:p w:rsidRPr="00AD7231" w:rsidR="00DA6D67" w:rsidP="007259EE" w:rsidRDefault="00586C68" w14:paraId="3860CF60" w14:textId="0F4E1EAA">
      <w:pPr>
        <w:shd w:val="clear" w:color="auto" w:fill="FFFFFF"/>
        <w:spacing w:before="60" w:after="60"/>
        <w:rPr>
          <w:b/>
          <w:bCs/>
          <w:color w:val="000000" w:themeColor="text1"/>
          <w:sz w:val="26"/>
          <w:szCs w:val="26"/>
        </w:rPr>
      </w:pPr>
      <w:r w:rsidRPr="00135D4B">
        <w:rPr>
          <w:b/>
          <w:bCs/>
          <w:color w:val="000000" w:themeColor="text1"/>
          <w:sz w:val="26"/>
          <w:szCs w:val="26"/>
        </w:rPr>
        <w:t>4. Thời gian làm việc </w:t>
      </w:r>
      <w:r w:rsidR="0010359F">
        <w:rPr>
          <w:b/>
          <w:bCs/>
          <w:color w:val="000000" w:themeColor="text1"/>
          <w:sz w:val="26"/>
          <w:szCs w:val="26"/>
        </w:rPr>
        <w:t>hàng ngày</w:t>
      </w:r>
      <w:r w:rsidRPr="00135D4B">
        <w:rPr>
          <w:b/>
          <w:bCs/>
          <w:color w:val="000000" w:themeColor="text1"/>
          <w:sz w:val="26"/>
          <w:szCs w:val="26"/>
        </w:rPr>
        <w:t>: …….……………………………………….</w:t>
      </w:r>
    </w:p>
    <w:p w:rsidRPr="00AD7231" w:rsidR="000C082E" w:rsidP="007259EE" w:rsidRDefault="00586C68" w14:paraId="75005902" w14:textId="77777777">
      <w:pPr>
        <w:shd w:val="clear" w:color="auto" w:fill="FFFFFF"/>
        <w:spacing w:before="60" w:after="60"/>
        <w:rPr>
          <w:b/>
          <w:bCs/>
          <w:color w:val="000000" w:themeColor="text1"/>
          <w:sz w:val="26"/>
          <w:szCs w:val="26"/>
        </w:rPr>
      </w:pPr>
      <w:r w:rsidRPr="00135D4B">
        <w:rPr>
          <w:b/>
          <w:bCs/>
          <w:color w:val="000000" w:themeColor="text1"/>
          <w:sz w:val="26"/>
          <w:szCs w:val="26"/>
        </w:rPr>
        <w:t>5</w:t>
      </w:r>
      <w:r w:rsidRPr="00135D4B" w:rsidR="000C082E">
        <w:rPr>
          <w:b/>
          <w:bCs/>
          <w:color w:val="000000" w:themeColor="text1"/>
          <w:sz w:val="26"/>
          <w:szCs w:val="26"/>
          <w:lang w:val="vi-VN"/>
        </w:rPr>
        <w:t xml:space="preserve">. </w:t>
      </w:r>
      <w:r w:rsidRPr="00135D4B" w:rsidR="00081CD7">
        <w:rPr>
          <w:b/>
          <w:bCs/>
          <w:color w:val="000000" w:themeColor="text1"/>
          <w:sz w:val="26"/>
          <w:szCs w:val="26"/>
          <w:lang w:val="vi-VN"/>
        </w:rPr>
        <w:t xml:space="preserve">Hiệu lực của giấy phép: </w:t>
      </w:r>
      <w:r w:rsidRPr="00806FBE" w:rsidR="00081CD7">
        <w:rPr>
          <w:color w:val="000000" w:themeColor="text1"/>
          <w:sz w:val="26"/>
          <w:szCs w:val="26"/>
          <w:lang w:val="vi-VN"/>
        </w:rPr>
        <w:t>…………………….</w:t>
      </w:r>
      <w:r w:rsidRPr="00806FBE" w:rsidR="000C082E">
        <w:rPr>
          <w:color w:val="000000" w:themeColor="text1"/>
          <w:sz w:val="26"/>
          <w:szCs w:val="26"/>
          <w:lang w:val="vi-VN"/>
        </w:rPr>
        <w:t>………</w:t>
      </w:r>
      <w:r w:rsidRPr="00AD7231" w:rsidR="000C082E">
        <w:rPr>
          <w:rStyle w:val="FootnoteReference"/>
          <w:i/>
          <w:iCs/>
          <w:color w:val="000000" w:themeColor="text1"/>
          <w:sz w:val="26"/>
          <w:szCs w:val="26"/>
        </w:rPr>
        <w:footnoteReference w:id="17"/>
      </w:r>
      <w:r w:rsidRPr="00806FBE" w:rsidR="000C082E">
        <w:rPr>
          <w:color w:val="000000" w:themeColor="text1"/>
          <w:sz w:val="26"/>
          <w:szCs w:val="26"/>
          <w:lang w:val="vi-VN"/>
        </w:rPr>
        <w:t>.....</w:t>
      </w:r>
      <w:r w:rsidRPr="00806FBE" w:rsidR="00081CD7">
        <w:rPr>
          <w:color w:val="000000" w:themeColor="text1"/>
          <w:sz w:val="26"/>
          <w:szCs w:val="26"/>
          <w:lang w:val="vi-VN"/>
        </w:rPr>
        <w:t>.......................</w:t>
      </w:r>
      <w:r w:rsidRPr="00806FBE" w:rsidR="000C082E">
        <w:rPr>
          <w:color w:val="000000" w:themeColor="text1"/>
          <w:sz w:val="26"/>
          <w:szCs w:val="26"/>
          <w:lang w:val="vi-VN"/>
        </w:rPr>
        <w:t>........</w:t>
      </w:r>
      <w:r w:rsidR="00AD7231">
        <w:rPr>
          <w:color w:val="000000" w:themeColor="text1"/>
          <w:sz w:val="26"/>
          <w:szCs w:val="26"/>
        </w:rPr>
        <w:t>.</w:t>
      </w:r>
    </w:p>
    <w:p w:rsidRPr="00135D4B" w:rsidR="007259EE" w:rsidP="007259EE" w:rsidRDefault="007259EE" w14:paraId="29639857" w14:textId="77777777">
      <w:pPr>
        <w:shd w:val="clear" w:color="auto" w:fill="FFFFFF"/>
        <w:spacing w:before="60" w:after="60"/>
        <w:rPr>
          <w:b/>
          <w:bCs/>
          <w:color w:val="000000" w:themeColor="text1"/>
          <w:sz w:val="26"/>
          <w:szCs w:val="26"/>
          <w:lang w:val="vi-VN"/>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Pr="00135D4B" w:rsidR="00342CAB" w:rsidTr="007259EE" w14:paraId="62E9A555" w14:textId="77777777">
        <w:tc>
          <w:tcPr>
            <w:tcW w:w="4531" w:type="dxa"/>
          </w:tcPr>
          <w:p w:rsidRPr="00135D4B" w:rsidR="007259EE" w:rsidP="00DA6D67" w:rsidRDefault="007259EE" w14:paraId="6CD809C2" w14:textId="77777777">
            <w:pPr>
              <w:spacing w:before="60" w:after="60"/>
              <w:ind w:firstLine="0"/>
              <w:rPr>
                <w:bCs/>
                <w:color w:val="000000" w:themeColor="text1"/>
                <w:szCs w:val="26"/>
                <w:lang w:val="vi-VN"/>
              </w:rPr>
            </w:pPr>
          </w:p>
        </w:tc>
        <w:tc>
          <w:tcPr>
            <w:tcW w:w="4531" w:type="dxa"/>
          </w:tcPr>
          <w:p w:rsidRPr="00135D4B" w:rsidR="007259EE" w:rsidP="007259EE" w:rsidRDefault="007259EE" w14:paraId="36FB549C" w14:textId="77777777">
            <w:pPr>
              <w:spacing w:before="60" w:after="60"/>
              <w:ind w:firstLine="0"/>
              <w:jc w:val="center"/>
              <w:rPr>
                <w:bCs/>
                <w:color w:val="000000" w:themeColor="text1"/>
                <w:szCs w:val="26"/>
                <w:lang w:val="vi-VN"/>
              </w:rPr>
            </w:pPr>
            <w:r w:rsidRPr="00135D4B">
              <w:rPr>
                <w:b/>
                <w:bCs/>
                <w:color w:val="000000" w:themeColor="text1"/>
                <w:sz w:val="26"/>
                <w:szCs w:val="26"/>
                <w:lang w:val="vi-VN"/>
              </w:rPr>
              <w:t>GIÁM ĐỐC</w:t>
            </w:r>
            <w:r w:rsidRPr="00135D4B">
              <w:rPr>
                <w:b/>
                <w:bCs/>
                <w:color w:val="000000" w:themeColor="text1"/>
                <w:szCs w:val="26"/>
                <w:lang w:val="vi-VN"/>
              </w:rPr>
              <w:br/>
            </w:r>
            <w:r w:rsidRPr="00135D4B">
              <w:rPr>
                <w:bCs/>
                <w:i/>
                <w:color w:val="000000" w:themeColor="text1"/>
                <w:szCs w:val="26"/>
                <w:lang w:val="vi-VN"/>
              </w:rPr>
              <w:t>(Ký, ghi rõ họ tên, đóng dấu)</w:t>
            </w:r>
          </w:p>
        </w:tc>
      </w:tr>
    </w:tbl>
    <w:p w:rsidR="00B74554" w:rsidP="008B1AB9" w:rsidRDefault="00B74554" w14:paraId="0ABEEDA8" w14:textId="77777777">
      <w:pPr>
        <w:spacing w:before="120" w:after="120"/>
        <w:rPr>
          <w:rFonts w:ascii="Times New Roman Bold" w:hAnsi="Times New Roman Bold"/>
          <w:b/>
          <w:color w:val="000000" w:themeColor="text1"/>
          <w:spacing w:val="-4"/>
          <w:sz w:val="25"/>
          <w:szCs w:val="25"/>
          <w:lang w:val="vi-VN"/>
        </w:rPr>
      </w:pPr>
    </w:p>
    <w:p w:rsidRPr="00135D4B" w:rsidR="00D57AA5" w:rsidP="00AF22F9" w:rsidRDefault="00B74554" w14:paraId="3878A4B7" w14:textId="08848DC9">
      <w:pPr>
        <w:spacing w:after="200" w:line="276" w:lineRule="auto"/>
        <w:ind w:firstLine="0"/>
        <w:jc w:val="right"/>
        <w:rPr>
          <w:b/>
          <w:color w:val="000000" w:themeColor="text1"/>
          <w:sz w:val="26"/>
          <w:szCs w:val="26"/>
        </w:rPr>
      </w:pPr>
      <w:r>
        <w:rPr>
          <w:rFonts w:ascii="Times New Roman Bold" w:hAnsi="Times New Roman Bold"/>
          <w:b/>
          <w:color w:val="000000" w:themeColor="text1"/>
          <w:spacing w:val="-4"/>
          <w:sz w:val="25"/>
          <w:szCs w:val="25"/>
          <w:lang w:val="vi-VN"/>
        </w:rPr>
        <w:br w:type="page"/>
      </w:r>
      <w:r w:rsidRPr="00135D4B" w:rsidR="00D57AA5">
        <w:rPr>
          <w:rFonts w:ascii="Times New Roman Bold" w:hAnsi="Times New Roman Bold"/>
          <w:b/>
          <w:color w:val="000000" w:themeColor="text1"/>
          <w:spacing w:val="-4"/>
          <w:sz w:val="25"/>
          <w:szCs w:val="25"/>
          <w:lang w:val="vi-VN"/>
        </w:rPr>
        <w:t>Mẫ</w:t>
      </w:r>
      <w:r w:rsidRPr="00135D4B" w:rsidR="00D57AA5">
        <w:rPr>
          <w:b/>
          <w:color w:val="000000" w:themeColor="text1"/>
          <w:spacing w:val="-4"/>
          <w:sz w:val="25"/>
          <w:szCs w:val="25"/>
          <w:lang w:val="vi-VN"/>
        </w:rPr>
        <w:t>u</w:t>
      </w:r>
      <w:r w:rsidRPr="00135D4B" w:rsidR="009F2B4B">
        <w:rPr>
          <w:b/>
          <w:color w:val="000000" w:themeColor="text1"/>
          <w:spacing w:val="-4"/>
          <w:sz w:val="25"/>
          <w:szCs w:val="25"/>
        </w:rPr>
        <w:t xml:space="preserve"> số 0</w:t>
      </w:r>
      <w:r w:rsidRPr="00135D4B" w:rsidR="00B56B94">
        <w:rPr>
          <w:b/>
          <w:color w:val="000000" w:themeColor="text1"/>
          <w:spacing w:val="-4"/>
          <w:sz w:val="25"/>
          <w:szCs w:val="25"/>
        </w:rPr>
        <w:t>6</w:t>
      </w:r>
    </w:p>
    <w:p w:rsidRPr="00135D4B" w:rsidR="00D57AA5" w:rsidP="00D57AA5" w:rsidRDefault="00D57AA5" w14:paraId="0753DD78" w14:textId="77777777">
      <w:pPr>
        <w:shd w:val="clear" w:color="auto" w:fill="FFFFFF"/>
        <w:ind w:firstLine="0"/>
        <w:rPr>
          <w:b/>
          <w:bCs/>
          <w:color w:val="000000" w:themeColor="text1"/>
          <w:sz w:val="26"/>
          <w:szCs w:val="26"/>
          <w:lang w:val="vi-VN"/>
        </w:rPr>
      </w:pPr>
    </w:p>
    <w:tbl>
      <w:tblPr>
        <w:tblW w:w="9044" w:type="dxa"/>
        <w:jc w:val="center"/>
        <w:tblLayout w:type="fixed"/>
        <w:tblCellMar>
          <w:left w:w="0" w:type="dxa"/>
          <w:right w:w="0" w:type="dxa"/>
        </w:tblCellMar>
        <w:tblLook w:val="0000" w:firstRow="0" w:lastRow="0" w:firstColumn="0" w:lastColumn="0" w:noHBand="0" w:noVBand="0"/>
      </w:tblPr>
      <w:tblGrid>
        <w:gridCol w:w="3402"/>
        <w:gridCol w:w="5642"/>
      </w:tblGrid>
      <w:tr w:rsidRPr="00135D4B" w:rsidR="00135D4B" w:rsidTr="00081CD7" w14:paraId="6FC2C2E6" w14:textId="77777777">
        <w:trPr>
          <w:trHeight w:val="688"/>
          <w:jc w:val="center"/>
        </w:trPr>
        <w:tc>
          <w:tcPr>
            <w:tcW w:w="3402" w:type="dxa"/>
            <w:tcBorders>
              <w:left w:val="nil"/>
              <w:right w:val="nil"/>
            </w:tcBorders>
            <w:shd w:val="clear" w:color="auto" w:fill="FFFFFF"/>
          </w:tcPr>
          <w:p w:rsidRPr="00135D4B" w:rsidR="00D57AA5" w:rsidP="00081CD7" w:rsidRDefault="00D57AA5" w14:paraId="37640808" w14:textId="77777777">
            <w:pPr>
              <w:pStyle w:val="Other0"/>
              <w:shd w:val="clear" w:color="auto" w:fill="auto"/>
              <w:spacing w:after="0" w:line="320" w:lineRule="exact"/>
              <w:ind w:firstLine="0"/>
              <w:jc w:val="center"/>
              <w:rPr>
                <w:rStyle w:val="Other"/>
                <w:bCs/>
                <w:color w:val="000000" w:themeColor="text1"/>
                <w:sz w:val="24"/>
                <w:lang w:val="vi-VN" w:eastAsia="vi-VN"/>
              </w:rPr>
            </w:pPr>
            <w:r w:rsidRPr="00135D4B">
              <w:rPr>
                <w:rStyle w:val="Other"/>
                <w:bCs/>
                <w:color w:val="000000" w:themeColor="text1"/>
                <w:sz w:val="24"/>
                <w:lang w:val="vi-VN" w:eastAsia="vi-VN"/>
              </w:rPr>
              <w:t>TÊN CQ, TC CHỦ QUẢN</w:t>
            </w:r>
            <w:r w:rsidRPr="00AD7231">
              <w:rPr>
                <w:rStyle w:val="FootnoteReference"/>
                <w:bCs/>
                <w:i/>
                <w:iCs/>
                <w:color w:val="000000" w:themeColor="text1"/>
                <w:sz w:val="24"/>
                <w:lang w:eastAsia="vi-VN"/>
              </w:rPr>
              <w:footnoteReference w:id="18"/>
            </w:r>
          </w:p>
          <w:p w:rsidRPr="005D4A3E" w:rsidR="00D57AA5" w:rsidP="00081CD7" w:rsidRDefault="00D57AA5" w14:paraId="1394E0AB" w14:textId="77777777">
            <w:pPr>
              <w:pStyle w:val="Other0"/>
              <w:shd w:val="clear" w:color="auto" w:fill="auto"/>
              <w:spacing w:after="0" w:line="320" w:lineRule="exact"/>
              <w:ind w:firstLine="0"/>
              <w:jc w:val="center"/>
              <w:rPr>
                <w:rStyle w:val="Other"/>
                <w:b/>
                <w:bCs/>
                <w:color w:val="000000" w:themeColor="text1"/>
                <w:sz w:val="24"/>
                <w:vertAlign w:val="superscript"/>
                <w:lang w:eastAsia="vi-VN"/>
              </w:rPr>
            </w:pPr>
            <w:r w:rsidRPr="00135D4B">
              <w:rPr>
                <w:rStyle w:val="Other"/>
                <w:b/>
                <w:bCs/>
                <w:color w:val="000000" w:themeColor="text1"/>
                <w:sz w:val="24"/>
                <w:lang w:val="vi-VN" w:eastAsia="vi-VN"/>
              </w:rPr>
              <w:t>........</w:t>
            </w:r>
            <w:r w:rsidRPr="00AD7231">
              <w:rPr>
                <w:rStyle w:val="FootnoteReference"/>
                <w:b/>
                <w:bCs/>
                <w:i/>
                <w:iCs/>
                <w:color w:val="000000" w:themeColor="text1"/>
                <w:sz w:val="24"/>
                <w:lang w:eastAsia="vi-VN"/>
              </w:rPr>
              <w:footnoteReference w:id="19"/>
            </w:r>
            <w:r w:rsidR="005D4A3E">
              <w:rPr>
                <w:rStyle w:val="Other"/>
                <w:b/>
                <w:bCs/>
                <w:color w:val="000000" w:themeColor="text1"/>
                <w:sz w:val="24"/>
                <w:lang w:eastAsia="vi-VN"/>
              </w:rPr>
              <w:t>…..</w:t>
            </w:r>
          </w:p>
          <w:p w:rsidRPr="00135D4B" w:rsidR="00D57AA5" w:rsidP="00081CD7" w:rsidRDefault="008404B0" w14:paraId="517BB7B8" w14:textId="77777777">
            <w:pPr>
              <w:pStyle w:val="Other0"/>
              <w:shd w:val="clear" w:color="auto" w:fill="auto"/>
              <w:spacing w:after="0" w:line="320" w:lineRule="exact"/>
              <w:ind w:firstLine="0"/>
              <w:jc w:val="center"/>
              <w:rPr>
                <w:color w:val="000000" w:themeColor="text1"/>
                <w:sz w:val="24"/>
                <w:vertAlign w:val="superscript"/>
              </w:rPr>
            </w:pPr>
            <w:r w:rsidRPr="00135D4B">
              <w:rPr>
                <w:color w:val="000000" w:themeColor="text1"/>
                <w:sz w:val="24"/>
                <w:vertAlign w:val="superscript"/>
              </w:rPr>
              <w:t>_________</w:t>
            </w:r>
          </w:p>
        </w:tc>
        <w:tc>
          <w:tcPr>
            <w:tcW w:w="5642" w:type="dxa"/>
            <w:tcBorders>
              <w:left w:val="nil"/>
              <w:right w:val="nil"/>
            </w:tcBorders>
            <w:shd w:val="clear" w:color="auto" w:fill="FFFFFF"/>
          </w:tcPr>
          <w:p w:rsidRPr="00135D4B" w:rsidR="00D57AA5" w:rsidP="00081CD7" w:rsidRDefault="00D57AA5" w14:paraId="1243DF25"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D57AA5" w:rsidP="00081CD7" w:rsidRDefault="00D57AA5" w14:paraId="50D444FD" w14:textId="77777777">
            <w:pPr>
              <w:pStyle w:val="Other0"/>
              <w:shd w:val="clear" w:color="auto" w:fill="auto"/>
              <w:spacing w:after="0" w:line="320" w:lineRule="exact"/>
              <w:ind w:firstLine="142"/>
              <w:jc w:val="center"/>
              <w:rPr>
                <w:rStyle w:val="Other"/>
                <w:b/>
                <w:bCs/>
                <w:color w:val="000000" w:themeColor="text1"/>
                <w:lang w:eastAsia="vi-VN"/>
              </w:rPr>
            </w:pPr>
            <w:r w:rsidRPr="00135D4B">
              <w:rPr>
                <w:rStyle w:val="Other"/>
                <w:b/>
                <w:bCs/>
                <w:color w:val="000000" w:themeColor="text1"/>
                <w:lang w:eastAsia="vi-VN"/>
              </w:rPr>
              <w:t>Độc lập - Tự do - Hạnh phúc</w:t>
            </w:r>
          </w:p>
          <w:p w:rsidRPr="00135D4B" w:rsidR="008404B0" w:rsidP="00081CD7" w:rsidRDefault="008404B0" w14:paraId="7A6780BD" w14:textId="77777777">
            <w:pPr>
              <w:pStyle w:val="Other0"/>
              <w:shd w:val="clear" w:color="auto" w:fill="auto"/>
              <w:spacing w:after="0" w:line="320" w:lineRule="exact"/>
              <w:ind w:firstLine="142"/>
              <w:jc w:val="center"/>
              <w:rPr>
                <w:color w:val="000000" w:themeColor="text1"/>
                <w:vertAlign w:val="superscript"/>
              </w:rPr>
            </w:pPr>
            <w:r w:rsidRPr="00135D4B">
              <w:rPr>
                <w:color w:val="000000" w:themeColor="text1"/>
                <w:vertAlign w:val="superscript"/>
              </w:rPr>
              <w:t>_________________________________________</w:t>
            </w:r>
          </w:p>
        </w:tc>
      </w:tr>
      <w:tr w:rsidRPr="00135D4B" w:rsidR="00135D4B" w:rsidTr="00081CD7" w14:paraId="7FEFFA60" w14:textId="77777777">
        <w:trPr>
          <w:trHeight w:val="279"/>
          <w:jc w:val="center"/>
        </w:trPr>
        <w:tc>
          <w:tcPr>
            <w:tcW w:w="3402" w:type="dxa"/>
            <w:tcBorders>
              <w:left w:val="nil"/>
              <w:right w:val="nil"/>
            </w:tcBorders>
            <w:shd w:val="clear" w:color="auto" w:fill="FFFFFF"/>
          </w:tcPr>
          <w:p w:rsidRPr="00135D4B" w:rsidR="00D57AA5" w:rsidP="00081CD7" w:rsidRDefault="00D57AA5" w14:paraId="1DBBF5A8" w14:textId="77777777">
            <w:pPr>
              <w:pStyle w:val="Other0"/>
              <w:shd w:val="clear" w:color="auto" w:fill="auto"/>
              <w:spacing w:after="0" w:line="240" w:lineRule="auto"/>
              <w:ind w:firstLine="0"/>
              <w:jc w:val="center"/>
              <w:rPr>
                <w:rStyle w:val="Other"/>
                <w:bCs/>
                <w:color w:val="000000" w:themeColor="text1"/>
                <w:sz w:val="24"/>
                <w:lang w:eastAsia="vi-VN"/>
              </w:rPr>
            </w:pPr>
          </w:p>
        </w:tc>
        <w:tc>
          <w:tcPr>
            <w:tcW w:w="5642" w:type="dxa"/>
            <w:tcBorders>
              <w:left w:val="nil"/>
              <w:right w:val="nil"/>
            </w:tcBorders>
            <w:shd w:val="clear" w:color="auto" w:fill="FFFFFF"/>
          </w:tcPr>
          <w:p w:rsidRPr="00135D4B" w:rsidR="00D57AA5" w:rsidP="00081CD7" w:rsidRDefault="00D57AA5" w14:paraId="4ECBEA7F" w14:textId="77777777">
            <w:pPr>
              <w:autoSpaceDE w:val="0"/>
              <w:autoSpaceDN w:val="0"/>
              <w:adjustRightInd w:val="0"/>
              <w:ind w:firstLine="0"/>
              <w:jc w:val="right"/>
              <w:rPr>
                <w:rStyle w:val="Other"/>
                <w:b/>
                <w:bCs/>
                <w:color w:val="000000" w:themeColor="text1"/>
                <w:shd w:val="clear" w:color="auto" w:fill="auto"/>
              </w:rPr>
            </w:pPr>
            <w:r w:rsidRPr="00135D4B">
              <w:rPr>
                <w:rStyle w:val="Other"/>
                <w:i/>
                <w:iCs/>
                <w:color w:val="000000" w:themeColor="text1"/>
                <w:lang w:val="vi-VN" w:eastAsia="vi-VN"/>
              </w:rPr>
              <w:t>..........</w:t>
            </w:r>
            <w:r w:rsidRPr="00135D4B">
              <w:rPr>
                <w:rStyle w:val="FootnoteReference"/>
                <w:i/>
                <w:iCs/>
                <w:color w:val="000000" w:themeColor="text1"/>
                <w:lang w:eastAsia="vi-VN"/>
              </w:rPr>
              <w:t xml:space="preserve"> </w:t>
            </w:r>
            <w:r w:rsidRPr="00135D4B">
              <w:rPr>
                <w:rStyle w:val="FootnoteReference"/>
                <w:i/>
                <w:iCs/>
                <w:color w:val="000000" w:themeColor="text1"/>
                <w:lang w:eastAsia="vi-VN"/>
              </w:rPr>
              <w:footnoteReference w:id="20"/>
            </w:r>
            <w:r w:rsidRPr="00135D4B">
              <w:rPr>
                <w:rStyle w:val="Other"/>
                <w:i/>
                <w:iCs/>
                <w:color w:val="000000" w:themeColor="text1"/>
                <w:lang w:val="vi-VN" w:eastAsia="vi-VN"/>
              </w:rPr>
              <w:t>........</w:t>
            </w:r>
            <w:r w:rsidRPr="00135D4B">
              <w:rPr>
                <w:rStyle w:val="Other"/>
                <w:i/>
                <w:iCs/>
                <w:color w:val="000000" w:themeColor="text1"/>
                <w:lang w:eastAsia="vi-VN"/>
              </w:rPr>
              <w:t>.....,</w:t>
            </w:r>
            <w:r w:rsidRPr="00135D4B">
              <w:rPr>
                <w:rStyle w:val="Other"/>
                <w:i/>
                <w:iCs/>
                <w:color w:val="000000" w:themeColor="text1"/>
                <w:vertAlign w:val="superscript"/>
                <w:lang w:eastAsia="vi-VN"/>
              </w:rPr>
              <w:t xml:space="preserve"> </w:t>
            </w:r>
            <w:r w:rsidRPr="00135D4B">
              <w:rPr>
                <w:rStyle w:val="Other"/>
                <w:i/>
                <w:iCs/>
                <w:color w:val="000000" w:themeColor="text1"/>
                <w:lang w:eastAsia="vi-VN"/>
              </w:rPr>
              <w:t>ngày... tháng</w:t>
            </w:r>
            <w:r w:rsidRPr="00135D4B" w:rsidR="008404B0">
              <w:rPr>
                <w:rStyle w:val="Other"/>
                <w:i/>
                <w:iCs/>
                <w:color w:val="000000" w:themeColor="text1"/>
                <w:lang w:eastAsia="vi-VN"/>
              </w:rPr>
              <w:t>…..</w:t>
            </w:r>
            <w:r w:rsidRPr="00135D4B">
              <w:rPr>
                <w:rStyle w:val="Other"/>
                <w:i/>
                <w:iCs/>
                <w:color w:val="000000" w:themeColor="text1"/>
                <w:lang w:eastAsia="vi-VN"/>
              </w:rPr>
              <w:t>. năm..</w:t>
            </w:r>
            <w:r w:rsidRPr="00135D4B">
              <w:rPr>
                <w:rStyle w:val="Other"/>
                <w:i/>
                <w:iCs/>
                <w:color w:val="000000" w:themeColor="text1"/>
                <w:lang w:val="vi-VN" w:eastAsia="vi-VN"/>
              </w:rPr>
              <w:t>.........</w:t>
            </w:r>
          </w:p>
        </w:tc>
      </w:tr>
    </w:tbl>
    <w:p w:rsidRPr="00135D4B" w:rsidR="00D57AA5" w:rsidP="00D57AA5" w:rsidRDefault="00D57AA5" w14:paraId="346538D3" w14:textId="77777777">
      <w:pPr>
        <w:autoSpaceDE w:val="0"/>
        <w:autoSpaceDN w:val="0"/>
        <w:adjustRightInd w:val="0"/>
        <w:spacing w:before="60" w:after="60"/>
        <w:ind w:firstLine="0"/>
        <w:jc w:val="center"/>
        <w:rPr>
          <w:b/>
          <w:bCs/>
          <w:color w:val="000000" w:themeColor="text1"/>
          <w:sz w:val="26"/>
          <w:szCs w:val="26"/>
        </w:rPr>
      </w:pPr>
    </w:p>
    <w:p w:rsidRPr="00135D4B" w:rsidR="00D57AA5" w:rsidP="00D57AA5" w:rsidRDefault="00D57AA5" w14:paraId="2A41CB8C" w14:textId="77777777">
      <w:pPr>
        <w:autoSpaceDE w:val="0"/>
        <w:autoSpaceDN w:val="0"/>
        <w:adjustRightInd w:val="0"/>
        <w:spacing w:before="60" w:after="60"/>
        <w:ind w:firstLine="0"/>
        <w:jc w:val="center"/>
        <w:rPr>
          <w:b/>
          <w:bCs/>
          <w:color w:val="000000" w:themeColor="text1"/>
          <w:sz w:val="26"/>
          <w:szCs w:val="26"/>
        </w:rPr>
      </w:pPr>
      <w:r w:rsidRPr="00135D4B">
        <w:rPr>
          <w:b/>
          <w:bCs/>
          <w:color w:val="000000" w:themeColor="text1"/>
          <w:sz w:val="26"/>
          <w:szCs w:val="26"/>
        </w:rPr>
        <w:t>BÁO CÁO</w:t>
      </w:r>
    </w:p>
    <w:p w:rsidRPr="00135D4B" w:rsidR="00D57AA5" w:rsidP="00D57AA5" w:rsidRDefault="00D57AA5" w14:paraId="392A8BFB" w14:textId="77777777">
      <w:pPr>
        <w:autoSpaceDE w:val="0"/>
        <w:autoSpaceDN w:val="0"/>
        <w:adjustRightInd w:val="0"/>
        <w:spacing w:before="60" w:after="60"/>
        <w:ind w:firstLine="0"/>
        <w:jc w:val="center"/>
        <w:rPr>
          <w:b/>
          <w:bCs/>
          <w:color w:val="000000" w:themeColor="text1"/>
          <w:sz w:val="26"/>
          <w:szCs w:val="26"/>
        </w:rPr>
      </w:pPr>
      <w:r w:rsidRPr="00135D4B">
        <w:rPr>
          <w:b/>
          <w:bCs/>
          <w:color w:val="000000" w:themeColor="text1"/>
          <w:sz w:val="26"/>
          <w:szCs w:val="26"/>
        </w:rPr>
        <w:t>Khắc phục hậu quả việc đình chỉ hoạt động của cơ sở cai nghiện ma túy tư nhân/cơ sở cung cấp dịch vụ cai nghiện ma túy</w:t>
      </w:r>
    </w:p>
    <w:p w:rsidRPr="00135D4B" w:rsidR="00D57AA5" w:rsidP="008404B0" w:rsidRDefault="008404B0" w14:paraId="3048F905" w14:textId="77777777">
      <w:pPr>
        <w:autoSpaceDE w:val="0"/>
        <w:autoSpaceDN w:val="0"/>
        <w:adjustRightInd w:val="0"/>
        <w:spacing w:before="60" w:after="60"/>
        <w:ind w:firstLine="0"/>
        <w:jc w:val="center"/>
        <w:rPr>
          <w:b/>
          <w:bCs/>
          <w:color w:val="000000" w:themeColor="text1"/>
          <w:sz w:val="26"/>
          <w:szCs w:val="26"/>
        </w:rPr>
      </w:pPr>
      <w:r w:rsidRPr="00135D4B">
        <w:rPr>
          <w:b/>
          <w:bCs/>
          <w:color w:val="000000" w:themeColor="text1"/>
          <w:sz w:val="26"/>
          <w:szCs w:val="26"/>
        </w:rPr>
        <w:t>______________</w:t>
      </w:r>
    </w:p>
    <w:p w:rsidRPr="00135D4B" w:rsidR="008404B0" w:rsidP="00D57AA5" w:rsidRDefault="008404B0" w14:paraId="7A8610AD" w14:textId="77777777">
      <w:pPr>
        <w:autoSpaceDE w:val="0"/>
        <w:autoSpaceDN w:val="0"/>
        <w:adjustRightInd w:val="0"/>
        <w:spacing w:before="60" w:after="60"/>
        <w:jc w:val="center"/>
        <w:rPr>
          <w:bCs/>
          <w:color w:val="000000" w:themeColor="text1"/>
          <w:sz w:val="26"/>
          <w:szCs w:val="26"/>
        </w:rPr>
      </w:pPr>
    </w:p>
    <w:p w:rsidRPr="00135D4B" w:rsidR="00D57AA5" w:rsidP="00D57AA5" w:rsidRDefault="00D57AA5" w14:paraId="043AB137" w14:textId="77777777">
      <w:pPr>
        <w:autoSpaceDE w:val="0"/>
        <w:autoSpaceDN w:val="0"/>
        <w:adjustRightInd w:val="0"/>
        <w:spacing w:before="60" w:after="60"/>
        <w:jc w:val="center"/>
        <w:rPr>
          <w:bCs/>
          <w:color w:val="000000" w:themeColor="text1"/>
          <w:sz w:val="26"/>
          <w:szCs w:val="26"/>
        </w:rPr>
      </w:pPr>
      <w:r w:rsidRPr="00135D4B">
        <w:rPr>
          <w:bCs/>
          <w:color w:val="000000" w:themeColor="text1"/>
          <w:sz w:val="26"/>
          <w:szCs w:val="26"/>
        </w:rPr>
        <w:t xml:space="preserve">Kính gửi: </w:t>
      </w:r>
      <w:r w:rsidRPr="00135D4B" w:rsidR="00D30CCF">
        <w:rPr>
          <w:bCs/>
          <w:color w:val="000000" w:themeColor="text1"/>
          <w:sz w:val="26"/>
          <w:szCs w:val="26"/>
        </w:rPr>
        <w:t>Giám đốc Công an</w:t>
      </w:r>
      <w:r w:rsidRPr="00135D4B">
        <w:rPr>
          <w:bCs/>
          <w:color w:val="000000" w:themeColor="text1"/>
          <w:sz w:val="26"/>
          <w:szCs w:val="26"/>
        </w:rPr>
        <w:t>………………</w:t>
      </w:r>
    </w:p>
    <w:p w:rsidRPr="00135D4B" w:rsidR="00D57AA5" w:rsidP="00D57AA5" w:rsidRDefault="00D57AA5" w14:paraId="5AAD41E7" w14:textId="77777777">
      <w:pPr>
        <w:autoSpaceDE w:val="0"/>
        <w:autoSpaceDN w:val="0"/>
        <w:adjustRightInd w:val="0"/>
        <w:spacing w:before="60" w:after="60"/>
        <w:rPr>
          <w:bCs/>
          <w:color w:val="000000" w:themeColor="text1"/>
          <w:sz w:val="26"/>
          <w:szCs w:val="26"/>
        </w:rPr>
      </w:pPr>
    </w:p>
    <w:p w:rsidRPr="00135D4B" w:rsidR="00D57AA5" w:rsidP="008C2B8C" w:rsidRDefault="00D57AA5" w14:paraId="43C61A3A" w14:textId="77777777">
      <w:pPr>
        <w:autoSpaceDE w:val="0"/>
        <w:autoSpaceDN w:val="0"/>
        <w:adjustRightInd w:val="0"/>
        <w:spacing w:before="60" w:after="60"/>
        <w:rPr>
          <w:bCs/>
          <w:color w:val="000000" w:themeColor="text1"/>
          <w:sz w:val="26"/>
          <w:szCs w:val="26"/>
        </w:rPr>
      </w:pPr>
      <w:r w:rsidRPr="00135D4B">
        <w:rPr>
          <w:bCs/>
          <w:color w:val="000000" w:themeColor="text1"/>
          <w:sz w:val="26"/>
          <w:szCs w:val="26"/>
        </w:rPr>
        <w:t xml:space="preserve">Thực hiện Quyết định </w:t>
      </w:r>
      <w:proofErr w:type="gramStart"/>
      <w:r w:rsidRPr="00135D4B">
        <w:rPr>
          <w:bCs/>
          <w:color w:val="000000" w:themeColor="text1"/>
          <w:sz w:val="26"/>
          <w:szCs w:val="26"/>
        </w:rPr>
        <w:t>số:…</w:t>
      </w:r>
      <w:proofErr w:type="gramEnd"/>
      <w:r w:rsidRPr="00135D4B">
        <w:rPr>
          <w:bCs/>
          <w:color w:val="000000" w:themeColor="text1"/>
          <w:sz w:val="26"/>
          <w:szCs w:val="26"/>
        </w:rPr>
        <w:t>./QĐ-</w:t>
      </w:r>
      <w:r w:rsidRPr="00135D4B" w:rsidR="000F4C8F">
        <w:rPr>
          <w:bCs/>
          <w:color w:val="000000" w:themeColor="text1"/>
          <w:sz w:val="26"/>
          <w:szCs w:val="26"/>
        </w:rPr>
        <w:t>CAT</w:t>
      </w:r>
      <w:r w:rsidRPr="00135D4B">
        <w:rPr>
          <w:bCs/>
          <w:color w:val="000000" w:themeColor="text1"/>
          <w:sz w:val="26"/>
          <w:szCs w:val="26"/>
        </w:rPr>
        <w:t xml:space="preserve"> ngày … tháng …. năm ……. của </w:t>
      </w:r>
      <w:r w:rsidRPr="00135D4B" w:rsidR="00D30CCF">
        <w:rPr>
          <w:bCs/>
          <w:color w:val="000000" w:themeColor="text1"/>
          <w:sz w:val="26"/>
          <w:szCs w:val="26"/>
        </w:rPr>
        <w:t>Giám đốc Công an</w:t>
      </w:r>
      <w:r w:rsidRPr="00135D4B">
        <w:rPr>
          <w:bCs/>
          <w:color w:val="000000" w:themeColor="text1"/>
          <w:sz w:val="26"/>
          <w:szCs w:val="26"/>
        </w:rPr>
        <w:t>……về việc đình chỉ hoạt động cai nghiện ma túy</w:t>
      </w:r>
      <w:r w:rsidRPr="00135D4B" w:rsidR="008C2B8C">
        <w:rPr>
          <w:color w:val="000000" w:themeColor="text1"/>
        </w:rPr>
        <w:t xml:space="preserve"> </w:t>
      </w:r>
      <w:r w:rsidRPr="00135D4B" w:rsidR="008C2B8C">
        <w:rPr>
          <w:bCs/>
          <w:color w:val="000000" w:themeColor="text1"/>
          <w:sz w:val="26"/>
          <w:szCs w:val="26"/>
        </w:rPr>
        <w:t>có thời hạn đối với cơ sở cai nghiện ma túy………………</w:t>
      </w:r>
      <w:proofErr w:type="gramStart"/>
      <w:r w:rsidRPr="00135D4B" w:rsidR="008C2B8C">
        <w:rPr>
          <w:bCs/>
          <w:color w:val="000000" w:themeColor="text1"/>
          <w:sz w:val="26"/>
          <w:szCs w:val="26"/>
        </w:rPr>
        <w:t>….</w:t>
      </w:r>
      <w:r w:rsidRPr="00135D4B">
        <w:rPr>
          <w:bCs/>
          <w:color w:val="000000" w:themeColor="text1"/>
          <w:sz w:val="26"/>
          <w:szCs w:val="26"/>
        </w:rPr>
        <w:t>.</w:t>
      </w:r>
      <w:proofErr w:type="gramEnd"/>
      <w:r w:rsidRPr="00135D4B">
        <w:rPr>
          <w:bCs/>
          <w:color w:val="000000" w:themeColor="text1"/>
          <w:sz w:val="26"/>
          <w:szCs w:val="26"/>
        </w:rPr>
        <w:t xml:space="preserve"> Cơ sở cai nghiện…… báo cáo kết quả khắc phục hậu quả đình chỉ hoạt động cai nghiện ma túy như sau:</w:t>
      </w:r>
    </w:p>
    <w:p w:rsidRPr="00135D4B" w:rsidR="00D57AA5" w:rsidP="00D57AA5" w:rsidRDefault="00D57AA5" w14:paraId="21E8FEB6" w14:textId="77777777">
      <w:pPr>
        <w:autoSpaceDE w:val="0"/>
        <w:autoSpaceDN w:val="0"/>
        <w:adjustRightInd w:val="0"/>
        <w:spacing w:before="60" w:after="60"/>
        <w:rPr>
          <w:bCs/>
          <w:color w:val="000000" w:themeColor="text1"/>
          <w:sz w:val="26"/>
          <w:szCs w:val="26"/>
        </w:rPr>
      </w:pPr>
      <w:r w:rsidRPr="00135D4B">
        <w:rPr>
          <w:b/>
          <w:bCs/>
          <w:color w:val="000000" w:themeColor="text1"/>
          <w:sz w:val="26"/>
          <w:szCs w:val="26"/>
        </w:rPr>
        <w:t>1.</w:t>
      </w:r>
      <w:r w:rsidRPr="00135D4B">
        <w:rPr>
          <w:bCs/>
          <w:color w:val="000000" w:themeColor="text1"/>
          <w:sz w:val="26"/>
          <w:szCs w:val="26"/>
        </w:rPr>
        <w:t xml:space="preserve"> Hành vi vi phạm và kết quả khắc phục (</w:t>
      </w:r>
      <w:r w:rsidRPr="00135D4B">
        <w:rPr>
          <w:bCs/>
          <w:i/>
          <w:color w:val="000000" w:themeColor="text1"/>
          <w:sz w:val="26"/>
          <w:szCs w:val="26"/>
        </w:rPr>
        <w:t>ghi rõ từng hành vi vi phạm theo biên bản và kết quả khắc phục của cơ sở cai nghiện ma túy</w:t>
      </w:r>
      <w:r w:rsidRPr="00135D4B" w:rsidR="008C2B8C">
        <w:rPr>
          <w:bCs/>
          <w:color w:val="000000" w:themeColor="text1"/>
          <w:sz w:val="26"/>
          <w:szCs w:val="26"/>
        </w:rPr>
        <w:t>)</w:t>
      </w:r>
    </w:p>
    <w:p w:rsidRPr="00135D4B" w:rsidR="00D57AA5" w:rsidP="00D57AA5" w:rsidRDefault="00D57AA5" w14:paraId="02804537" w14:textId="77777777">
      <w:pPr>
        <w:autoSpaceDE w:val="0"/>
        <w:autoSpaceDN w:val="0"/>
        <w:adjustRightInd w:val="0"/>
        <w:spacing w:before="60" w:after="60"/>
        <w:rPr>
          <w:bCs/>
          <w:color w:val="000000" w:themeColor="text1"/>
          <w:sz w:val="26"/>
          <w:szCs w:val="26"/>
        </w:rPr>
      </w:pPr>
      <w:r w:rsidRPr="00135D4B">
        <w:rPr>
          <w:bCs/>
          <w:color w:val="000000" w:themeColor="text1"/>
          <w:sz w:val="26"/>
          <w:szCs w:val="26"/>
        </w:rPr>
        <w:t>……………………………………………………………………………………</w:t>
      </w:r>
    </w:p>
    <w:p w:rsidRPr="00135D4B" w:rsidR="00D57AA5" w:rsidP="00D57AA5" w:rsidRDefault="00D57AA5" w14:paraId="0DEC1232" w14:textId="77777777">
      <w:pPr>
        <w:autoSpaceDE w:val="0"/>
        <w:autoSpaceDN w:val="0"/>
        <w:adjustRightInd w:val="0"/>
        <w:spacing w:before="60" w:after="60"/>
        <w:rPr>
          <w:bCs/>
          <w:color w:val="000000" w:themeColor="text1"/>
          <w:sz w:val="26"/>
          <w:szCs w:val="26"/>
        </w:rPr>
      </w:pPr>
      <w:r w:rsidRPr="00135D4B">
        <w:rPr>
          <w:b/>
          <w:bCs/>
          <w:color w:val="000000" w:themeColor="text1"/>
          <w:sz w:val="26"/>
          <w:szCs w:val="26"/>
        </w:rPr>
        <w:t>2.</w:t>
      </w:r>
      <w:r w:rsidRPr="00135D4B">
        <w:rPr>
          <w:bCs/>
          <w:color w:val="000000" w:themeColor="text1"/>
          <w:sz w:val="26"/>
          <w:szCs w:val="26"/>
        </w:rPr>
        <w:t xml:space="preserve"> Kết quả giải quyết đối với người cai nghiện theo hợp đồng dịch vụ cai nghiện </w:t>
      </w:r>
      <w:r w:rsidRPr="00135D4B" w:rsidR="008C2B8C">
        <w:rPr>
          <w:bCs/>
          <w:color w:val="000000" w:themeColor="text1"/>
          <w:sz w:val="26"/>
          <w:szCs w:val="26"/>
        </w:rPr>
        <w:t xml:space="preserve">ma túy </w:t>
      </w:r>
      <w:r w:rsidRPr="00135D4B">
        <w:rPr>
          <w:bCs/>
          <w:color w:val="000000" w:themeColor="text1"/>
          <w:sz w:val="26"/>
          <w:szCs w:val="26"/>
        </w:rPr>
        <w:t>trong thời gian cơ sở bị đình chỉ hoạt động (</w:t>
      </w:r>
      <w:r w:rsidRPr="00135D4B">
        <w:rPr>
          <w:bCs/>
          <w:i/>
          <w:color w:val="000000" w:themeColor="text1"/>
          <w:sz w:val="26"/>
          <w:szCs w:val="26"/>
        </w:rPr>
        <w:t>bồi thường thiệt hại, hoàn trả chi phí cai nghiện</w:t>
      </w:r>
      <w:r w:rsidR="005D4A3E">
        <w:rPr>
          <w:bCs/>
          <w:i/>
          <w:color w:val="000000" w:themeColor="text1"/>
          <w:sz w:val="26"/>
          <w:szCs w:val="26"/>
        </w:rPr>
        <w:t>, chuyển cơ sở cai nghiện ma túy</w:t>
      </w:r>
      <w:r w:rsidRPr="00135D4B">
        <w:rPr>
          <w:bCs/>
          <w:i/>
          <w:color w:val="000000" w:themeColor="text1"/>
          <w:sz w:val="26"/>
          <w:szCs w:val="26"/>
        </w:rPr>
        <w:t>….</w:t>
      </w:r>
      <w:r w:rsidRPr="00135D4B">
        <w:rPr>
          <w:bCs/>
          <w:color w:val="000000" w:themeColor="text1"/>
          <w:sz w:val="26"/>
          <w:szCs w:val="26"/>
        </w:rPr>
        <w:t>)</w:t>
      </w:r>
    </w:p>
    <w:p w:rsidR="00D57AA5" w:rsidP="00D57AA5" w:rsidRDefault="00D57AA5" w14:paraId="3482B905" w14:textId="77777777">
      <w:pPr>
        <w:autoSpaceDE w:val="0"/>
        <w:autoSpaceDN w:val="0"/>
        <w:adjustRightInd w:val="0"/>
        <w:spacing w:before="60" w:after="60"/>
        <w:rPr>
          <w:bCs/>
          <w:color w:val="000000" w:themeColor="text1"/>
          <w:sz w:val="26"/>
          <w:szCs w:val="26"/>
        </w:rPr>
      </w:pPr>
      <w:r w:rsidRPr="00135D4B">
        <w:rPr>
          <w:bCs/>
          <w:color w:val="000000" w:themeColor="text1"/>
          <w:sz w:val="26"/>
          <w:szCs w:val="26"/>
        </w:rPr>
        <w:t>……………………………………………………………………………………</w:t>
      </w:r>
    </w:p>
    <w:p w:rsidRPr="00135D4B" w:rsidR="005D4A3E" w:rsidP="005D4A3E" w:rsidRDefault="005D4A3E" w14:paraId="1600CFC8" w14:textId="77777777">
      <w:pPr>
        <w:autoSpaceDE w:val="0"/>
        <w:autoSpaceDN w:val="0"/>
        <w:adjustRightInd w:val="0"/>
        <w:spacing w:before="60" w:after="60"/>
        <w:rPr>
          <w:bCs/>
          <w:color w:val="000000" w:themeColor="text1"/>
          <w:sz w:val="26"/>
          <w:szCs w:val="26"/>
        </w:rPr>
      </w:pPr>
      <w:r w:rsidRPr="00135D4B">
        <w:rPr>
          <w:bCs/>
          <w:color w:val="000000" w:themeColor="text1"/>
          <w:sz w:val="26"/>
          <w:szCs w:val="26"/>
        </w:rPr>
        <w:t>……………………………………………………………………………………</w:t>
      </w:r>
    </w:p>
    <w:p w:rsidRPr="00135D4B" w:rsidR="00D57AA5" w:rsidP="00D57AA5" w:rsidRDefault="00D57AA5" w14:paraId="382FF2C4" w14:textId="77777777">
      <w:pPr>
        <w:autoSpaceDE w:val="0"/>
        <w:autoSpaceDN w:val="0"/>
        <w:adjustRightInd w:val="0"/>
        <w:spacing w:before="60" w:after="60"/>
        <w:rPr>
          <w:bCs/>
          <w:color w:val="000000" w:themeColor="text1"/>
          <w:sz w:val="26"/>
          <w:szCs w:val="26"/>
        </w:rPr>
      </w:pPr>
      <w:r w:rsidRPr="00135D4B">
        <w:rPr>
          <w:b/>
          <w:bCs/>
          <w:color w:val="000000" w:themeColor="text1"/>
          <w:sz w:val="26"/>
          <w:szCs w:val="26"/>
        </w:rPr>
        <w:t>3.</w:t>
      </w:r>
      <w:r w:rsidRPr="00135D4B">
        <w:rPr>
          <w:bCs/>
          <w:color w:val="000000" w:themeColor="text1"/>
          <w:sz w:val="26"/>
          <w:szCs w:val="26"/>
        </w:rPr>
        <w:t xml:space="preserve"> Các vấn đề khác: ………………………………………………………………</w:t>
      </w:r>
    </w:p>
    <w:p w:rsidRPr="00135D4B" w:rsidR="00D57AA5" w:rsidP="00D57AA5" w:rsidRDefault="00D57AA5" w14:paraId="22810B24" w14:textId="77777777">
      <w:pPr>
        <w:autoSpaceDE w:val="0"/>
        <w:autoSpaceDN w:val="0"/>
        <w:adjustRightInd w:val="0"/>
        <w:spacing w:before="60" w:after="60"/>
        <w:rPr>
          <w:bCs/>
          <w:color w:val="000000" w:themeColor="text1"/>
          <w:sz w:val="26"/>
          <w:szCs w:val="26"/>
        </w:rPr>
      </w:pPr>
      <w:r w:rsidRPr="00135D4B">
        <w:rPr>
          <w:bCs/>
          <w:color w:val="000000" w:themeColor="text1"/>
          <w:sz w:val="26"/>
          <w:szCs w:val="26"/>
        </w:rPr>
        <w:t>……………………………………………………………………………………</w:t>
      </w:r>
    </w:p>
    <w:p w:rsidRPr="00135D4B" w:rsidR="00D57AA5" w:rsidP="00D57AA5" w:rsidRDefault="00D57AA5" w14:paraId="4B9537EC" w14:textId="77777777">
      <w:pPr>
        <w:autoSpaceDE w:val="0"/>
        <w:autoSpaceDN w:val="0"/>
        <w:adjustRightInd w:val="0"/>
        <w:spacing w:before="60" w:after="60"/>
        <w:ind w:firstLine="709"/>
        <w:rPr>
          <w:color w:val="000000" w:themeColor="text1"/>
          <w:sz w:val="26"/>
          <w:szCs w:val="26"/>
        </w:rPr>
      </w:pPr>
      <w:r w:rsidRPr="00135D4B">
        <w:rPr>
          <w:b/>
          <w:bCs/>
          <w:color w:val="000000" w:themeColor="text1"/>
          <w:sz w:val="26"/>
          <w:szCs w:val="26"/>
        </w:rPr>
        <w:t>4.</w:t>
      </w:r>
      <w:r w:rsidRPr="00135D4B">
        <w:rPr>
          <w:color w:val="000000" w:themeColor="text1"/>
          <w:sz w:val="26"/>
          <w:szCs w:val="26"/>
        </w:rPr>
        <w:t xml:space="preserve"> Kiến nghị: …………………………………………………………………</w:t>
      </w:r>
      <w:proofErr w:type="gramStart"/>
      <w:r w:rsidRPr="00135D4B">
        <w:rPr>
          <w:color w:val="000000" w:themeColor="text1"/>
          <w:sz w:val="26"/>
          <w:szCs w:val="26"/>
        </w:rPr>
        <w:t>…..</w:t>
      </w:r>
      <w:proofErr w:type="gramEnd"/>
    </w:p>
    <w:p w:rsidRPr="00135D4B" w:rsidR="00D57AA5" w:rsidP="00D57AA5" w:rsidRDefault="00D57AA5" w14:paraId="368F3C64" w14:textId="77777777">
      <w:pPr>
        <w:autoSpaceDE w:val="0"/>
        <w:autoSpaceDN w:val="0"/>
        <w:adjustRightInd w:val="0"/>
        <w:spacing w:before="60" w:after="60"/>
        <w:ind w:firstLine="0"/>
        <w:rPr>
          <w:color w:val="000000" w:themeColor="text1"/>
          <w:sz w:val="26"/>
          <w:szCs w:val="26"/>
        </w:rPr>
      </w:pPr>
    </w:p>
    <w:tbl>
      <w:tblPr>
        <w:tblW w:w="8982" w:type="dxa"/>
        <w:tblInd w:w="108" w:type="dxa"/>
        <w:tblLayout w:type="fixed"/>
        <w:tblLook w:val="0000" w:firstRow="0" w:lastRow="0" w:firstColumn="0" w:lastColumn="0" w:noHBand="0" w:noVBand="0"/>
      </w:tblPr>
      <w:tblGrid>
        <w:gridCol w:w="3585"/>
        <w:gridCol w:w="5397"/>
      </w:tblGrid>
      <w:tr w:rsidRPr="00135D4B" w:rsidR="00135D4B" w:rsidTr="00ED4D45" w14:paraId="2D2A26BA" w14:textId="77777777">
        <w:trPr>
          <w:trHeight w:val="1"/>
        </w:trPr>
        <w:tc>
          <w:tcPr>
            <w:tcW w:w="3585" w:type="dxa"/>
            <w:shd w:val="clear" w:color="000000" w:fill="FFFFFF"/>
          </w:tcPr>
          <w:p w:rsidRPr="00135D4B" w:rsidR="00D57AA5" w:rsidP="00081CD7" w:rsidRDefault="00D57AA5" w14:paraId="300C9222" w14:textId="77777777">
            <w:pPr>
              <w:autoSpaceDE w:val="0"/>
              <w:autoSpaceDN w:val="0"/>
              <w:adjustRightInd w:val="0"/>
              <w:ind w:firstLine="0"/>
              <w:rPr>
                <w:b/>
                <w:bCs/>
                <w:i/>
                <w:color w:val="000000" w:themeColor="text1"/>
              </w:rPr>
            </w:pPr>
            <w:r w:rsidRPr="00135D4B">
              <w:rPr>
                <w:b/>
                <w:bCs/>
                <w:color w:val="000000" w:themeColor="text1"/>
                <w:sz w:val="26"/>
                <w:szCs w:val="26"/>
              </w:rPr>
              <w:br w:type="page"/>
            </w:r>
            <w:r w:rsidRPr="00135D4B">
              <w:rPr>
                <w:b/>
                <w:bCs/>
                <w:i/>
                <w:color w:val="000000" w:themeColor="text1"/>
              </w:rPr>
              <w:t>Nơi nhận:</w:t>
            </w:r>
          </w:p>
          <w:p w:rsidRPr="00135D4B" w:rsidR="00D57AA5" w:rsidP="00081CD7" w:rsidRDefault="00D57AA5" w14:paraId="6D4EF8F7" w14:textId="77777777">
            <w:pPr>
              <w:autoSpaceDE w:val="0"/>
              <w:autoSpaceDN w:val="0"/>
              <w:adjustRightInd w:val="0"/>
              <w:ind w:firstLine="0"/>
              <w:rPr>
                <w:bCs/>
                <w:color w:val="000000" w:themeColor="text1"/>
                <w:sz w:val="22"/>
                <w:szCs w:val="22"/>
              </w:rPr>
            </w:pPr>
            <w:r w:rsidRPr="00135D4B">
              <w:rPr>
                <w:bCs/>
                <w:color w:val="000000" w:themeColor="text1"/>
                <w:sz w:val="22"/>
                <w:szCs w:val="22"/>
              </w:rPr>
              <w:t>- Như trên;</w:t>
            </w:r>
          </w:p>
          <w:p w:rsidRPr="00135D4B" w:rsidR="00D57AA5" w:rsidP="00081CD7" w:rsidRDefault="00D57AA5" w14:paraId="09B21B0A" w14:textId="77777777">
            <w:pPr>
              <w:autoSpaceDE w:val="0"/>
              <w:autoSpaceDN w:val="0"/>
              <w:adjustRightInd w:val="0"/>
              <w:ind w:firstLine="0"/>
              <w:rPr>
                <w:bCs/>
                <w:color w:val="000000" w:themeColor="text1"/>
                <w:sz w:val="22"/>
                <w:szCs w:val="22"/>
              </w:rPr>
            </w:pPr>
            <w:r w:rsidRPr="00135D4B">
              <w:rPr>
                <w:bCs/>
                <w:color w:val="000000" w:themeColor="text1"/>
                <w:sz w:val="22"/>
                <w:szCs w:val="22"/>
              </w:rPr>
              <w:t xml:space="preserve">- Lưu </w:t>
            </w:r>
            <w:proofErr w:type="gramStart"/>
            <w:r w:rsidRPr="00135D4B">
              <w:rPr>
                <w:bCs/>
                <w:color w:val="000000" w:themeColor="text1"/>
                <w:sz w:val="22"/>
                <w:szCs w:val="22"/>
              </w:rPr>
              <w:t>…..</w:t>
            </w:r>
            <w:proofErr w:type="gramEnd"/>
          </w:p>
          <w:p w:rsidRPr="00135D4B" w:rsidR="00D57AA5" w:rsidP="00081CD7" w:rsidRDefault="00D57AA5" w14:paraId="10C3F320" w14:textId="77777777">
            <w:pPr>
              <w:autoSpaceDE w:val="0"/>
              <w:autoSpaceDN w:val="0"/>
              <w:adjustRightInd w:val="0"/>
              <w:ind w:firstLine="0"/>
              <w:rPr>
                <w:color w:val="000000" w:themeColor="text1"/>
                <w:sz w:val="26"/>
                <w:szCs w:val="26"/>
              </w:rPr>
            </w:pPr>
            <w:r w:rsidRPr="00135D4B">
              <w:rPr>
                <w:color w:val="000000" w:themeColor="text1"/>
                <w:sz w:val="26"/>
                <w:szCs w:val="26"/>
              </w:rPr>
              <w:t> </w:t>
            </w:r>
          </w:p>
        </w:tc>
        <w:tc>
          <w:tcPr>
            <w:tcW w:w="5397" w:type="dxa"/>
            <w:shd w:val="clear" w:color="000000" w:fill="FFFFFF"/>
          </w:tcPr>
          <w:p w:rsidRPr="00135D4B" w:rsidR="00D57AA5" w:rsidP="00081CD7" w:rsidRDefault="00D57AA5" w14:paraId="4852D7B5" w14:textId="77777777">
            <w:pPr>
              <w:autoSpaceDE w:val="0"/>
              <w:autoSpaceDN w:val="0"/>
              <w:adjustRightInd w:val="0"/>
              <w:ind w:hanging="181"/>
              <w:jc w:val="center"/>
              <w:rPr>
                <w:color w:val="000000" w:themeColor="text1"/>
                <w:szCs w:val="26"/>
              </w:rPr>
            </w:pPr>
            <w:r w:rsidRPr="00135D4B">
              <w:rPr>
                <w:b/>
                <w:bCs/>
                <w:color w:val="000000" w:themeColor="text1"/>
                <w:sz w:val="26"/>
                <w:szCs w:val="26"/>
              </w:rPr>
              <w:t>NGƯỜI ĐẠI DIỆN</w:t>
            </w:r>
            <w:r w:rsidRPr="00135D4B">
              <w:rPr>
                <w:b/>
                <w:bCs/>
                <w:color w:val="000000" w:themeColor="text1"/>
                <w:szCs w:val="26"/>
              </w:rPr>
              <w:t xml:space="preserve"> </w:t>
            </w:r>
            <w:r w:rsidRPr="00135D4B">
              <w:rPr>
                <w:b/>
                <w:bCs/>
                <w:color w:val="000000" w:themeColor="text1"/>
                <w:szCs w:val="26"/>
              </w:rPr>
              <w:br/>
            </w:r>
            <w:r w:rsidRPr="00135D4B">
              <w:rPr>
                <w:i/>
                <w:iCs/>
                <w:color w:val="000000" w:themeColor="text1"/>
                <w:szCs w:val="26"/>
              </w:rPr>
              <w:t>(Ký, ghi rõ họ tên, đóng dấu)</w:t>
            </w:r>
          </w:p>
        </w:tc>
      </w:tr>
    </w:tbl>
    <w:p w:rsidRPr="00135D4B" w:rsidR="00D57AA5" w:rsidP="00D57AA5" w:rsidRDefault="00D57AA5" w14:paraId="451C7D98" w14:textId="77777777">
      <w:pPr>
        <w:spacing w:before="60" w:after="60"/>
        <w:ind w:firstLine="0"/>
        <w:jc w:val="left"/>
        <w:rPr>
          <w:b/>
          <w:bCs/>
          <w:color w:val="000000" w:themeColor="text1"/>
          <w:sz w:val="26"/>
          <w:szCs w:val="26"/>
        </w:rPr>
      </w:pPr>
    </w:p>
    <w:p w:rsidRPr="00151F74" w:rsidR="00B53888" w:rsidP="0052526C" w:rsidRDefault="00D57AA5" w14:paraId="710B09C1" w14:textId="47573882">
      <w:pPr>
        <w:spacing w:after="200" w:line="276" w:lineRule="auto"/>
        <w:jc w:val="right"/>
        <w:rPr>
          <w:b/>
          <w:color w:val="000000" w:themeColor="text1"/>
          <w:sz w:val="25"/>
          <w:szCs w:val="25"/>
        </w:rPr>
      </w:pPr>
      <w:r w:rsidRPr="00135D4B">
        <w:rPr>
          <w:b/>
          <w:color w:val="000000" w:themeColor="text1"/>
          <w:sz w:val="26"/>
          <w:szCs w:val="26"/>
        </w:rPr>
        <w:br w:type="page"/>
      </w:r>
      <w:r w:rsidRPr="00135D4B">
        <w:rPr>
          <w:b/>
          <w:color w:val="000000" w:themeColor="text1"/>
          <w:sz w:val="25"/>
          <w:szCs w:val="25"/>
          <w:lang w:val="vi-VN"/>
        </w:rPr>
        <w:t xml:space="preserve">Mẫu </w:t>
      </w:r>
      <w:r w:rsidRPr="00135D4B" w:rsidR="009F2B4B">
        <w:rPr>
          <w:b/>
          <w:color w:val="000000" w:themeColor="text1"/>
          <w:sz w:val="25"/>
          <w:szCs w:val="25"/>
        </w:rPr>
        <w:t>số 07</w:t>
      </w:r>
    </w:p>
    <w:p w:rsidRPr="00135D4B" w:rsidR="00CF2DE2" w:rsidP="00CF2DE2" w:rsidRDefault="00CF2DE2" w14:paraId="4F8233A3" w14:textId="77777777">
      <w:pPr>
        <w:pStyle w:val="Heading1"/>
        <w:spacing w:before="0"/>
        <w:ind w:firstLine="0"/>
        <w:rPr>
          <w:rFonts w:ascii="Times New Roman" w:hAnsi="Times New Roman" w:cs="Times New Roman"/>
          <w:b w:val="0"/>
          <w:bCs w:val="0"/>
          <w:color w:val="000000" w:themeColor="text1"/>
          <w:sz w:val="26"/>
          <w:szCs w:val="26"/>
          <w:lang w:val="nl-NL"/>
        </w:rPr>
      </w:pPr>
    </w:p>
    <w:tbl>
      <w:tblPr>
        <w:tblW w:w="0" w:type="auto"/>
        <w:jc w:val="center"/>
        <w:tblLook w:val="04A0" w:firstRow="1" w:lastRow="0" w:firstColumn="1" w:lastColumn="0" w:noHBand="0" w:noVBand="1"/>
      </w:tblPr>
      <w:tblGrid>
        <w:gridCol w:w="2818"/>
        <w:gridCol w:w="6368"/>
      </w:tblGrid>
      <w:tr w:rsidRPr="00CF2DE2" w:rsidR="00CF2DE2" w:rsidTr="00430CD2" w14:paraId="5717E357" w14:textId="77777777">
        <w:trPr>
          <w:trHeight w:val="267"/>
          <w:jc w:val="center"/>
        </w:trPr>
        <w:tc>
          <w:tcPr>
            <w:tcW w:w="2835" w:type="dxa"/>
          </w:tcPr>
          <w:p w:rsidRPr="00CF2DE2" w:rsidR="00CF2DE2" w:rsidP="00430CD2" w:rsidRDefault="00CF2DE2" w14:paraId="5103DE3D" w14:textId="77777777">
            <w:pPr>
              <w:widowControl w:val="0"/>
              <w:tabs>
                <w:tab w:val="right" w:leader="dot" w:pos="2666"/>
                <w:tab w:val="left" w:pos="3780"/>
                <w:tab w:val="left" w:pos="4752"/>
              </w:tabs>
              <w:adjustRightInd w:val="0"/>
              <w:snapToGrid w:val="0"/>
              <w:ind w:firstLine="0"/>
              <w:jc w:val="left"/>
              <w:rPr>
                <w:rFonts w:eastAsia="Calibri"/>
                <w:bCs/>
                <w:sz w:val="12"/>
                <w:szCs w:val="12"/>
                <w:highlight w:val="white"/>
                <w:lang w:eastAsia="vi-VN"/>
              </w:rPr>
            </w:pPr>
            <w:r w:rsidRPr="00CF2DE2">
              <w:rPr>
                <w:rFonts w:eastAsia="Calibri"/>
                <w:bCs/>
                <w:sz w:val="26"/>
                <w:szCs w:val="26"/>
                <w:highlight w:val="white"/>
                <w:lang w:eastAsia="vi-VN"/>
              </w:rPr>
              <w:t>.......................</w:t>
            </w:r>
            <w:r w:rsidRPr="00CF2DE2">
              <w:rPr>
                <w:rFonts w:eastAsia="Calibri"/>
                <w:sz w:val="26"/>
                <w:szCs w:val="26"/>
                <w:highlight w:val="white"/>
                <w:lang w:eastAsia="vi-VN"/>
              </w:rPr>
              <w:t>.......</w:t>
            </w:r>
            <w:r w:rsidRPr="00CF2DE2">
              <w:rPr>
                <w:rFonts w:eastAsia="Calibri"/>
                <w:bCs/>
                <w:sz w:val="26"/>
                <w:szCs w:val="26"/>
                <w:highlight w:val="white"/>
                <w:lang w:eastAsia="vi-VN"/>
              </w:rPr>
              <w:t>..</w:t>
            </w:r>
            <w:r w:rsidRPr="00CF2DE2">
              <w:rPr>
                <w:rFonts w:eastAsia="Calibri"/>
                <w:bCs/>
                <w:sz w:val="26"/>
                <w:szCs w:val="26"/>
                <w:highlight w:val="white"/>
                <w:vertAlign w:val="superscript"/>
                <w:lang w:eastAsia="vi-VN"/>
              </w:rPr>
              <w:footnoteReference w:id="21"/>
            </w:r>
          </w:p>
          <w:p w:rsidRPr="00CF2DE2" w:rsidR="00CF2DE2" w:rsidP="00430CD2" w:rsidRDefault="00CF2DE2" w14:paraId="1C71A4D3" w14:textId="77777777">
            <w:pPr>
              <w:widowControl w:val="0"/>
              <w:tabs>
                <w:tab w:val="right" w:leader="dot" w:pos="2666"/>
                <w:tab w:val="left" w:pos="3780"/>
                <w:tab w:val="left" w:pos="4752"/>
              </w:tabs>
              <w:adjustRightInd w:val="0"/>
              <w:snapToGrid w:val="0"/>
              <w:ind w:firstLine="0"/>
              <w:jc w:val="left"/>
              <w:rPr>
                <w:rFonts w:eastAsia="Calibri"/>
                <w:bCs/>
                <w:sz w:val="26"/>
                <w:szCs w:val="26"/>
                <w:highlight w:val="white"/>
                <w:lang w:eastAsia="vi-VN"/>
              </w:rPr>
            </w:pPr>
            <w:r w:rsidRPr="00CF2DE2">
              <w:rPr>
                <w:rFonts w:eastAsia="Calibri"/>
                <w:bCs/>
                <w:sz w:val="26"/>
                <w:szCs w:val="26"/>
                <w:highlight w:val="white"/>
                <w:lang w:eastAsia="vi-VN"/>
              </w:rPr>
              <w:t>.....................</w:t>
            </w:r>
            <w:r w:rsidRPr="00CF2DE2">
              <w:rPr>
                <w:rFonts w:eastAsia="Calibri"/>
                <w:sz w:val="26"/>
                <w:szCs w:val="26"/>
                <w:highlight w:val="white"/>
                <w:lang w:eastAsia="vi-VN"/>
              </w:rPr>
              <w:t>.......</w:t>
            </w:r>
            <w:r w:rsidRPr="00CF2DE2">
              <w:rPr>
                <w:rFonts w:eastAsia="Calibri"/>
                <w:bCs/>
                <w:sz w:val="26"/>
                <w:szCs w:val="26"/>
                <w:highlight w:val="white"/>
                <w:lang w:eastAsia="vi-VN"/>
              </w:rPr>
              <w:t>....</w:t>
            </w:r>
            <w:r w:rsidRPr="00CF2DE2">
              <w:rPr>
                <w:rFonts w:eastAsia="Calibri"/>
                <w:bCs/>
                <w:sz w:val="26"/>
                <w:szCs w:val="26"/>
                <w:highlight w:val="white"/>
                <w:vertAlign w:val="superscript"/>
                <w:lang w:eastAsia="vi-VN"/>
              </w:rPr>
              <w:footnoteReference w:id="22"/>
            </w:r>
          </w:p>
          <w:p w:rsidRPr="00CF2DE2" w:rsidR="00CF2DE2" w:rsidP="00430CD2" w:rsidRDefault="00CF2DE2" w14:paraId="4ECD0440" w14:textId="77777777">
            <w:pPr>
              <w:widowControl w:val="0"/>
              <w:tabs>
                <w:tab w:val="right" w:leader="dot" w:pos="2666"/>
                <w:tab w:val="left" w:pos="3780"/>
                <w:tab w:val="left" w:pos="4752"/>
              </w:tabs>
              <w:adjustRightInd w:val="0"/>
              <w:snapToGrid w:val="0"/>
              <w:ind w:firstLine="0"/>
              <w:jc w:val="left"/>
              <w:rPr>
                <w:rFonts w:eastAsia="Calibri"/>
                <w:bCs/>
                <w:sz w:val="26"/>
                <w:szCs w:val="26"/>
                <w:highlight w:val="white"/>
                <w:vertAlign w:val="superscript"/>
                <w:lang w:eastAsia="vi-VN"/>
              </w:rPr>
            </w:pPr>
            <w:r>
              <w:rPr>
                <w:rFonts w:eastAsia="Calibri"/>
                <w:bCs/>
                <w:noProof/>
                <w:sz w:val="26"/>
                <w:szCs w:val="26"/>
                <w:vertAlign w:val="superscript"/>
                <w:lang w:eastAsia="vi-VN"/>
              </w:rPr>
              <mc:AlternateContent>
                <mc:Choice Requires="wps">
                  <w:drawing>
                    <wp:anchor distT="0" distB="0" distL="114300" distR="114300" simplePos="0" relativeHeight="251948032" behindDoc="0" locked="0" layoutInCell="1" allowOverlap="1" wp14:anchorId="0307D514" wp14:editId="5E862174">
                      <wp:simplePos x="0" y="0"/>
                      <wp:positionH relativeFrom="column">
                        <wp:posOffset>229235</wp:posOffset>
                      </wp:positionH>
                      <wp:positionV relativeFrom="paragraph">
                        <wp:posOffset>65477</wp:posOffset>
                      </wp:positionV>
                      <wp:extent cx="775503" cy="0"/>
                      <wp:effectExtent l="0" t="0" r="0" b="0"/>
                      <wp:wrapNone/>
                      <wp:docPr id="840984358" name="Straight Connector 41"/>
                      <wp:cNvGraphicFramePr/>
                      <a:graphic xmlns:a="http://schemas.openxmlformats.org/drawingml/2006/main">
                        <a:graphicData uri="http://schemas.microsoft.com/office/word/2010/wordprocessingShape">
                          <wps:wsp>
                            <wps:cNvCnPr/>
                            <wps:spPr>
                              <a:xfrm>
                                <a:off x="0" y="0"/>
                                <a:ext cx="7755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56CC9D2">
                    <v:line id="Straight Connector 41" style="position:absolute;z-index:25194803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8.05pt,5.15pt" to="79.1pt,5.15pt" w14:anchorId="0BF332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"/>
                  </w:pict>
                </mc:Fallback>
              </mc:AlternateContent>
            </w:r>
            <w:r w:rsidRPr="00CF2DE2">
              <w:rPr>
                <w:rFonts w:eastAsia="Calibri"/>
                <w:bCs/>
                <w:sz w:val="26"/>
                <w:szCs w:val="26"/>
                <w:highlight w:val="white"/>
                <w:vertAlign w:val="superscript"/>
                <w:lang w:eastAsia="vi-VN"/>
              </w:rPr>
              <w:t xml:space="preserve">      </w:t>
            </w:r>
          </w:p>
          <w:p w:rsidRPr="00CF2DE2" w:rsidR="00CF2DE2" w:rsidP="00430CD2" w:rsidRDefault="00CF2DE2" w14:paraId="2A28DDAC" w14:textId="77777777">
            <w:pPr>
              <w:widowControl w:val="0"/>
              <w:tabs>
                <w:tab w:val="right" w:leader="dot" w:pos="2666"/>
                <w:tab w:val="left" w:pos="3780"/>
                <w:tab w:val="left" w:pos="4752"/>
              </w:tabs>
              <w:adjustRightInd w:val="0"/>
              <w:snapToGrid w:val="0"/>
              <w:ind w:firstLine="0"/>
              <w:rPr>
                <w:rFonts w:eastAsia="Calibri"/>
                <w:bCs/>
                <w:sz w:val="26"/>
                <w:szCs w:val="26"/>
                <w:highlight w:val="white"/>
                <w:lang w:eastAsia="vi-VN"/>
              </w:rPr>
            </w:pPr>
            <w:r>
              <w:rPr>
                <w:rFonts w:eastAsia="Calibri"/>
                <w:sz w:val="26"/>
                <w:szCs w:val="26"/>
                <w:highlight w:val="white"/>
                <w:lang w:eastAsia="vi-VN"/>
              </w:rPr>
              <w:t xml:space="preserve">     </w:t>
            </w:r>
            <w:r w:rsidRPr="00CF2DE2">
              <w:rPr>
                <w:rFonts w:eastAsia="Calibri"/>
                <w:sz w:val="26"/>
                <w:szCs w:val="26"/>
                <w:highlight w:val="white"/>
                <w:lang w:eastAsia="vi-VN"/>
              </w:rPr>
              <w:t>Số: .......</w:t>
            </w:r>
            <w:r>
              <w:rPr>
                <w:rFonts w:eastAsia="Calibri"/>
                <w:sz w:val="26"/>
                <w:szCs w:val="26"/>
                <w:highlight w:val="white"/>
                <w:lang w:eastAsia="vi-VN"/>
              </w:rPr>
              <w:t>....</w:t>
            </w:r>
          </w:p>
        </w:tc>
        <w:tc>
          <w:tcPr>
            <w:tcW w:w="6525" w:type="dxa"/>
          </w:tcPr>
          <w:p w:rsidRPr="00CF2DE2" w:rsidR="00CF2DE2" w:rsidP="00430CD2" w:rsidRDefault="00CF2DE2" w14:paraId="7CCCE1D4" w14:textId="77777777">
            <w:pPr>
              <w:widowControl w:val="0"/>
              <w:tabs>
                <w:tab w:val="right" w:leader="dot" w:pos="2666"/>
                <w:tab w:val="left" w:pos="3780"/>
                <w:tab w:val="left" w:pos="4752"/>
              </w:tabs>
              <w:adjustRightInd w:val="0"/>
              <w:snapToGrid w:val="0"/>
              <w:ind w:firstLine="0"/>
              <w:jc w:val="left"/>
              <w:rPr>
                <w:rFonts w:eastAsia="Calibri"/>
                <w:b/>
                <w:bCs/>
                <w:sz w:val="26"/>
                <w:szCs w:val="26"/>
                <w:highlight w:val="white"/>
                <w:lang w:eastAsia="vi-VN"/>
              </w:rPr>
            </w:pPr>
            <w:r w:rsidRPr="00CF2DE2">
              <w:rPr>
                <w:rFonts w:eastAsia="Calibri"/>
                <w:b/>
                <w:bCs/>
                <w:sz w:val="26"/>
                <w:szCs w:val="26"/>
                <w:highlight w:val="white"/>
                <w:lang w:eastAsia="vi-VN"/>
              </w:rPr>
              <w:t>CỘNG HÒA XÃ HỘI CHỦ NGHĨA VIỆT NAM</w:t>
            </w:r>
          </w:p>
          <w:p w:rsidRPr="00CF2DE2" w:rsidR="00CF2DE2" w:rsidP="00430CD2" w:rsidRDefault="00CF2DE2" w14:paraId="5B0073C1" w14:textId="77777777">
            <w:pPr>
              <w:widowControl w:val="0"/>
              <w:tabs>
                <w:tab w:val="right" w:leader="dot" w:pos="2666"/>
                <w:tab w:val="left" w:pos="3780"/>
                <w:tab w:val="left" w:pos="4752"/>
              </w:tabs>
              <w:adjustRightInd w:val="0"/>
              <w:snapToGrid w:val="0"/>
              <w:ind w:firstLine="0"/>
              <w:jc w:val="left"/>
              <w:rPr>
                <w:rFonts w:eastAsia="Calibri"/>
                <w:b/>
                <w:bCs/>
                <w:sz w:val="26"/>
                <w:szCs w:val="26"/>
                <w:highlight w:val="white"/>
                <w:lang w:eastAsia="vi-VN"/>
              </w:rPr>
            </w:pPr>
            <w:r w:rsidRPr="00CF2DE2">
              <w:rPr>
                <w:rFonts w:eastAsia="Calibri"/>
                <w:b/>
                <w:bCs/>
                <w:sz w:val="26"/>
                <w:szCs w:val="26"/>
                <w:highlight w:val="white"/>
                <w:lang w:eastAsia="vi-VN"/>
              </w:rPr>
              <w:t xml:space="preserve">                Độc lập - Tự do - Hạnh phúc</w:t>
            </w:r>
          </w:p>
          <w:p w:rsidRPr="00CF2DE2" w:rsidR="00CF2DE2" w:rsidP="00430CD2" w:rsidRDefault="00CF2DE2" w14:paraId="3B65A920" w14:textId="77777777">
            <w:pPr>
              <w:widowControl w:val="0"/>
              <w:tabs>
                <w:tab w:val="right" w:leader="dot" w:pos="2666"/>
                <w:tab w:val="left" w:pos="3780"/>
                <w:tab w:val="left" w:pos="4752"/>
              </w:tabs>
              <w:adjustRightInd w:val="0"/>
              <w:snapToGrid w:val="0"/>
              <w:ind w:firstLine="0"/>
              <w:jc w:val="left"/>
              <w:rPr>
                <w:rFonts w:eastAsia="Calibri"/>
                <w:bCs/>
                <w:sz w:val="26"/>
                <w:szCs w:val="26"/>
                <w:highlight w:val="white"/>
                <w:vertAlign w:val="superscript"/>
                <w:lang w:eastAsia="vi-VN"/>
              </w:rPr>
            </w:pPr>
            <w:r w:rsidRPr="00CF2DE2">
              <w:rPr>
                <w:rFonts w:eastAsia="Calibri"/>
                <w:bCs/>
                <w:sz w:val="26"/>
                <w:szCs w:val="26"/>
                <w:highlight w:val="white"/>
                <w:vertAlign w:val="superscript"/>
                <w:lang w:eastAsia="vi-VN"/>
              </w:rPr>
              <w:t xml:space="preserve">                                    _________________________</w:t>
            </w:r>
          </w:p>
          <w:p w:rsidRPr="00CF2DE2" w:rsidR="00CF2DE2" w:rsidP="00430CD2" w:rsidRDefault="00CF2DE2" w14:paraId="46160DB0" w14:textId="77777777">
            <w:pPr>
              <w:widowControl w:val="0"/>
              <w:tabs>
                <w:tab w:val="left" w:leader="dot" w:pos="4282"/>
                <w:tab w:val="left" w:leader="dot" w:pos="5224"/>
              </w:tabs>
              <w:adjustRightInd w:val="0"/>
              <w:snapToGrid w:val="0"/>
              <w:ind w:firstLine="0"/>
              <w:jc w:val="center"/>
              <w:rPr>
                <w:rFonts w:eastAsia="Calibri"/>
                <w:i/>
                <w:iCs/>
                <w:sz w:val="26"/>
                <w:szCs w:val="26"/>
                <w:highlight w:val="white"/>
                <w:lang w:eastAsia="vi-VN"/>
              </w:rPr>
            </w:pPr>
            <w:r w:rsidRPr="00CF2DE2">
              <w:rPr>
                <w:rFonts w:eastAsia="Calibri"/>
                <w:i/>
                <w:iCs/>
                <w:sz w:val="26"/>
                <w:szCs w:val="26"/>
                <w:highlight w:val="white"/>
                <w:lang w:eastAsia="vi-VN"/>
              </w:rPr>
              <w:t>........, ngày.... tháng</w:t>
            </w:r>
            <w:proofErr w:type="gramStart"/>
            <w:r w:rsidRPr="00CF2DE2">
              <w:rPr>
                <w:rFonts w:eastAsia="Calibri"/>
                <w:i/>
                <w:iCs/>
                <w:sz w:val="26"/>
                <w:szCs w:val="26"/>
                <w:highlight w:val="white"/>
                <w:lang w:eastAsia="vi-VN"/>
              </w:rPr>
              <w:t>.....</w:t>
            </w:r>
            <w:proofErr w:type="gramEnd"/>
            <w:r w:rsidRPr="00CF2DE2">
              <w:rPr>
                <w:rFonts w:eastAsia="Calibri"/>
                <w:i/>
                <w:iCs/>
                <w:sz w:val="26"/>
                <w:szCs w:val="26"/>
                <w:highlight w:val="white"/>
                <w:lang w:eastAsia="vi-VN"/>
              </w:rPr>
              <w:t xml:space="preserve"> năm.......</w:t>
            </w:r>
          </w:p>
        </w:tc>
      </w:tr>
    </w:tbl>
    <w:p w:rsidR="00CF2DE2" w:rsidP="00CF2DE2" w:rsidRDefault="00CF2DE2" w14:paraId="4A79689B" w14:textId="77777777">
      <w:pPr>
        <w:shd w:val="clear" w:color="auto" w:fill="FFFFFF"/>
        <w:ind w:firstLine="0"/>
        <w:rPr>
          <w:b/>
          <w:color w:val="000000" w:themeColor="text1"/>
          <w:sz w:val="26"/>
          <w:szCs w:val="26"/>
        </w:rPr>
      </w:pPr>
    </w:p>
    <w:p w:rsidRPr="00135D4B" w:rsidR="00B53888" w:rsidP="00AD3441" w:rsidRDefault="00B53888" w14:paraId="2EAEE0A5" w14:textId="77777777">
      <w:pPr>
        <w:shd w:val="clear" w:color="auto" w:fill="FFFFFF"/>
        <w:ind w:firstLine="0"/>
        <w:rPr>
          <w:b/>
          <w:color w:val="000000" w:themeColor="text1"/>
          <w:sz w:val="26"/>
          <w:szCs w:val="26"/>
          <w:lang w:val="vi-VN"/>
        </w:rPr>
      </w:pPr>
    </w:p>
    <w:p w:rsidRPr="00135D4B" w:rsidR="00B53888" w:rsidP="001E0807" w:rsidRDefault="00B53888" w14:paraId="05ECE7B9" w14:textId="77777777">
      <w:pPr>
        <w:pStyle w:val="BodyTextIndent3"/>
        <w:spacing w:before="120"/>
        <w:ind w:left="0" w:firstLine="0"/>
        <w:jc w:val="center"/>
        <w:rPr>
          <w:color w:val="000000" w:themeColor="text1"/>
          <w:sz w:val="26"/>
          <w:szCs w:val="26"/>
          <w:lang w:val="vi-VN"/>
        </w:rPr>
      </w:pPr>
      <w:r w:rsidRPr="00135D4B">
        <w:rPr>
          <w:b/>
          <w:bCs/>
          <w:color w:val="000000" w:themeColor="text1"/>
          <w:sz w:val="26"/>
          <w:szCs w:val="26"/>
          <w:lang w:val="vi-VN"/>
        </w:rPr>
        <w:t>BIÊN BẢN VI PHẠM</w:t>
      </w:r>
    </w:p>
    <w:p w:rsidRPr="00135D4B" w:rsidR="00B53888" w:rsidP="00E4360F" w:rsidRDefault="00B53888" w14:paraId="6C824626" w14:textId="77777777">
      <w:pPr>
        <w:pStyle w:val="BodyTextIndent3"/>
        <w:spacing w:before="240"/>
        <w:ind w:left="0" w:firstLine="709"/>
        <w:rPr>
          <w:i/>
          <w:color w:val="000000" w:themeColor="text1"/>
          <w:sz w:val="26"/>
          <w:szCs w:val="26"/>
          <w:lang w:val="vi-VN"/>
        </w:rPr>
      </w:pPr>
      <w:r w:rsidRPr="00135D4B">
        <w:rPr>
          <w:i/>
          <w:color w:val="000000" w:themeColor="text1"/>
          <w:sz w:val="26"/>
          <w:szCs w:val="26"/>
          <w:lang w:val="vi-VN"/>
        </w:rPr>
        <w:t>Hôm nay, hồi.... giờ.... phút, ngày..../..../........, tại</w:t>
      </w:r>
      <w:r w:rsidRPr="00135D4B" w:rsidR="00DD221F">
        <w:rPr>
          <w:i/>
          <w:color w:val="000000" w:themeColor="text1"/>
          <w:sz w:val="26"/>
          <w:szCs w:val="26"/>
          <w:lang w:val="vi-VN"/>
        </w:rPr>
        <w:t xml:space="preserve"> </w:t>
      </w:r>
      <w:r w:rsidRPr="00135D4B">
        <w:rPr>
          <w:i/>
          <w:color w:val="000000" w:themeColor="text1"/>
          <w:sz w:val="26"/>
          <w:szCs w:val="26"/>
          <w:lang w:val="vi-VN"/>
        </w:rPr>
        <w:t>....................</w:t>
      </w:r>
      <w:r w:rsidRPr="00135D4B">
        <w:rPr>
          <w:rStyle w:val="FootnoteReference"/>
          <w:i/>
          <w:color w:val="000000" w:themeColor="text1"/>
          <w:sz w:val="26"/>
          <w:szCs w:val="26"/>
          <w:lang w:val="vi-VN"/>
        </w:rPr>
        <w:t xml:space="preserve"> </w:t>
      </w:r>
      <w:r w:rsidRPr="00135D4B">
        <w:rPr>
          <w:rStyle w:val="FootnoteReference"/>
          <w:i/>
          <w:color w:val="000000" w:themeColor="text1"/>
          <w:sz w:val="26"/>
          <w:szCs w:val="26"/>
          <w:lang w:val="vi-VN"/>
        </w:rPr>
        <w:footnoteReference w:id="23"/>
      </w:r>
      <w:r w:rsidRPr="00135D4B">
        <w:rPr>
          <w:i/>
          <w:color w:val="000000" w:themeColor="text1"/>
          <w:sz w:val="26"/>
          <w:szCs w:val="26"/>
          <w:lang w:val="vi-VN"/>
        </w:rPr>
        <w:t>.........................</w:t>
      </w:r>
    </w:p>
    <w:p w:rsidRPr="00135D4B" w:rsidR="000F4C8F" w:rsidP="000F4C8F" w:rsidRDefault="00B53888" w14:paraId="5CCA0482" w14:textId="77777777">
      <w:pPr>
        <w:spacing w:before="60" w:after="60"/>
        <w:rPr>
          <w:i/>
          <w:color w:val="000000" w:themeColor="text1"/>
          <w:sz w:val="26"/>
          <w:szCs w:val="26"/>
        </w:rPr>
      </w:pPr>
      <w:r w:rsidRPr="00135D4B">
        <w:rPr>
          <w:i/>
          <w:color w:val="000000" w:themeColor="text1"/>
          <w:sz w:val="26"/>
          <w:szCs w:val="26"/>
          <w:lang w:val="vi-VN"/>
        </w:rPr>
        <w:t xml:space="preserve">Căn cứ Nghị định số </w:t>
      </w:r>
      <w:r w:rsidRPr="00135D4B" w:rsidR="000F4C8F">
        <w:rPr>
          <w:i/>
          <w:color w:val="000000" w:themeColor="text1"/>
          <w:sz w:val="26"/>
          <w:szCs w:val="26"/>
        </w:rPr>
        <w:t>……</w:t>
      </w:r>
      <w:r w:rsidRPr="00135D4B">
        <w:rPr>
          <w:i/>
          <w:color w:val="000000" w:themeColor="text1"/>
          <w:sz w:val="26"/>
          <w:szCs w:val="26"/>
          <w:lang w:val="vi-VN"/>
        </w:rPr>
        <w:t>/202</w:t>
      </w:r>
      <w:r w:rsidRPr="00135D4B" w:rsidR="000F4C8F">
        <w:rPr>
          <w:i/>
          <w:color w:val="000000" w:themeColor="text1"/>
          <w:sz w:val="26"/>
          <w:szCs w:val="26"/>
        </w:rPr>
        <w:t>6</w:t>
      </w:r>
      <w:r w:rsidRPr="00135D4B">
        <w:rPr>
          <w:i/>
          <w:color w:val="000000" w:themeColor="text1"/>
          <w:sz w:val="26"/>
          <w:szCs w:val="26"/>
          <w:lang w:val="vi-VN"/>
        </w:rPr>
        <w:t xml:space="preserve">/NĐ-CP ngày </w:t>
      </w:r>
      <w:r w:rsidRPr="00135D4B" w:rsidR="000F4C8F">
        <w:rPr>
          <w:i/>
          <w:color w:val="000000" w:themeColor="text1"/>
          <w:sz w:val="26"/>
          <w:szCs w:val="26"/>
        </w:rPr>
        <w:t>…..</w:t>
      </w:r>
      <w:r w:rsidRPr="00135D4B">
        <w:rPr>
          <w:i/>
          <w:color w:val="000000" w:themeColor="text1"/>
          <w:sz w:val="26"/>
          <w:szCs w:val="26"/>
          <w:lang w:val="vi-VN"/>
        </w:rPr>
        <w:t xml:space="preserve"> tháng </w:t>
      </w:r>
      <w:r w:rsidRPr="00135D4B" w:rsidR="000F4C8F">
        <w:rPr>
          <w:i/>
          <w:color w:val="000000" w:themeColor="text1"/>
          <w:sz w:val="26"/>
          <w:szCs w:val="26"/>
        </w:rPr>
        <w:t>…..</w:t>
      </w:r>
      <w:r w:rsidRPr="00135D4B">
        <w:rPr>
          <w:i/>
          <w:color w:val="000000" w:themeColor="text1"/>
          <w:sz w:val="26"/>
          <w:szCs w:val="26"/>
          <w:lang w:val="vi-VN"/>
        </w:rPr>
        <w:t xml:space="preserve"> năm 202</w:t>
      </w:r>
      <w:r w:rsidR="001D4667">
        <w:rPr>
          <w:i/>
          <w:color w:val="000000" w:themeColor="text1"/>
          <w:sz w:val="26"/>
          <w:szCs w:val="26"/>
        </w:rPr>
        <w:t>6</w:t>
      </w:r>
      <w:r w:rsidRPr="00135D4B">
        <w:rPr>
          <w:i/>
          <w:color w:val="000000" w:themeColor="text1"/>
          <w:sz w:val="26"/>
          <w:szCs w:val="26"/>
          <w:lang w:val="vi-VN"/>
        </w:rPr>
        <w:t xml:space="preserve"> của Chính phủ </w:t>
      </w:r>
      <w:r w:rsidRPr="00135D4B" w:rsidR="000F4C8F">
        <w:rPr>
          <w:i/>
          <w:color w:val="000000" w:themeColor="text1"/>
          <w:sz w:val="26"/>
          <w:szCs w:val="26"/>
        </w:rPr>
        <w:t>q</w:t>
      </w:r>
      <w:r w:rsidRPr="00135D4B" w:rsidR="000F4C8F">
        <w:rPr>
          <w:i/>
          <w:color w:val="000000" w:themeColor="text1"/>
          <w:sz w:val="26"/>
          <w:szCs w:val="26"/>
          <w:lang w:val="vi-VN"/>
        </w:rPr>
        <w:t>uy định chi tiết và hướng dẫn thi hành Luật Phòng, chống ma túy</w:t>
      </w:r>
      <w:r w:rsidRPr="00135D4B" w:rsidR="000F4C8F">
        <w:rPr>
          <w:i/>
          <w:color w:val="000000" w:themeColor="text1"/>
          <w:sz w:val="26"/>
          <w:szCs w:val="26"/>
        </w:rPr>
        <w:t>;</w:t>
      </w:r>
    </w:p>
    <w:p w:rsidRPr="00135D4B" w:rsidR="00B53888" w:rsidP="00B53888" w:rsidRDefault="00B53888" w14:paraId="4D1BCDDC" w14:textId="77777777">
      <w:pPr>
        <w:pStyle w:val="BodyTextIndent3"/>
        <w:spacing w:before="120"/>
        <w:ind w:left="0" w:firstLine="709"/>
        <w:rPr>
          <w:color w:val="000000" w:themeColor="text1"/>
          <w:sz w:val="26"/>
          <w:szCs w:val="26"/>
          <w:lang w:val="vi-VN"/>
        </w:rPr>
      </w:pPr>
      <w:r w:rsidRPr="00135D4B">
        <w:rPr>
          <w:b/>
          <w:bCs/>
          <w:color w:val="000000" w:themeColor="text1"/>
          <w:sz w:val="26"/>
          <w:szCs w:val="26"/>
          <w:lang w:val="vi-VN"/>
        </w:rPr>
        <w:t>Chúng tôi gồm:</w:t>
      </w:r>
    </w:p>
    <w:p w:rsidRPr="00135D4B" w:rsidR="00B53888" w:rsidP="00B53888" w:rsidRDefault="00B53888" w14:paraId="3EB55A92"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1. Họ và tên: .......</w:t>
      </w:r>
      <w:r w:rsidRPr="00135D4B" w:rsidR="008C2B8C">
        <w:rPr>
          <w:color w:val="000000" w:themeColor="text1"/>
          <w:sz w:val="26"/>
          <w:szCs w:val="26"/>
          <w:lang w:val="vi-VN"/>
        </w:rPr>
        <w:t>......</w:t>
      </w:r>
      <w:r w:rsidRPr="00135D4B">
        <w:rPr>
          <w:color w:val="000000" w:themeColor="text1"/>
          <w:sz w:val="26"/>
          <w:szCs w:val="26"/>
          <w:lang w:val="vi-VN"/>
        </w:rPr>
        <w:t>........</w:t>
      </w:r>
      <w:r w:rsidRPr="00135D4B" w:rsidR="00DD221F">
        <w:rPr>
          <w:rStyle w:val="FootnoteReference"/>
          <w:color w:val="000000" w:themeColor="text1"/>
          <w:sz w:val="26"/>
          <w:szCs w:val="26"/>
          <w:lang w:val="vi-VN"/>
        </w:rPr>
        <w:t xml:space="preserve"> </w:t>
      </w:r>
      <w:r w:rsidRPr="00135D4B" w:rsidR="00DD221F">
        <w:rPr>
          <w:rStyle w:val="FootnoteReference"/>
          <w:color w:val="000000" w:themeColor="text1"/>
          <w:sz w:val="26"/>
          <w:szCs w:val="26"/>
          <w:lang w:val="vi-VN"/>
        </w:rPr>
        <w:footnoteReference w:id="24"/>
      </w:r>
      <w:r w:rsidRPr="00135D4B">
        <w:rPr>
          <w:color w:val="000000" w:themeColor="text1"/>
          <w:sz w:val="26"/>
          <w:szCs w:val="26"/>
          <w:lang w:val="vi-VN"/>
        </w:rPr>
        <w:t>............................. Chức vụ: ......................................</w:t>
      </w:r>
    </w:p>
    <w:p w:rsidRPr="00135D4B" w:rsidR="00B53888" w:rsidP="00B53888" w:rsidRDefault="00B53888" w14:paraId="4E607139"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Cơ quan: ................................................................................................................</w:t>
      </w:r>
    </w:p>
    <w:p w:rsidRPr="00135D4B" w:rsidR="00B53888" w:rsidP="00B53888" w:rsidRDefault="00B53888" w14:paraId="64E47DE8"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2. Với sự chứng kiến của</w:t>
      </w:r>
      <w:r w:rsidRPr="00135D4B">
        <w:rPr>
          <w:rStyle w:val="FootnoteReference"/>
          <w:color w:val="000000" w:themeColor="text1"/>
          <w:sz w:val="26"/>
          <w:szCs w:val="26"/>
          <w:lang w:val="vi-VN"/>
        </w:rPr>
        <w:footnoteReference w:id="25"/>
      </w:r>
      <w:r w:rsidRPr="00135D4B">
        <w:rPr>
          <w:color w:val="000000" w:themeColor="text1"/>
          <w:sz w:val="26"/>
          <w:szCs w:val="26"/>
          <w:lang w:val="vi-VN"/>
        </w:rPr>
        <w:t>:</w:t>
      </w:r>
    </w:p>
    <w:p w:rsidR="00B53888" w:rsidP="00B53888" w:rsidRDefault="00B53888" w14:paraId="2CBF2432" w14:textId="77777777">
      <w:pPr>
        <w:pStyle w:val="BodyTextIndent3"/>
        <w:spacing w:before="120"/>
        <w:ind w:left="0" w:firstLine="709"/>
        <w:rPr>
          <w:color w:val="000000" w:themeColor="text1"/>
          <w:sz w:val="26"/>
          <w:szCs w:val="26"/>
        </w:rPr>
      </w:pPr>
      <w:r w:rsidRPr="00135D4B">
        <w:rPr>
          <w:color w:val="000000" w:themeColor="text1"/>
          <w:sz w:val="26"/>
          <w:szCs w:val="26"/>
          <w:lang w:val="vi-VN"/>
        </w:rPr>
        <w:t>Họ và tên:................................................... Nghề nghiệp: ...............................</w:t>
      </w:r>
      <w:r w:rsidR="004E6419">
        <w:rPr>
          <w:color w:val="000000" w:themeColor="text1"/>
          <w:sz w:val="26"/>
          <w:szCs w:val="26"/>
        </w:rPr>
        <w:t>.....</w:t>
      </w:r>
    </w:p>
    <w:p w:rsidRPr="00520835" w:rsidR="004E6419" w:rsidP="004E6419" w:rsidRDefault="004E6419" w14:paraId="3BDC4FC1" w14:textId="77777777">
      <w:pPr>
        <w:spacing w:before="60" w:after="60"/>
        <w:rPr>
          <w:color w:val="000000" w:themeColor="text1"/>
          <w:sz w:val="26"/>
          <w:szCs w:val="26"/>
        </w:rPr>
      </w:pPr>
      <w:r w:rsidRPr="00520835">
        <w:rPr>
          <w:color w:val="000000" w:themeColor="text1"/>
          <w:sz w:val="26"/>
          <w:szCs w:val="26"/>
        </w:rPr>
        <w:t>Số CC/CCCD/CMND/</w:t>
      </w:r>
      <w:proofErr w:type="gramStart"/>
      <w:r w:rsidRPr="00520835">
        <w:rPr>
          <w:color w:val="000000" w:themeColor="text1"/>
          <w:sz w:val="26"/>
          <w:szCs w:val="26"/>
        </w:rPr>
        <w:t>HC:.................................</w:t>
      </w:r>
      <w:proofErr w:type="gramEnd"/>
      <w:r w:rsidRPr="00520835">
        <w:rPr>
          <w:color w:val="000000" w:themeColor="text1"/>
          <w:sz w:val="26"/>
          <w:szCs w:val="26"/>
        </w:rPr>
        <w:t xml:space="preserve">Ngày cấp: </w:t>
      </w:r>
      <w:proofErr w:type="gramStart"/>
      <w:r w:rsidRPr="00520835">
        <w:rPr>
          <w:color w:val="000000" w:themeColor="text1"/>
          <w:sz w:val="26"/>
          <w:szCs w:val="26"/>
        </w:rPr>
        <w:t>…..</w:t>
      </w:r>
      <w:proofErr w:type="gramEnd"/>
      <w:r w:rsidRPr="00520835">
        <w:rPr>
          <w:color w:val="000000" w:themeColor="text1"/>
          <w:sz w:val="26"/>
          <w:szCs w:val="26"/>
        </w:rPr>
        <w:t>/.........../..............</w:t>
      </w:r>
    </w:p>
    <w:p w:rsidRPr="00520835" w:rsidR="004E6419" w:rsidP="004E6419" w:rsidRDefault="004E6419" w14:paraId="0DEC84CB" w14:textId="77777777">
      <w:pPr>
        <w:spacing w:before="60" w:after="60"/>
        <w:rPr>
          <w:color w:val="000000" w:themeColor="text1"/>
          <w:sz w:val="26"/>
          <w:szCs w:val="26"/>
        </w:rPr>
      </w:pPr>
      <w:r w:rsidRPr="00520835">
        <w:rPr>
          <w:color w:val="000000" w:themeColor="text1"/>
          <w:sz w:val="26"/>
          <w:szCs w:val="26"/>
        </w:rPr>
        <w:t>Nơi cấp: …………….............................................................................................</w:t>
      </w:r>
    </w:p>
    <w:p w:rsidRPr="00135D4B" w:rsidR="00B53888" w:rsidP="00B53888" w:rsidRDefault="00B53888" w14:paraId="45AF25E1"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Nơi ở hiện nay:......................................................................................................</w:t>
      </w:r>
    </w:p>
    <w:p w:rsidRPr="00135D4B" w:rsidR="00DD221F" w:rsidP="00B53888" w:rsidRDefault="00B53888" w14:paraId="6B4D032D" w14:textId="77777777">
      <w:pPr>
        <w:pStyle w:val="BodyTextIndent3"/>
        <w:spacing w:before="120"/>
        <w:ind w:left="0" w:firstLine="709"/>
        <w:rPr>
          <w:b/>
          <w:bCs/>
          <w:color w:val="000000" w:themeColor="text1"/>
          <w:sz w:val="26"/>
          <w:szCs w:val="26"/>
          <w:lang w:val="vi-VN"/>
        </w:rPr>
      </w:pPr>
      <w:r w:rsidRPr="00135D4B">
        <w:rPr>
          <w:b/>
          <w:bCs/>
          <w:color w:val="000000" w:themeColor="text1"/>
          <w:sz w:val="26"/>
          <w:szCs w:val="26"/>
          <w:lang w:val="vi-VN"/>
        </w:rPr>
        <w:t>Tiến hành lập biên bản vi phạm đối với</w:t>
      </w:r>
      <w:r w:rsidRPr="00135D4B" w:rsidR="00DD221F">
        <w:rPr>
          <w:b/>
          <w:bCs/>
          <w:color w:val="000000" w:themeColor="text1"/>
          <w:sz w:val="26"/>
          <w:szCs w:val="26"/>
          <w:lang w:val="vi-VN"/>
        </w:rPr>
        <w:t>:</w:t>
      </w:r>
    </w:p>
    <w:p w:rsidRPr="00156DDE" w:rsidR="00DD221F" w:rsidP="00DD221F" w:rsidRDefault="00DD221F" w14:paraId="047FB868" w14:textId="77777777">
      <w:pPr>
        <w:autoSpaceDE w:val="0"/>
        <w:autoSpaceDN w:val="0"/>
        <w:adjustRightInd w:val="0"/>
        <w:spacing w:before="60" w:after="60"/>
        <w:ind w:firstLine="709"/>
        <w:rPr>
          <w:color w:val="000000" w:themeColor="text1"/>
          <w:sz w:val="26"/>
          <w:szCs w:val="26"/>
        </w:rPr>
      </w:pPr>
      <w:r w:rsidRPr="00135D4B">
        <w:rPr>
          <w:color w:val="000000" w:themeColor="text1"/>
          <w:sz w:val="26"/>
          <w:szCs w:val="26"/>
          <w:lang w:val="vi-VN"/>
        </w:rPr>
        <w:t>1. Tên cơ sở: …………………………………………; Giấy phép hoạt động cai nghiện s</w:t>
      </w:r>
      <w:r w:rsidRPr="00135D4B">
        <w:rPr>
          <w:color w:val="000000" w:themeColor="text1"/>
          <w:lang w:val="vi-VN"/>
        </w:rPr>
        <w:t>ố: ……/GP</w:t>
      </w:r>
      <w:r w:rsidRPr="00135D4B" w:rsidR="008C2B8C">
        <w:rPr>
          <w:color w:val="000000" w:themeColor="text1"/>
          <w:lang w:val="vi-VN"/>
        </w:rPr>
        <w:t>-</w:t>
      </w:r>
      <w:r w:rsidRPr="00135D4B">
        <w:rPr>
          <w:color w:val="000000" w:themeColor="text1"/>
          <w:lang w:val="vi-VN"/>
        </w:rPr>
        <w:t>HĐ</w:t>
      </w:r>
      <w:r w:rsidRPr="00135D4B" w:rsidR="008C2B8C">
        <w:rPr>
          <w:color w:val="000000" w:themeColor="text1"/>
          <w:lang w:val="vi-VN"/>
        </w:rPr>
        <w:t>CNMT</w:t>
      </w:r>
      <w:r w:rsidRPr="00135D4B">
        <w:rPr>
          <w:color w:val="000000" w:themeColor="text1"/>
          <w:sz w:val="26"/>
          <w:szCs w:val="26"/>
          <w:lang w:val="vi-VN"/>
        </w:rPr>
        <w:t xml:space="preserve"> cấp ngày ……….. tại: …..…………………………</w:t>
      </w:r>
      <w:r w:rsidR="00156DDE">
        <w:rPr>
          <w:color w:val="000000" w:themeColor="text1"/>
          <w:sz w:val="26"/>
          <w:szCs w:val="26"/>
          <w:lang w:val="vi-VN"/>
        </w:rPr>
        <w:t>…</w:t>
      </w:r>
      <w:r w:rsidR="00156DDE">
        <w:rPr>
          <w:color w:val="000000" w:themeColor="text1"/>
          <w:sz w:val="26"/>
          <w:szCs w:val="26"/>
        </w:rPr>
        <w:t>..</w:t>
      </w:r>
    </w:p>
    <w:p w:rsidRPr="00156DDE" w:rsidR="00DD221F" w:rsidP="00DD221F" w:rsidRDefault="00DD221F" w14:paraId="32D2265A" w14:textId="77777777">
      <w:pPr>
        <w:spacing w:after="120"/>
        <w:rPr>
          <w:color w:val="000000" w:themeColor="text1"/>
          <w:sz w:val="26"/>
          <w:szCs w:val="26"/>
        </w:rPr>
      </w:pPr>
      <w:r w:rsidRPr="00135D4B">
        <w:rPr>
          <w:color w:val="000000" w:themeColor="text1"/>
          <w:sz w:val="26"/>
          <w:szCs w:val="26"/>
          <w:lang w:val="vi-VN"/>
        </w:rPr>
        <w:t>Địa chỉ trụ sở chính: ..........................................................................................</w:t>
      </w:r>
      <w:r w:rsidR="00156DDE">
        <w:rPr>
          <w:color w:val="000000" w:themeColor="text1"/>
          <w:sz w:val="26"/>
          <w:szCs w:val="26"/>
        </w:rPr>
        <w:t>..</w:t>
      </w:r>
    </w:p>
    <w:p w:rsidRPr="00156DDE" w:rsidR="00DD221F" w:rsidP="00DD221F" w:rsidRDefault="00DD221F" w14:paraId="431629DB" w14:textId="77777777">
      <w:pPr>
        <w:spacing w:after="120"/>
        <w:rPr>
          <w:color w:val="000000" w:themeColor="text1"/>
          <w:sz w:val="26"/>
          <w:szCs w:val="26"/>
        </w:rPr>
      </w:pPr>
      <w:r w:rsidRPr="00135D4B">
        <w:rPr>
          <w:color w:val="000000" w:themeColor="text1"/>
          <w:sz w:val="26"/>
          <w:szCs w:val="26"/>
          <w:lang w:val="vi-VN"/>
        </w:rPr>
        <w:t>Người đại diện: ........................................................................</w:t>
      </w:r>
      <w:r w:rsidR="00156DDE">
        <w:rPr>
          <w:color w:val="000000" w:themeColor="text1"/>
          <w:sz w:val="26"/>
          <w:szCs w:val="26"/>
        </w:rPr>
        <w:t>............................</w:t>
      </w:r>
    </w:p>
    <w:p w:rsidRPr="00135D4B" w:rsidR="00DD221F" w:rsidP="00DD221F" w:rsidRDefault="00DD221F" w14:paraId="44508442" w14:textId="77777777">
      <w:pPr>
        <w:spacing w:after="120"/>
        <w:rPr>
          <w:color w:val="000000" w:themeColor="text1"/>
          <w:sz w:val="26"/>
          <w:szCs w:val="26"/>
          <w:lang w:val="vi-VN"/>
        </w:rPr>
      </w:pPr>
      <w:r w:rsidRPr="00135D4B">
        <w:rPr>
          <w:color w:val="000000" w:themeColor="text1"/>
          <w:sz w:val="26"/>
          <w:szCs w:val="26"/>
          <w:lang w:val="vi-VN"/>
        </w:rPr>
        <w:t xml:space="preserve">Chức </w:t>
      </w:r>
      <w:r w:rsidR="00156DDE">
        <w:rPr>
          <w:color w:val="000000" w:themeColor="text1"/>
          <w:sz w:val="26"/>
          <w:szCs w:val="26"/>
        </w:rPr>
        <w:t>vụ</w:t>
      </w:r>
      <w:r w:rsidRPr="00135D4B">
        <w:rPr>
          <w:color w:val="000000" w:themeColor="text1"/>
          <w:sz w:val="26"/>
          <w:szCs w:val="26"/>
          <w:lang w:val="vi-VN"/>
        </w:rPr>
        <w:t>: ...................</w:t>
      </w:r>
      <w:r w:rsidRPr="00135D4B" w:rsidR="008C2B8C">
        <w:rPr>
          <w:color w:val="000000" w:themeColor="text1"/>
          <w:sz w:val="26"/>
          <w:szCs w:val="26"/>
          <w:lang w:val="vi-VN"/>
        </w:rPr>
        <w:t>...............................</w:t>
      </w:r>
      <w:r w:rsidRPr="00135D4B">
        <w:rPr>
          <w:color w:val="000000" w:themeColor="text1"/>
          <w:sz w:val="26"/>
          <w:szCs w:val="26"/>
          <w:lang w:val="vi-VN"/>
        </w:rPr>
        <w:t>..........................................................</w:t>
      </w:r>
    </w:p>
    <w:p w:rsidRPr="008E01F5" w:rsidR="00B53888" w:rsidP="00B53888" w:rsidRDefault="00987D99" w14:paraId="5FEEBFAD" w14:textId="77777777">
      <w:pPr>
        <w:pStyle w:val="BodyTextIndent3"/>
        <w:spacing w:before="120"/>
        <w:ind w:left="0" w:firstLine="709"/>
        <w:rPr>
          <w:color w:val="000000" w:themeColor="text1"/>
          <w:sz w:val="26"/>
          <w:szCs w:val="26"/>
        </w:rPr>
      </w:pPr>
      <w:r w:rsidRPr="00135D4B">
        <w:rPr>
          <w:color w:val="000000" w:themeColor="text1"/>
          <w:sz w:val="26"/>
          <w:szCs w:val="26"/>
          <w:lang w:val="vi-VN"/>
        </w:rPr>
        <w:t>2</w:t>
      </w:r>
      <w:r w:rsidRPr="00135D4B" w:rsidR="00B53888">
        <w:rPr>
          <w:color w:val="000000" w:themeColor="text1"/>
          <w:sz w:val="26"/>
          <w:szCs w:val="26"/>
          <w:lang w:val="vi-VN"/>
        </w:rPr>
        <w:t>. Đã có các hành vi vi phạm: ..........................</w:t>
      </w:r>
      <w:r w:rsidRPr="00135D4B" w:rsidR="00FB2BAB">
        <w:rPr>
          <w:rStyle w:val="FootnoteReference"/>
          <w:color w:val="000000" w:themeColor="text1"/>
          <w:sz w:val="26"/>
          <w:szCs w:val="26"/>
          <w:lang w:val="vi-VN"/>
        </w:rPr>
        <w:t xml:space="preserve"> </w:t>
      </w:r>
      <w:r w:rsidRPr="00135D4B" w:rsidR="00FB2BAB">
        <w:rPr>
          <w:rStyle w:val="FootnoteReference"/>
          <w:color w:val="000000" w:themeColor="text1"/>
          <w:sz w:val="26"/>
          <w:szCs w:val="26"/>
          <w:lang w:val="vi-VN"/>
        </w:rPr>
        <w:footnoteReference w:id="26"/>
      </w:r>
      <w:r w:rsidRPr="00135D4B" w:rsidR="00B53888">
        <w:rPr>
          <w:color w:val="000000" w:themeColor="text1"/>
          <w:sz w:val="26"/>
          <w:szCs w:val="26"/>
          <w:lang w:val="vi-VN"/>
        </w:rPr>
        <w:t>.............................</w:t>
      </w:r>
      <w:r w:rsidRPr="00135D4B" w:rsidR="00FB2BAB">
        <w:rPr>
          <w:color w:val="000000" w:themeColor="text1"/>
          <w:sz w:val="26"/>
          <w:szCs w:val="26"/>
          <w:lang w:val="vi-VN"/>
        </w:rPr>
        <w:t>..</w:t>
      </w:r>
      <w:r w:rsidRPr="00135D4B" w:rsidR="00B53888">
        <w:rPr>
          <w:color w:val="000000" w:themeColor="text1"/>
          <w:sz w:val="26"/>
          <w:szCs w:val="26"/>
          <w:lang w:val="vi-VN"/>
        </w:rPr>
        <w:t>..</w:t>
      </w:r>
      <w:r w:rsidR="008E01F5">
        <w:rPr>
          <w:color w:val="000000" w:themeColor="text1"/>
          <w:sz w:val="26"/>
          <w:szCs w:val="26"/>
        </w:rPr>
        <w:t>..................</w:t>
      </w:r>
    </w:p>
    <w:p w:rsidRPr="00135D4B" w:rsidR="00B53888" w:rsidP="00B53888" w:rsidRDefault="00B53888" w14:paraId="653C38AC"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 xml:space="preserve">Quy định tại Nghị định số </w:t>
      </w:r>
      <w:r w:rsidRPr="00135D4B" w:rsidR="000F4C8F">
        <w:rPr>
          <w:color w:val="000000" w:themeColor="text1"/>
          <w:sz w:val="26"/>
          <w:szCs w:val="26"/>
        </w:rPr>
        <w:t>……</w:t>
      </w:r>
      <w:r w:rsidRPr="00135D4B">
        <w:rPr>
          <w:color w:val="000000" w:themeColor="text1"/>
          <w:sz w:val="26"/>
          <w:szCs w:val="26"/>
          <w:lang w:val="vi-VN"/>
        </w:rPr>
        <w:t>/202</w:t>
      </w:r>
      <w:r w:rsidRPr="00135D4B" w:rsidR="000F4C8F">
        <w:rPr>
          <w:color w:val="000000" w:themeColor="text1"/>
          <w:sz w:val="26"/>
          <w:szCs w:val="26"/>
        </w:rPr>
        <w:t>6</w:t>
      </w:r>
      <w:r w:rsidRPr="00135D4B">
        <w:rPr>
          <w:color w:val="000000" w:themeColor="text1"/>
          <w:sz w:val="26"/>
          <w:szCs w:val="26"/>
          <w:lang w:val="vi-VN"/>
        </w:rPr>
        <w:t xml:space="preserve">/NĐ-CP ngày </w:t>
      </w:r>
      <w:r w:rsidRPr="00135D4B" w:rsidR="000F4C8F">
        <w:rPr>
          <w:color w:val="000000" w:themeColor="text1"/>
          <w:sz w:val="26"/>
          <w:szCs w:val="26"/>
        </w:rPr>
        <w:t>…..</w:t>
      </w:r>
      <w:r w:rsidRPr="00135D4B">
        <w:rPr>
          <w:color w:val="000000" w:themeColor="text1"/>
          <w:sz w:val="26"/>
          <w:szCs w:val="26"/>
          <w:lang w:val="vi-VN"/>
        </w:rPr>
        <w:t xml:space="preserve"> tháng </w:t>
      </w:r>
      <w:r w:rsidRPr="00135D4B" w:rsidR="000F4C8F">
        <w:rPr>
          <w:color w:val="000000" w:themeColor="text1"/>
          <w:sz w:val="26"/>
          <w:szCs w:val="26"/>
        </w:rPr>
        <w:t>….</w:t>
      </w:r>
      <w:r w:rsidRPr="00135D4B">
        <w:rPr>
          <w:color w:val="000000" w:themeColor="text1"/>
          <w:sz w:val="26"/>
          <w:szCs w:val="26"/>
          <w:lang w:val="vi-VN"/>
        </w:rPr>
        <w:t xml:space="preserve"> năm 202</w:t>
      </w:r>
      <w:r w:rsidRPr="00135D4B" w:rsidR="009F2B4B">
        <w:rPr>
          <w:color w:val="000000" w:themeColor="text1"/>
          <w:sz w:val="26"/>
          <w:szCs w:val="26"/>
        </w:rPr>
        <w:t>6</w:t>
      </w:r>
      <w:r w:rsidRPr="00135D4B">
        <w:rPr>
          <w:color w:val="000000" w:themeColor="text1"/>
          <w:sz w:val="26"/>
          <w:szCs w:val="26"/>
          <w:lang w:val="vi-VN"/>
        </w:rPr>
        <w:t xml:space="preserve"> của Chính phủ </w:t>
      </w:r>
      <w:r w:rsidRPr="00135D4B" w:rsidR="000F4C8F">
        <w:rPr>
          <w:color w:val="000000" w:themeColor="text1"/>
          <w:sz w:val="26"/>
          <w:szCs w:val="26"/>
          <w:lang w:val="vi-VN"/>
        </w:rPr>
        <w:t>Quy định chi tiết và hướng dẫn thi hành Luật Phòng, chống ma túy</w:t>
      </w:r>
      <w:r w:rsidRPr="00135D4B">
        <w:rPr>
          <w:color w:val="000000" w:themeColor="text1"/>
          <w:sz w:val="26"/>
          <w:szCs w:val="26"/>
          <w:lang w:val="vi-VN"/>
        </w:rPr>
        <w:t>;</w:t>
      </w:r>
    </w:p>
    <w:p w:rsidRPr="00135D4B" w:rsidR="00987D99" w:rsidP="00B53888" w:rsidRDefault="008E01F5" w14:paraId="5256FCBE" w14:textId="77777777">
      <w:pPr>
        <w:pStyle w:val="BodyTextIndent3"/>
        <w:spacing w:before="120"/>
        <w:ind w:left="0" w:firstLine="709"/>
        <w:rPr>
          <w:color w:val="000000" w:themeColor="text1"/>
          <w:sz w:val="26"/>
          <w:szCs w:val="26"/>
          <w:lang w:val="vi-VN"/>
        </w:rPr>
      </w:pPr>
      <w:r>
        <w:rPr>
          <w:color w:val="000000" w:themeColor="text1"/>
          <w:sz w:val="26"/>
          <w:szCs w:val="26"/>
        </w:rPr>
        <w:t>3</w:t>
      </w:r>
      <w:r w:rsidRPr="00135D4B" w:rsidR="00B53888">
        <w:rPr>
          <w:color w:val="000000" w:themeColor="text1"/>
          <w:sz w:val="26"/>
          <w:szCs w:val="26"/>
          <w:lang w:val="vi-VN"/>
        </w:rPr>
        <w:t xml:space="preserve">. Ý kiến trình bày của </w:t>
      </w:r>
      <w:r w:rsidRPr="00135D4B" w:rsidR="00987D99">
        <w:rPr>
          <w:color w:val="000000" w:themeColor="text1"/>
          <w:sz w:val="26"/>
          <w:szCs w:val="26"/>
          <w:lang w:val="vi-VN"/>
        </w:rPr>
        <w:t>đại diện tổ chức vi phạm: ……………………………….</w:t>
      </w:r>
    </w:p>
    <w:p w:rsidRPr="00135D4B" w:rsidR="00B53888" w:rsidP="00B53888" w:rsidRDefault="00417384" w14:paraId="6E2AF231" w14:textId="77777777">
      <w:pPr>
        <w:pStyle w:val="BodyTextIndent3"/>
        <w:spacing w:before="120"/>
        <w:ind w:left="0" w:firstLine="709"/>
        <w:rPr>
          <w:color w:val="000000" w:themeColor="text1"/>
          <w:sz w:val="26"/>
          <w:szCs w:val="26"/>
          <w:lang w:val="vi-VN"/>
        </w:rPr>
      </w:pPr>
      <w:r>
        <w:rPr>
          <w:color w:val="000000" w:themeColor="text1"/>
          <w:sz w:val="26"/>
          <w:szCs w:val="26"/>
        </w:rPr>
        <w:t>4</w:t>
      </w:r>
      <w:r w:rsidRPr="00135D4B" w:rsidR="00B53888">
        <w:rPr>
          <w:color w:val="000000" w:themeColor="text1"/>
          <w:sz w:val="26"/>
          <w:szCs w:val="26"/>
          <w:lang w:val="vi-VN"/>
        </w:rPr>
        <w:t xml:space="preserve">. Chúng tôi đã yêu cầu </w:t>
      </w:r>
      <w:r w:rsidR="00337BE8">
        <w:rPr>
          <w:color w:val="000000" w:themeColor="text1"/>
          <w:sz w:val="26"/>
          <w:szCs w:val="26"/>
        </w:rPr>
        <w:t xml:space="preserve">cơ sở cai nghiện ma túy </w:t>
      </w:r>
      <w:r w:rsidRPr="00135D4B" w:rsidR="00B53888">
        <w:rPr>
          <w:color w:val="000000" w:themeColor="text1"/>
          <w:sz w:val="26"/>
          <w:szCs w:val="26"/>
          <w:lang w:val="vi-VN"/>
        </w:rPr>
        <w:t>chấm dứt ngay hành vi vi phạm.</w:t>
      </w:r>
    </w:p>
    <w:p w:rsidR="00B53888" w:rsidP="00A526F6" w:rsidRDefault="00417384" w14:paraId="009A3498" w14:textId="77777777">
      <w:pPr>
        <w:pStyle w:val="FootnoteText"/>
        <w:ind w:firstLine="709"/>
        <w:rPr>
          <w:color w:val="000000" w:themeColor="text1"/>
          <w:sz w:val="26"/>
          <w:szCs w:val="26"/>
        </w:rPr>
      </w:pPr>
      <w:r>
        <w:rPr>
          <w:color w:val="000000" w:themeColor="text1"/>
          <w:sz w:val="26"/>
          <w:szCs w:val="26"/>
        </w:rPr>
        <w:t>5</w:t>
      </w:r>
      <w:r w:rsidRPr="00135D4B" w:rsidR="00B53888">
        <w:rPr>
          <w:color w:val="000000" w:themeColor="text1"/>
          <w:sz w:val="26"/>
          <w:szCs w:val="26"/>
          <w:lang w:val="vi-VN"/>
        </w:rPr>
        <w:t>. Các biện pháp ngăn chặn và bảo đảm xử lý vi phạm được áp dụng, gồm</w:t>
      </w:r>
      <w:r w:rsidR="00A526F6">
        <w:rPr>
          <w:color w:val="000000" w:themeColor="text1"/>
          <w:sz w:val="26"/>
          <w:szCs w:val="26"/>
        </w:rPr>
        <w:t xml:space="preserve">: </w:t>
      </w:r>
      <w:r w:rsidRPr="00D471B7" w:rsidR="00A526F6">
        <w:rPr>
          <w:i/>
          <w:iCs/>
          <w:color w:val="000000" w:themeColor="text1"/>
          <w:sz w:val="26"/>
          <w:szCs w:val="26"/>
        </w:rPr>
        <w:t>(</w:t>
      </w:r>
      <w:r w:rsidRPr="00D471B7" w:rsidR="00A526F6">
        <w:rPr>
          <w:i/>
          <w:iCs/>
          <w:sz w:val="26"/>
          <w:szCs w:val="26"/>
          <w:lang w:val="vi-VN"/>
        </w:rPr>
        <w:t xml:space="preserve">Ghi rõ các biện pháp đã được áp </w:t>
      </w:r>
      <w:proofErr w:type="gramStart"/>
      <w:r w:rsidRPr="00D471B7" w:rsidR="00A526F6">
        <w:rPr>
          <w:i/>
          <w:iCs/>
          <w:sz w:val="26"/>
          <w:szCs w:val="26"/>
          <w:lang w:val="vi-VN"/>
        </w:rPr>
        <w:t>dụng</w:t>
      </w:r>
      <w:r w:rsidRPr="00D471B7" w:rsidR="00A526F6">
        <w:rPr>
          <w:i/>
          <w:iCs/>
          <w:sz w:val="26"/>
          <w:szCs w:val="26"/>
        </w:rPr>
        <w:t>)</w:t>
      </w:r>
      <w:r w:rsidRPr="00D471B7" w:rsidR="00B53888">
        <w:rPr>
          <w:i/>
          <w:iCs/>
          <w:color w:val="000000" w:themeColor="text1"/>
          <w:sz w:val="26"/>
          <w:szCs w:val="26"/>
          <w:lang w:val="vi-VN"/>
        </w:rPr>
        <w:t>.</w:t>
      </w:r>
      <w:r w:rsidRPr="00A526F6" w:rsidR="00B53888">
        <w:rPr>
          <w:color w:val="000000" w:themeColor="text1"/>
          <w:sz w:val="26"/>
          <w:szCs w:val="26"/>
          <w:lang w:val="vi-VN"/>
        </w:rPr>
        <w:t>.........</w:t>
      </w:r>
      <w:r w:rsidRPr="00A526F6" w:rsidR="008C2B8C">
        <w:rPr>
          <w:color w:val="000000" w:themeColor="text1"/>
          <w:sz w:val="26"/>
          <w:szCs w:val="26"/>
          <w:lang w:val="vi-VN"/>
        </w:rPr>
        <w:t>.............................</w:t>
      </w:r>
      <w:r w:rsidRPr="00A526F6" w:rsidR="00B53888">
        <w:rPr>
          <w:color w:val="000000" w:themeColor="text1"/>
          <w:sz w:val="26"/>
          <w:szCs w:val="26"/>
          <w:lang w:val="vi-VN"/>
        </w:rPr>
        <w:t>.......................</w:t>
      </w:r>
      <w:r w:rsidRPr="00135D4B" w:rsidR="00B53888">
        <w:rPr>
          <w:color w:val="000000" w:themeColor="text1"/>
          <w:sz w:val="26"/>
          <w:szCs w:val="26"/>
          <w:lang w:val="vi-VN"/>
        </w:rPr>
        <w:t>........................</w:t>
      </w:r>
      <w:proofErr w:type="gramEnd"/>
    </w:p>
    <w:p w:rsidRPr="00A526F6" w:rsidR="00D471B7" w:rsidP="00A526F6" w:rsidRDefault="00D471B7" w14:paraId="36E0692F" w14:textId="77777777">
      <w:pPr>
        <w:pStyle w:val="FootnoteText"/>
        <w:ind w:firstLine="709"/>
        <w:rPr>
          <w:sz w:val="22"/>
        </w:rPr>
      </w:pPr>
      <w:r>
        <w:rPr>
          <w:color w:val="000000" w:themeColor="text1"/>
          <w:sz w:val="26"/>
          <w:szCs w:val="26"/>
        </w:rPr>
        <w:t>……………………………………………………………………………………..</w:t>
      </w:r>
    </w:p>
    <w:p w:rsidRPr="00135D4B" w:rsidR="00B53888" w:rsidP="00B53888" w:rsidRDefault="00B53888" w14:paraId="5A30123B"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Biên bản lập xong hồi.... giờ.... phút, ngày......../....../.........., gồm........ tờ, được lập thành........... bản có nội dung và giá trị như nhau; đã đọc lại cho những người có tên nêu trên cùng nghe, công nhận là đúng và cùng ký tên dưới đây; giao cho ông (bà)........................................................ là cá nhân vi phạm 01 bản, 01 bản lưu hồ sơ.</w:t>
      </w:r>
    </w:p>
    <w:p w:rsidRPr="00135D4B" w:rsidR="00B53888" w:rsidP="00B53888" w:rsidRDefault="00B53888" w14:paraId="013844CB" w14:textId="77777777">
      <w:pPr>
        <w:pStyle w:val="BodyTextIndent3"/>
        <w:spacing w:before="120"/>
        <w:ind w:left="0" w:firstLine="709"/>
        <w:rPr>
          <w:color w:val="000000" w:themeColor="text1"/>
          <w:sz w:val="26"/>
          <w:szCs w:val="26"/>
          <w:lang w:val="vi-VN"/>
        </w:rPr>
      </w:pPr>
      <w:r w:rsidRPr="00135D4B">
        <w:rPr>
          <w:b/>
          <w:bCs/>
          <w:color w:val="000000" w:themeColor="text1"/>
          <w:sz w:val="26"/>
          <w:szCs w:val="26"/>
          <w:lang w:val="vi-VN"/>
        </w:rPr>
        <w:t>Trường hợp</w:t>
      </w:r>
      <w:r w:rsidR="00373F32">
        <w:rPr>
          <w:b/>
          <w:bCs/>
          <w:color w:val="000000" w:themeColor="text1"/>
          <w:sz w:val="26"/>
          <w:szCs w:val="26"/>
        </w:rPr>
        <w:t xml:space="preserve"> đại diện cơ sở cai nghiện ma túy</w:t>
      </w:r>
      <w:r w:rsidRPr="00135D4B">
        <w:rPr>
          <w:b/>
          <w:bCs/>
          <w:color w:val="000000" w:themeColor="text1"/>
          <w:sz w:val="26"/>
          <w:szCs w:val="26"/>
          <w:lang w:val="vi-VN"/>
        </w:rPr>
        <w:t xml:space="preserve"> vi phạm không ký biên bản</w:t>
      </w:r>
    </w:p>
    <w:p w:rsidRPr="00373F32" w:rsidR="00B53888" w:rsidP="00B53888" w:rsidRDefault="00B53888" w14:paraId="66B3CDAD" w14:textId="77777777">
      <w:pPr>
        <w:pStyle w:val="BodyTextIndent3"/>
        <w:spacing w:before="120"/>
        <w:ind w:left="0" w:firstLine="709"/>
        <w:rPr>
          <w:color w:val="000000" w:themeColor="text1"/>
          <w:sz w:val="26"/>
          <w:szCs w:val="26"/>
        </w:rPr>
      </w:pPr>
      <w:r w:rsidRPr="00135D4B">
        <w:rPr>
          <w:color w:val="000000" w:themeColor="text1"/>
          <w:sz w:val="26"/>
          <w:szCs w:val="26"/>
          <w:lang w:val="vi-VN"/>
        </w:rPr>
        <w:t xml:space="preserve">Lý do đại diện </w:t>
      </w:r>
      <w:r w:rsidR="00373F32">
        <w:rPr>
          <w:color w:val="000000" w:themeColor="text1"/>
          <w:sz w:val="26"/>
          <w:szCs w:val="26"/>
        </w:rPr>
        <w:t>cơ sở</w:t>
      </w:r>
      <w:r w:rsidRPr="00135D4B">
        <w:rPr>
          <w:color w:val="000000" w:themeColor="text1"/>
          <w:sz w:val="26"/>
          <w:szCs w:val="26"/>
          <w:lang w:val="vi-VN"/>
        </w:rPr>
        <w:t xml:space="preserve"> vi phạm không ký biên bản:.................................................</w:t>
      </w:r>
    </w:p>
    <w:p w:rsidRPr="00382E82" w:rsidR="00B53888" w:rsidP="00B53888" w:rsidRDefault="00382E82" w14:paraId="1AE64CF4" w14:textId="77777777">
      <w:pPr>
        <w:pStyle w:val="BodyTextIndent3"/>
        <w:spacing w:before="120"/>
        <w:ind w:left="0" w:firstLine="709"/>
        <w:rPr>
          <w:color w:val="000000" w:themeColor="text1"/>
          <w:sz w:val="26"/>
          <w:szCs w:val="26"/>
        </w:rPr>
      </w:pPr>
      <w:r>
        <w:rPr>
          <w:color w:val="000000" w:themeColor="text1"/>
          <w:sz w:val="26"/>
          <w:szCs w:val="26"/>
        </w:rPr>
        <w:t>……………………………………………………………………………………</w:t>
      </w:r>
    </w:p>
    <w:tbl>
      <w:tblPr>
        <w:tblW w:w="9082" w:type="dxa"/>
        <w:tblCellSpacing w:w="0" w:type="dxa"/>
        <w:tblBorders>
          <w:top w:val="dotted" w:color="D3D3D3" w:sz="6" w:space="0"/>
          <w:left w:val="dotted" w:color="D3D3D3" w:sz="6" w:space="0"/>
          <w:bottom w:val="dotted" w:color="D3D3D3" w:sz="6" w:space="0"/>
          <w:right w:val="dotted" w:color="D3D3D3" w:sz="6" w:space="0"/>
        </w:tblBorders>
        <w:tblCellMar>
          <w:left w:w="0" w:type="dxa"/>
          <w:right w:w="0" w:type="dxa"/>
        </w:tblCellMar>
        <w:tblLook w:val="04A0" w:firstRow="1" w:lastRow="0" w:firstColumn="1" w:lastColumn="0" w:noHBand="0" w:noVBand="1"/>
      </w:tblPr>
      <w:tblGrid>
        <w:gridCol w:w="2872"/>
        <w:gridCol w:w="2970"/>
        <w:gridCol w:w="3240"/>
      </w:tblGrid>
      <w:tr w:rsidRPr="00135D4B" w:rsidR="00342CAB" w:rsidTr="00FB2BAB" w14:paraId="19B81DDE" w14:textId="77777777">
        <w:trPr>
          <w:tblCellSpacing w:w="0" w:type="dxa"/>
        </w:trPr>
        <w:tc>
          <w:tcPr>
            <w:tcW w:w="2872" w:type="dxa"/>
            <w:tcBorders>
              <w:top w:val="dotted" w:color="D3D3D3" w:sz="6" w:space="0"/>
              <w:left w:val="dotted" w:color="D3D3D3" w:sz="6" w:space="0"/>
              <w:bottom w:val="dotted" w:color="D3D3D3" w:sz="6" w:space="0"/>
              <w:right w:val="dotted" w:color="D3D3D3" w:sz="6" w:space="0"/>
            </w:tcBorders>
            <w:hideMark/>
          </w:tcPr>
          <w:p w:rsidRPr="00135D4B" w:rsidR="00FB2BAB" w:rsidP="00FB2BAB" w:rsidRDefault="00373F32" w14:paraId="1022E930" w14:textId="77777777">
            <w:pPr>
              <w:pStyle w:val="BodyTextIndent3"/>
              <w:spacing w:after="0"/>
              <w:ind w:left="0" w:firstLine="0"/>
              <w:jc w:val="center"/>
              <w:rPr>
                <w:i/>
                <w:iCs/>
                <w:color w:val="000000" w:themeColor="text1"/>
                <w:sz w:val="24"/>
                <w:szCs w:val="26"/>
                <w:lang w:val="vi-VN"/>
              </w:rPr>
            </w:pPr>
            <w:r>
              <w:rPr>
                <w:b/>
                <w:bCs/>
                <w:color w:val="000000" w:themeColor="text1"/>
                <w:sz w:val="24"/>
                <w:szCs w:val="26"/>
              </w:rPr>
              <w:t>ĐẠI DIỆN CƠ SỞ</w:t>
            </w:r>
            <w:r w:rsidRPr="00135D4B" w:rsidR="00FB2BAB">
              <w:rPr>
                <w:b/>
                <w:bCs/>
                <w:color w:val="000000" w:themeColor="text1"/>
                <w:sz w:val="24"/>
                <w:szCs w:val="26"/>
                <w:lang w:val="vi-VN"/>
              </w:rPr>
              <w:t xml:space="preserve"> </w:t>
            </w:r>
            <w:r w:rsidRPr="00135D4B" w:rsidR="00FB2BAB">
              <w:rPr>
                <w:b/>
                <w:bCs/>
                <w:color w:val="000000" w:themeColor="text1"/>
                <w:sz w:val="24"/>
                <w:szCs w:val="26"/>
                <w:lang w:val="vi-VN"/>
              </w:rPr>
              <w:br/>
            </w:r>
            <w:r w:rsidRPr="00135D4B" w:rsidR="00FB2BAB">
              <w:rPr>
                <w:i/>
                <w:iCs/>
                <w:color w:val="000000" w:themeColor="text1"/>
                <w:sz w:val="24"/>
                <w:szCs w:val="26"/>
                <w:lang w:val="vi-VN"/>
              </w:rPr>
              <w:t>(Ký, ghi rõ họ tên</w:t>
            </w:r>
            <w:r w:rsidR="00E64CC2">
              <w:rPr>
                <w:i/>
                <w:iCs/>
                <w:color w:val="000000" w:themeColor="text1"/>
                <w:sz w:val="24"/>
                <w:szCs w:val="26"/>
              </w:rPr>
              <w:t>, đóng dấu</w:t>
            </w:r>
            <w:r w:rsidRPr="00135D4B" w:rsidR="00FB2BAB">
              <w:rPr>
                <w:i/>
                <w:iCs/>
                <w:color w:val="000000" w:themeColor="text1"/>
                <w:sz w:val="24"/>
                <w:szCs w:val="26"/>
                <w:lang w:val="vi-VN"/>
              </w:rPr>
              <w:t>)</w:t>
            </w:r>
          </w:p>
          <w:p w:rsidRPr="00135D4B" w:rsidR="00FB2BAB" w:rsidP="00FB2BAB" w:rsidRDefault="00FB2BAB" w14:paraId="265880EC" w14:textId="77777777">
            <w:pPr>
              <w:pStyle w:val="BodyTextIndent3"/>
              <w:spacing w:after="0"/>
              <w:ind w:left="0" w:firstLine="0"/>
              <w:jc w:val="center"/>
              <w:rPr>
                <w:i/>
                <w:iCs/>
                <w:color w:val="000000" w:themeColor="text1"/>
                <w:sz w:val="24"/>
                <w:szCs w:val="26"/>
                <w:lang w:val="vi-VN"/>
              </w:rPr>
            </w:pPr>
          </w:p>
          <w:p w:rsidRPr="00135D4B" w:rsidR="00FB2BAB" w:rsidP="00FB2BAB" w:rsidRDefault="00FB2BAB" w14:paraId="2C56B733" w14:textId="77777777">
            <w:pPr>
              <w:pStyle w:val="BodyTextIndent3"/>
              <w:spacing w:after="0"/>
              <w:ind w:left="0" w:firstLine="0"/>
              <w:jc w:val="center"/>
              <w:rPr>
                <w:i/>
                <w:iCs/>
                <w:color w:val="000000" w:themeColor="text1"/>
                <w:sz w:val="24"/>
                <w:szCs w:val="26"/>
                <w:lang w:val="vi-VN"/>
              </w:rPr>
            </w:pPr>
          </w:p>
          <w:p w:rsidRPr="00135D4B" w:rsidR="00FB2BAB" w:rsidP="00FB2BAB" w:rsidRDefault="00FB2BAB" w14:paraId="15BEF4B9" w14:textId="77777777">
            <w:pPr>
              <w:pStyle w:val="BodyTextIndent3"/>
              <w:spacing w:after="0"/>
              <w:ind w:left="0" w:firstLine="0"/>
              <w:jc w:val="center"/>
              <w:rPr>
                <w:color w:val="000000" w:themeColor="text1"/>
                <w:sz w:val="24"/>
                <w:szCs w:val="26"/>
                <w:lang w:val="vi-VN"/>
              </w:rPr>
            </w:pPr>
          </w:p>
        </w:tc>
        <w:tc>
          <w:tcPr>
            <w:tcW w:w="2970" w:type="dxa"/>
            <w:tcBorders>
              <w:top w:val="dotted" w:color="D3D3D3" w:sz="6" w:space="0"/>
              <w:left w:val="dotted" w:color="D3D3D3" w:sz="6" w:space="0"/>
              <w:bottom w:val="dotted" w:color="D3D3D3" w:sz="6" w:space="0"/>
              <w:right w:val="dotted" w:color="D3D3D3" w:sz="6" w:space="0"/>
            </w:tcBorders>
          </w:tcPr>
          <w:p w:rsidRPr="00135D4B" w:rsidR="00FB2BAB" w:rsidP="008C2B8C" w:rsidRDefault="00FB2BAB" w14:paraId="59BF24D6" w14:textId="77777777">
            <w:pPr>
              <w:pStyle w:val="BodyTextIndent3"/>
              <w:spacing w:after="0"/>
              <w:ind w:left="75" w:firstLine="0"/>
              <w:jc w:val="center"/>
              <w:rPr>
                <w:b/>
                <w:bCs/>
                <w:color w:val="000000" w:themeColor="text1"/>
                <w:sz w:val="24"/>
                <w:szCs w:val="26"/>
                <w:lang w:val="vi-VN"/>
              </w:rPr>
            </w:pPr>
            <w:r w:rsidRPr="00135D4B">
              <w:rPr>
                <w:b/>
                <w:bCs/>
                <w:color w:val="000000" w:themeColor="text1"/>
                <w:sz w:val="26"/>
                <w:szCs w:val="26"/>
                <w:lang w:val="vi-VN"/>
              </w:rPr>
              <w:t>NGƯỜI CHỨNG KIẾN</w:t>
            </w:r>
            <w:r w:rsidRPr="00135D4B">
              <w:rPr>
                <w:color w:val="000000" w:themeColor="text1"/>
                <w:sz w:val="24"/>
                <w:szCs w:val="26"/>
                <w:lang w:val="vi-VN"/>
              </w:rPr>
              <w:br/>
            </w:r>
            <w:r w:rsidRPr="00135D4B">
              <w:rPr>
                <w:i/>
                <w:iCs/>
                <w:color w:val="000000" w:themeColor="text1"/>
                <w:sz w:val="24"/>
                <w:szCs w:val="26"/>
                <w:lang w:val="vi-VN"/>
              </w:rPr>
              <w:t>(Ký, ghi rõ họ tên)</w:t>
            </w:r>
          </w:p>
        </w:tc>
        <w:tc>
          <w:tcPr>
            <w:tcW w:w="3240" w:type="dxa"/>
            <w:tcBorders>
              <w:top w:val="dotted" w:color="D3D3D3" w:sz="6" w:space="0"/>
              <w:left w:val="dotted" w:color="D3D3D3" w:sz="6" w:space="0"/>
              <w:bottom w:val="dotted" w:color="D3D3D3" w:sz="6" w:space="0"/>
              <w:right w:val="dotted" w:color="D3D3D3" w:sz="6" w:space="0"/>
            </w:tcBorders>
            <w:hideMark/>
          </w:tcPr>
          <w:p w:rsidRPr="00135D4B" w:rsidR="00FB2BAB" w:rsidP="008C2B8C" w:rsidRDefault="00FB2BAB" w14:paraId="14F51876" w14:textId="77777777">
            <w:pPr>
              <w:pStyle w:val="BodyTextIndent3"/>
              <w:spacing w:after="0"/>
              <w:ind w:left="0" w:firstLine="0"/>
              <w:jc w:val="center"/>
              <w:rPr>
                <w:color w:val="000000" w:themeColor="text1"/>
                <w:sz w:val="24"/>
                <w:szCs w:val="26"/>
                <w:lang w:val="vi-VN"/>
              </w:rPr>
            </w:pPr>
            <w:r w:rsidRPr="00135D4B">
              <w:rPr>
                <w:b/>
                <w:bCs/>
                <w:color w:val="000000" w:themeColor="text1"/>
                <w:sz w:val="26"/>
                <w:szCs w:val="26"/>
                <w:lang w:val="vi-VN"/>
              </w:rPr>
              <w:t>NGƯỜI LẬP BIÊN BẢN</w:t>
            </w:r>
            <w:r w:rsidRPr="00135D4B">
              <w:rPr>
                <w:color w:val="000000" w:themeColor="text1"/>
                <w:sz w:val="24"/>
                <w:szCs w:val="26"/>
                <w:lang w:val="vi-VN"/>
              </w:rPr>
              <w:br/>
            </w:r>
            <w:r w:rsidRPr="00135D4B">
              <w:rPr>
                <w:i/>
                <w:iCs/>
                <w:color w:val="000000" w:themeColor="text1"/>
                <w:sz w:val="24"/>
                <w:szCs w:val="26"/>
                <w:lang w:val="vi-VN"/>
              </w:rPr>
              <w:t>(Ký, ghi rõ chức vụ, họ tên)</w:t>
            </w:r>
          </w:p>
        </w:tc>
      </w:tr>
    </w:tbl>
    <w:p w:rsidRPr="00135D4B" w:rsidR="00B53888" w:rsidP="00AD3441" w:rsidRDefault="00B53888" w14:paraId="475E8D90" w14:textId="77777777">
      <w:pPr>
        <w:shd w:val="clear" w:color="auto" w:fill="FFFFFF"/>
        <w:ind w:firstLine="0"/>
        <w:rPr>
          <w:b/>
          <w:color w:val="000000" w:themeColor="text1"/>
          <w:sz w:val="26"/>
          <w:szCs w:val="26"/>
          <w:lang w:val="vi-VN"/>
        </w:rPr>
      </w:pPr>
    </w:p>
    <w:p w:rsidRPr="00135D4B" w:rsidR="00B53888" w:rsidRDefault="00B53888" w14:paraId="1169A4D5" w14:textId="77777777">
      <w:pPr>
        <w:spacing w:after="200" w:line="276" w:lineRule="auto"/>
        <w:ind w:firstLine="0"/>
        <w:jc w:val="left"/>
        <w:rPr>
          <w:b/>
          <w:color w:val="000000" w:themeColor="text1"/>
          <w:sz w:val="26"/>
          <w:szCs w:val="26"/>
          <w:lang w:val="vi-VN"/>
        </w:rPr>
      </w:pPr>
      <w:r w:rsidRPr="00135D4B">
        <w:rPr>
          <w:b/>
          <w:color w:val="000000" w:themeColor="text1"/>
          <w:sz w:val="26"/>
          <w:szCs w:val="26"/>
          <w:lang w:val="vi-VN"/>
        </w:rPr>
        <w:br w:type="page"/>
      </w:r>
    </w:p>
    <w:p w:rsidRPr="00135D4B" w:rsidR="00FB2BAB" w:rsidP="007C018F" w:rsidRDefault="00D57AA5" w14:paraId="1CE538DA" w14:textId="68EB099B">
      <w:pPr>
        <w:shd w:val="clear" w:color="auto" w:fill="FFFFFF"/>
        <w:jc w:val="right"/>
        <w:rPr>
          <w:rFonts w:ascii="Times New Roman Bold" w:hAnsi="Times New Roman Bold"/>
          <w:b/>
          <w:color w:val="000000" w:themeColor="text1"/>
          <w:sz w:val="25"/>
          <w:szCs w:val="25"/>
          <w:lang w:val="vi-VN"/>
        </w:rPr>
      </w:pPr>
      <w:r w:rsidRPr="00135D4B">
        <w:rPr>
          <w:b/>
          <w:color w:val="000000" w:themeColor="text1"/>
          <w:sz w:val="25"/>
          <w:szCs w:val="25"/>
          <w:lang w:val="vi-VN"/>
        </w:rPr>
        <w:t>Mẫu</w:t>
      </w:r>
      <w:r w:rsidRPr="00135D4B" w:rsidR="00B56B94">
        <w:rPr>
          <w:b/>
          <w:color w:val="000000" w:themeColor="text1"/>
          <w:sz w:val="25"/>
          <w:szCs w:val="25"/>
        </w:rPr>
        <w:t xml:space="preserve"> số 08</w:t>
      </w:r>
    </w:p>
    <w:p w:rsidRPr="00135D4B" w:rsidR="00FB2BAB" w:rsidP="00FB2BAB" w:rsidRDefault="00FB2BAB" w14:paraId="20C2C2E3" w14:textId="77777777">
      <w:pPr>
        <w:ind w:firstLine="0"/>
        <w:rPr>
          <w:b/>
          <w:color w:val="000000" w:themeColor="text1"/>
          <w:sz w:val="26"/>
          <w:szCs w:val="26"/>
          <w:lang w:val="vi-VN"/>
        </w:rPr>
      </w:pPr>
    </w:p>
    <w:tbl>
      <w:tblPr>
        <w:tblW w:w="9000" w:type="dxa"/>
        <w:jc w:val="center"/>
        <w:tblLayout w:type="fixed"/>
        <w:tblCellMar>
          <w:left w:w="0" w:type="dxa"/>
          <w:right w:w="0" w:type="dxa"/>
        </w:tblCellMar>
        <w:tblLook w:val="0000" w:firstRow="0" w:lastRow="0" w:firstColumn="0" w:lastColumn="0" w:noHBand="0" w:noVBand="0"/>
      </w:tblPr>
      <w:tblGrid>
        <w:gridCol w:w="3510"/>
        <w:gridCol w:w="5490"/>
      </w:tblGrid>
      <w:tr w:rsidRPr="00135D4B" w:rsidR="00135D4B" w:rsidTr="00FB2BAB" w14:paraId="4D4357FB" w14:textId="77777777">
        <w:trPr>
          <w:trHeight w:val="688"/>
          <w:jc w:val="center"/>
        </w:trPr>
        <w:tc>
          <w:tcPr>
            <w:tcW w:w="3510" w:type="dxa"/>
            <w:tcBorders>
              <w:left w:val="nil"/>
              <w:right w:val="nil"/>
            </w:tcBorders>
            <w:shd w:val="clear" w:color="auto" w:fill="FFFFFF"/>
          </w:tcPr>
          <w:p w:rsidRPr="00135D4B" w:rsidR="00FB2BAB" w:rsidP="0008772D" w:rsidRDefault="006046A7" w14:paraId="6ABB4113" w14:textId="77777777">
            <w:pPr>
              <w:pStyle w:val="Other0"/>
              <w:shd w:val="clear" w:color="auto" w:fill="auto"/>
              <w:spacing w:after="0" w:line="320" w:lineRule="exact"/>
              <w:ind w:firstLine="0"/>
              <w:jc w:val="center"/>
              <w:rPr>
                <w:rStyle w:val="Other"/>
                <w:bCs/>
                <w:color w:val="000000" w:themeColor="text1"/>
                <w:sz w:val="24"/>
                <w:lang w:eastAsia="vi-VN"/>
              </w:rPr>
            </w:pPr>
            <w:r w:rsidRPr="00135D4B">
              <w:rPr>
                <w:rStyle w:val="Other"/>
                <w:bCs/>
                <w:color w:val="000000" w:themeColor="text1"/>
                <w:sz w:val="24"/>
                <w:lang w:eastAsia="vi-VN"/>
              </w:rPr>
              <w:t>BỘ CÔNG AN</w:t>
            </w:r>
          </w:p>
          <w:p w:rsidRPr="00135D4B" w:rsidR="00FB2BAB" w:rsidP="0008772D" w:rsidRDefault="006046A7" w14:paraId="2CBC621A" w14:textId="77777777">
            <w:pPr>
              <w:pStyle w:val="Other0"/>
              <w:shd w:val="clear" w:color="auto" w:fill="auto"/>
              <w:spacing w:after="0" w:line="320" w:lineRule="exact"/>
              <w:ind w:firstLine="0"/>
              <w:jc w:val="center"/>
              <w:rPr>
                <w:rStyle w:val="Other"/>
                <w:b/>
                <w:bCs/>
                <w:color w:val="000000" w:themeColor="text1"/>
                <w:sz w:val="24"/>
                <w:vertAlign w:val="superscript"/>
                <w:lang w:val="vi-VN" w:eastAsia="vi-VN"/>
              </w:rPr>
            </w:pPr>
            <w:r w:rsidRPr="00135D4B">
              <w:rPr>
                <w:rStyle w:val="Other"/>
                <w:b/>
                <w:bCs/>
                <w:color w:val="000000" w:themeColor="text1"/>
                <w:sz w:val="24"/>
                <w:lang w:eastAsia="vi-VN"/>
              </w:rPr>
              <w:t>CÔNG AN</w:t>
            </w:r>
            <w:r w:rsidRPr="00135D4B" w:rsidR="00FB2BAB">
              <w:rPr>
                <w:rStyle w:val="Other"/>
                <w:b/>
                <w:bCs/>
                <w:color w:val="000000" w:themeColor="text1"/>
                <w:sz w:val="24"/>
                <w:lang w:val="vi-VN" w:eastAsia="vi-VN"/>
              </w:rPr>
              <w:t>.</w:t>
            </w:r>
            <w:proofErr w:type="gramStart"/>
            <w:r w:rsidRPr="00135D4B" w:rsidR="00FB2BAB">
              <w:rPr>
                <w:rStyle w:val="Other"/>
                <w:b/>
                <w:bCs/>
                <w:color w:val="000000" w:themeColor="text1"/>
                <w:sz w:val="24"/>
                <w:lang w:val="vi-VN" w:eastAsia="vi-VN"/>
              </w:rPr>
              <w:t>...</w:t>
            </w:r>
            <w:r w:rsidRPr="00135D4B" w:rsidR="001F0806">
              <w:rPr>
                <w:rStyle w:val="Other"/>
                <w:b/>
                <w:bCs/>
                <w:color w:val="000000" w:themeColor="text1"/>
                <w:sz w:val="24"/>
                <w:lang w:val="vi-VN" w:eastAsia="vi-VN"/>
              </w:rPr>
              <w:t>..</w:t>
            </w:r>
            <w:proofErr w:type="gramEnd"/>
            <w:r w:rsidR="00DD378D">
              <w:rPr>
                <w:rStyle w:val="FootnoteReference"/>
                <w:b/>
                <w:bCs/>
                <w:color w:val="000000" w:themeColor="text1"/>
                <w:sz w:val="24"/>
                <w:lang w:val="vi-VN" w:eastAsia="vi-VN"/>
              </w:rPr>
              <w:footnoteReference w:id="27"/>
            </w:r>
            <w:r w:rsidRPr="00135D4B" w:rsidR="001F0806">
              <w:rPr>
                <w:rStyle w:val="Other"/>
                <w:b/>
                <w:bCs/>
                <w:color w:val="000000" w:themeColor="text1"/>
                <w:sz w:val="24"/>
                <w:lang w:val="vi-VN" w:eastAsia="vi-VN"/>
              </w:rPr>
              <w:t>...</w:t>
            </w:r>
            <w:r w:rsidRPr="00135D4B" w:rsidR="00FB2BAB">
              <w:rPr>
                <w:rStyle w:val="Other"/>
                <w:b/>
                <w:bCs/>
                <w:color w:val="000000" w:themeColor="text1"/>
                <w:sz w:val="24"/>
                <w:lang w:val="vi-VN" w:eastAsia="vi-VN"/>
              </w:rPr>
              <w:t>....</w:t>
            </w:r>
          </w:p>
          <w:p w:rsidRPr="00135D4B" w:rsidR="00FB2BAB" w:rsidP="0008772D" w:rsidRDefault="008404B0" w14:paraId="520C3E02" w14:textId="77777777">
            <w:pPr>
              <w:pStyle w:val="Other0"/>
              <w:shd w:val="clear" w:color="auto" w:fill="auto"/>
              <w:spacing w:after="0" w:line="320" w:lineRule="exact"/>
              <w:ind w:firstLine="0"/>
              <w:jc w:val="center"/>
              <w:rPr>
                <w:color w:val="000000" w:themeColor="text1"/>
                <w:sz w:val="24"/>
                <w:vertAlign w:val="superscript"/>
              </w:rPr>
            </w:pPr>
            <w:r w:rsidRPr="00135D4B">
              <w:rPr>
                <w:color w:val="000000" w:themeColor="text1"/>
                <w:sz w:val="24"/>
                <w:vertAlign w:val="superscript"/>
              </w:rPr>
              <w:t>___________</w:t>
            </w:r>
          </w:p>
        </w:tc>
        <w:tc>
          <w:tcPr>
            <w:tcW w:w="5490" w:type="dxa"/>
            <w:tcBorders>
              <w:left w:val="nil"/>
              <w:right w:val="nil"/>
            </w:tcBorders>
            <w:shd w:val="clear" w:color="auto" w:fill="FFFFFF"/>
          </w:tcPr>
          <w:p w:rsidRPr="00135D4B" w:rsidR="00FB2BAB" w:rsidP="0008772D" w:rsidRDefault="00FB2BAB" w14:paraId="3AB3C644"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FB2BAB" w:rsidP="0008772D" w:rsidRDefault="00FB2BAB" w14:paraId="1DC9FBFE" w14:textId="77777777">
            <w:pPr>
              <w:pStyle w:val="Other0"/>
              <w:shd w:val="clear" w:color="auto" w:fill="auto"/>
              <w:spacing w:after="0" w:line="320" w:lineRule="exact"/>
              <w:ind w:firstLine="142"/>
              <w:jc w:val="center"/>
              <w:rPr>
                <w:rStyle w:val="Other"/>
                <w:b/>
                <w:bCs/>
                <w:color w:val="000000" w:themeColor="text1"/>
                <w:lang w:eastAsia="vi-VN"/>
              </w:rPr>
            </w:pPr>
            <w:r w:rsidRPr="00135D4B">
              <w:rPr>
                <w:rStyle w:val="Other"/>
                <w:b/>
                <w:bCs/>
                <w:color w:val="000000" w:themeColor="text1"/>
                <w:lang w:eastAsia="vi-VN"/>
              </w:rPr>
              <w:t>Độc lập - Tự do - Hạnh phúc</w:t>
            </w:r>
          </w:p>
          <w:p w:rsidRPr="00135D4B" w:rsidR="008404B0" w:rsidP="0008772D" w:rsidRDefault="008404B0" w14:paraId="68D4F837" w14:textId="77777777">
            <w:pPr>
              <w:pStyle w:val="Other0"/>
              <w:shd w:val="clear" w:color="auto" w:fill="auto"/>
              <w:spacing w:after="0" w:line="320" w:lineRule="exact"/>
              <w:ind w:firstLine="142"/>
              <w:jc w:val="center"/>
              <w:rPr>
                <w:color w:val="000000" w:themeColor="text1"/>
                <w:vertAlign w:val="superscript"/>
              </w:rPr>
            </w:pPr>
            <w:r w:rsidRPr="00135D4B">
              <w:rPr>
                <w:color w:val="000000" w:themeColor="text1"/>
                <w:vertAlign w:val="superscript"/>
              </w:rPr>
              <w:t>_________________________________________</w:t>
            </w:r>
          </w:p>
        </w:tc>
      </w:tr>
      <w:tr w:rsidRPr="00135D4B" w:rsidR="00FB2BAB" w:rsidTr="00FB2BAB" w14:paraId="7FB72762" w14:textId="77777777">
        <w:tblPrEx>
          <w:jc w:val="left"/>
          <w:tblLook w:val="04A0" w:firstRow="1" w:lastRow="0" w:firstColumn="1" w:lastColumn="0" w:noHBand="0" w:noVBand="1"/>
        </w:tblPrEx>
        <w:tc>
          <w:tcPr>
            <w:tcW w:w="3510" w:type="dxa"/>
            <w:tcBorders>
              <w:top w:val="nil"/>
              <w:left w:val="nil"/>
              <w:bottom w:val="nil"/>
              <w:right w:val="nil"/>
              <w:tl2br w:val="nil"/>
              <w:tr2bl w:val="nil"/>
            </w:tcBorders>
            <w:tcMar>
              <w:top w:w="0" w:type="dxa"/>
              <w:left w:w="108" w:type="dxa"/>
              <w:bottom w:w="0" w:type="dxa"/>
              <w:right w:w="108" w:type="dxa"/>
            </w:tcMar>
          </w:tcPr>
          <w:p w:rsidRPr="00135D4B" w:rsidR="00FB2BAB" w:rsidP="00CC1BC1" w:rsidRDefault="00FB2BAB" w14:paraId="2B9317A5" w14:textId="77777777">
            <w:pPr>
              <w:ind w:firstLine="34"/>
              <w:jc w:val="center"/>
              <w:rPr>
                <w:color w:val="000000" w:themeColor="text1"/>
                <w:sz w:val="26"/>
                <w:szCs w:val="26"/>
              </w:rPr>
            </w:pPr>
            <w:r w:rsidRPr="00135D4B">
              <w:rPr>
                <w:color w:val="000000" w:themeColor="text1"/>
                <w:sz w:val="26"/>
                <w:szCs w:val="26"/>
                <w:lang w:val="vi-VN"/>
              </w:rPr>
              <w:t>Số:       /</w:t>
            </w:r>
            <w:r w:rsidRPr="00135D4B">
              <w:rPr>
                <w:color w:val="000000" w:themeColor="text1"/>
                <w:sz w:val="26"/>
                <w:szCs w:val="26"/>
              </w:rPr>
              <w:t>QĐ</w:t>
            </w:r>
            <w:r w:rsidRPr="00135D4B">
              <w:rPr>
                <w:color w:val="000000" w:themeColor="text1"/>
                <w:sz w:val="26"/>
                <w:szCs w:val="26"/>
                <w:lang w:val="vi-VN"/>
              </w:rPr>
              <w:t>-</w:t>
            </w:r>
            <w:r w:rsidRPr="00135D4B" w:rsidR="006046A7">
              <w:rPr>
                <w:color w:val="000000" w:themeColor="text1"/>
                <w:sz w:val="26"/>
                <w:szCs w:val="26"/>
              </w:rPr>
              <w:t>CA</w:t>
            </w:r>
            <w:r w:rsidR="00194C94">
              <w:rPr>
                <w:color w:val="000000" w:themeColor="text1"/>
                <w:sz w:val="26"/>
                <w:szCs w:val="26"/>
              </w:rPr>
              <w:t>…</w:t>
            </w:r>
          </w:p>
        </w:tc>
        <w:tc>
          <w:tcPr>
            <w:tcW w:w="5490" w:type="dxa"/>
            <w:tcBorders>
              <w:top w:val="nil"/>
              <w:left w:val="nil"/>
              <w:bottom w:val="nil"/>
              <w:right w:val="nil"/>
              <w:tl2br w:val="nil"/>
              <w:tr2bl w:val="nil"/>
            </w:tcBorders>
            <w:tcMar>
              <w:top w:w="0" w:type="dxa"/>
              <w:left w:w="108" w:type="dxa"/>
              <w:bottom w:w="0" w:type="dxa"/>
              <w:right w:w="108" w:type="dxa"/>
            </w:tcMar>
          </w:tcPr>
          <w:p w:rsidRPr="00135D4B" w:rsidR="00FB2BAB" w:rsidP="0008772D" w:rsidRDefault="00FB2BAB" w14:paraId="44FED827" w14:textId="77777777">
            <w:pPr>
              <w:ind w:firstLine="0"/>
              <w:jc w:val="center"/>
              <w:rPr>
                <w:color w:val="000000" w:themeColor="text1"/>
                <w:sz w:val="26"/>
                <w:szCs w:val="26"/>
              </w:rPr>
            </w:pPr>
            <w:r w:rsidRPr="00135D4B">
              <w:rPr>
                <w:i/>
                <w:color w:val="000000" w:themeColor="text1"/>
                <w:sz w:val="26"/>
                <w:szCs w:val="26"/>
              </w:rPr>
              <w:t>...........</w:t>
            </w:r>
            <w:r w:rsidRPr="00135D4B" w:rsidR="00C83DDB">
              <w:rPr>
                <w:rStyle w:val="FootnoteReference"/>
                <w:i/>
                <w:color w:val="000000" w:themeColor="text1"/>
                <w:sz w:val="26"/>
                <w:szCs w:val="26"/>
              </w:rPr>
              <w:footnoteReference w:id="28"/>
            </w:r>
            <w:r w:rsidRPr="00135D4B">
              <w:rPr>
                <w:i/>
                <w:color w:val="000000" w:themeColor="text1"/>
                <w:sz w:val="26"/>
                <w:szCs w:val="26"/>
              </w:rPr>
              <w:t xml:space="preserve">........., ngày .... tháng </w:t>
            </w:r>
            <w:proofErr w:type="gramStart"/>
            <w:r w:rsidRPr="00135D4B" w:rsidR="008404B0">
              <w:rPr>
                <w:i/>
                <w:color w:val="000000" w:themeColor="text1"/>
                <w:sz w:val="26"/>
                <w:szCs w:val="26"/>
              </w:rPr>
              <w:t>…</w:t>
            </w:r>
            <w:r w:rsidRPr="00135D4B">
              <w:rPr>
                <w:i/>
                <w:color w:val="000000" w:themeColor="text1"/>
                <w:sz w:val="26"/>
                <w:szCs w:val="26"/>
              </w:rPr>
              <w:t>..</w:t>
            </w:r>
            <w:proofErr w:type="gramEnd"/>
            <w:r w:rsidRPr="00135D4B">
              <w:rPr>
                <w:i/>
                <w:color w:val="000000" w:themeColor="text1"/>
                <w:sz w:val="26"/>
                <w:szCs w:val="26"/>
              </w:rPr>
              <w:t xml:space="preserve"> năm …</w:t>
            </w:r>
            <w:r w:rsidRPr="00135D4B" w:rsidR="008404B0">
              <w:rPr>
                <w:i/>
                <w:color w:val="000000" w:themeColor="text1"/>
                <w:sz w:val="26"/>
                <w:szCs w:val="26"/>
              </w:rPr>
              <w:t>….</w:t>
            </w:r>
            <w:r w:rsidRPr="00135D4B">
              <w:rPr>
                <w:i/>
                <w:color w:val="000000" w:themeColor="text1"/>
                <w:sz w:val="26"/>
                <w:szCs w:val="26"/>
              </w:rPr>
              <w:t>…</w:t>
            </w:r>
          </w:p>
        </w:tc>
      </w:tr>
    </w:tbl>
    <w:p w:rsidRPr="00135D4B" w:rsidR="00FB2BAB" w:rsidP="00FB2BAB" w:rsidRDefault="00FB2BAB" w14:paraId="306EC4ED" w14:textId="77777777">
      <w:pPr>
        <w:shd w:val="clear" w:color="auto" w:fill="FFFFFF"/>
        <w:ind w:firstLine="0"/>
        <w:rPr>
          <w:b/>
          <w:color w:val="000000" w:themeColor="text1"/>
          <w:sz w:val="26"/>
          <w:szCs w:val="26"/>
          <w:lang w:val="vi-VN"/>
        </w:rPr>
      </w:pPr>
    </w:p>
    <w:p w:rsidRPr="00135D4B" w:rsidR="00FB2BAB" w:rsidP="00DD378D" w:rsidRDefault="00FB2BAB" w14:paraId="24858859" w14:textId="77777777">
      <w:pPr>
        <w:tabs>
          <w:tab w:val="left" w:pos="3885"/>
          <w:tab w:val="center" w:pos="5103"/>
        </w:tabs>
        <w:spacing w:before="120" w:after="120"/>
        <w:ind w:firstLine="0"/>
        <w:jc w:val="center"/>
        <w:rPr>
          <w:b/>
          <w:color w:val="000000" w:themeColor="text1"/>
          <w:sz w:val="26"/>
          <w:szCs w:val="26"/>
          <w:lang w:val="sv-SE"/>
        </w:rPr>
      </w:pPr>
      <w:r w:rsidRPr="00135D4B">
        <w:rPr>
          <w:b/>
          <w:color w:val="000000" w:themeColor="text1"/>
          <w:sz w:val="26"/>
          <w:szCs w:val="26"/>
          <w:lang w:val="sv-SE"/>
        </w:rPr>
        <w:t>QUYẾT ĐỊNH</w:t>
      </w:r>
    </w:p>
    <w:p w:rsidRPr="00135D4B" w:rsidR="00FB2BAB" w:rsidP="00DD378D" w:rsidRDefault="00FB2BAB" w14:paraId="31CC866A" w14:textId="77777777">
      <w:pPr>
        <w:spacing w:before="120" w:after="120"/>
        <w:ind w:firstLine="0"/>
        <w:jc w:val="center"/>
        <w:rPr>
          <w:b/>
          <w:color w:val="000000" w:themeColor="text1"/>
          <w:sz w:val="26"/>
          <w:szCs w:val="26"/>
          <w:lang w:val="sv-SE"/>
        </w:rPr>
      </w:pPr>
      <w:r w:rsidRPr="00135D4B">
        <w:rPr>
          <w:b/>
          <w:color w:val="000000" w:themeColor="text1"/>
          <w:sz w:val="26"/>
          <w:szCs w:val="26"/>
          <w:lang w:val="sv-SE"/>
        </w:rPr>
        <w:t>Đình chỉ hoạt động cai nghiện ma túy</w:t>
      </w:r>
      <w:r w:rsidRPr="00135D4B" w:rsidR="00123B86">
        <w:rPr>
          <w:b/>
          <w:color w:val="000000" w:themeColor="text1"/>
          <w:sz w:val="26"/>
          <w:szCs w:val="26"/>
          <w:lang w:val="sv-SE"/>
        </w:rPr>
        <w:t xml:space="preserve"> có thời hạn </w:t>
      </w:r>
      <w:r w:rsidRPr="00135D4B">
        <w:rPr>
          <w:b/>
          <w:color w:val="000000" w:themeColor="text1"/>
          <w:sz w:val="26"/>
          <w:szCs w:val="26"/>
          <w:lang w:val="sv-SE"/>
        </w:rPr>
        <w:t xml:space="preserve">đối với </w:t>
      </w:r>
      <w:r w:rsidRPr="00135D4B" w:rsidR="00123B86">
        <w:rPr>
          <w:b/>
          <w:color w:val="000000" w:themeColor="text1"/>
          <w:sz w:val="26"/>
          <w:szCs w:val="26"/>
          <w:lang w:val="sv-SE"/>
        </w:rPr>
        <w:t>...</w:t>
      </w:r>
      <w:r w:rsidRPr="00135D4B" w:rsidR="001E0807">
        <w:rPr>
          <w:rStyle w:val="FootnoteReference"/>
          <w:color w:val="000000" w:themeColor="text1"/>
          <w:sz w:val="26"/>
          <w:szCs w:val="26"/>
          <w:lang w:val="sv-SE"/>
        </w:rPr>
        <w:t xml:space="preserve"> </w:t>
      </w:r>
      <w:r w:rsidRPr="00135D4B" w:rsidR="001E0807">
        <w:rPr>
          <w:rStyle w:val="FootnoteReference"/>
          <w:color w:val="000000" w:themeColor="text1"/>
          <w:sz w:val="26"/>
          <w:szCs w:val="26"/>
        </w:rPr>
        <w:footnoteReference w:id="29"/>
      </w:r>
      <w:r w:rsidRPr="00135D4B" w:rsidR="00123B86">
        <w:rPr>
          <w:b/>
          <w:color w:val="000000" w:themeColor="text1"/>
          <w:sz w:val="26"/>
          <w:szCs w:val="26"/>
          <w:lang w:val="sv-SE"/>
        </w:rPr>
        <w:t>...</w:t>
      </w:r>
    </w:p>
    <w:p w:rsidR="00DD378D" w:rsidP="00DD378D" w:rsidRDefault="00B9394D" w14:paraId="0E4D604F" w14:textId="77777777">
      <w:pPr>
        <w:spacing w:before="240" w:after="240"/>
        <w:ind w:firstLine="0"/>
        <w:jc w:val="center"/>
        <w:rPr>
          <w:b/>
          <w:color w:val="000000" w:themeColor="text1"/>
          <w:sz w:val="26"/>
          <w:szCs w:val="26"/>
          <w:lang w:val="sv-SE"/>
        </w:rPr>
      </w:pPr>
      <w:r>
        <w:rPr>
          <w:b/>
          <w:noProof/>
          <w:color w:val="000000" w:themeColor="text1"/>
          <w:sz w:val="26"/>
          <w:szCs w:val="26"/>
          <w:lang w:val="sv-SE"/>
        </w:rPr>
        <mc:AlternateContent>
          <mc:Choice Requires="wps">
            <w:drawing>
              <wp:anchor distT="0" distB="0" distL="114300" distR="114300" simplePos="0" relativeHeight="251942912" behindDoc="0" locked="0" layoutInCell="1" allowOverlap="1" wp14:anchorId="220E8637" wp14:editId="0BDB36A7">
                <wp:simplePos x="0" y="0"/>
                <wp:positionH relativeFrom="column">
                  <wp:posOffset>2264410</wp:posOffset>
                </wp:positionH>
                <wp:positionV relativeFrom="paragraph">
                  <wp:posOffset>36830</wp:posOffset>
                </wp:positionV>
                <wp:extent cx="1244600" cy="0"/>
                <wp:effectExtent l="0" t="0" r="0" b="0"/>
                <wp:wrapNone/>
                <wp:docPr id="1750210162" name="Straight Connector 37"/>
                <wp:cNvGraphicFramePr/>
                <a:graphic xmlns:a="http://schemas.openxmlformats.org/drawingml/2006/main">
                  <a:graphicData uri="http://schemas.microsoft.com/office/word/2010/wordprocessingShape">
                    <wps:wsp>
                      <wps:cNvCnPr/>
                      <wps:spPr>
                        <a:xfrm flipV="1">
                          <a:off x="0" y="0"/>
                          <a:ext cx="1244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08641BCE">
              <v:line id="Straight Connector 37" style="position:absolute;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178.3pt,2.9pt" to="276.3pt,2.9pt" w14:anchorId="5A93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"/>
            </w:pict>
          </mc:Fallback>
        </mc:AlternateContent>
      </w:r>
    </w:p>
    <w:p w:rsidRPr="006451CD" w:rsidR="00FB2BAB" w:rsidP="00DD378D" w:rsidRDefault="00FB2BAB" w14:paraId="49747B55" w14:textId="77777777">
      <w:pPr>
        <w:spacing w:before="240" w:after="240"/>
        <w:ind w:firstLine="0"/>
        <w:jc w:val="center"/>
        <w:rPr>
          <w:b/>
          <w:color w:val="000000" w:themeColor="text1"/>
          <w:sz w:val="26"/>
          <w:szCs w:val="26"/>
          <w:lang w:val="sv-SE"/>
        </w:rPr>
      </w:pPr>
      <w:r w:rsidRPr="00135D4B">
        <w:rPr>
          <w:b/>
          <w:color w:val="000000" w:themeColor="text1"/>
          <w:sz w:val="26"/>
          <w:szCs w:val="26"/>
          <w:lang w:val="sv-SE"/>
        </w:rPr>
        <w:t xml:space="preserve">GIÁM ĐỐC </w:t>
      </w:r>
      <w:r w:rsidRPr="00135D4B" w:rsidR="00D30CCF">
        <w:rPr>
          <w:b/>
          <w:color w:val="000000" w:themeColor="text1"/>
          <w:sz w:val="26"/>
          <w:szCs w:val="26"/>
          <w:lang w:val="sv-SE"/>
        </w:rPr>
        <w:t>CÔNG AN</w:t>
      </w:r>
      <w:r w:rsidR="006451CD">
        <w:rPr>
          <w:b/>
          <w:color w:val="000000" w:themeColor="text1"/>
          <w:sz w:val="26"/>
          <w:szCs w:val="26"/>
          <w:lang w:val="sv-SE"/>
        </w:rPr>
        <w:t>...</w:t>
      </w:r>
      <w:r w:rsidR="006451CD">
        <w:rPr>
          <w:b/>
          <w:color w:val="000000" w:themeColor="text1"/>
          <w:sz w:val="26"/>
          <w:szCs w:val="26"/>
          <w:vertAlign w:val="superscript"/>
          <w:lang w:val="sv-SE"/>
        </w:rPr>
        <w:t>1</w:t>
      </w:r>
      <w:r w:rsidR="006451CD">
        <w:rPr>
          <w:b/>
          <w:color w:val="000000" w:themeColor="text1"/>
          <w:sz w:val="26"/>
          <w:szCs w:val="26"/>
          <w:lang w:val="sv-SE"/>
        </w:rPr>
        <w:t>....</w:t>
      </w:r>
    </w:p>
    <w:p w:rsidRPr="00135D4B" w:rsidR="00FB2BAB" w:rsidP="00123B86" w:rsidRDefault="00FB2BAB" w14:paraId="14AC5468" w14:textId="77777777">
      <w:pPr>
        <w:spacing w:before="60" w:after="60"/>
        <w:rPr>
          <w:i/>
          <w:color w:val="000000" w:themeColor="text1"/>
          <w:sz w:val="26"/>
          <w:szCs w:val="26"/>
          <w:lang w:val="pt-BR"/>
        </w:rPr>
      </w:pPr>
      <w:r w:rsidRPr="00135D4B">
        <w:rPr>
          <w:i/>
          <w:color w:val="000000" w:themeColor="text1"/>
          <w:sz w:val="26"/>
          <w:szCs w:val="26"/>
          <w:lang w:val="pt-BR"/>
        </w:rPr>
        <w:t>Căn cứ Luật Phòng, chống ma túy năm 202</w:t>
      </w:r>
      <w:r w:rsidRPr="00135D4B" w:rsidR="00E1695E">
        <w:rPr>
          <w:i/>
          <w:color w:val="000000" w:themeColor="text1"/>
          <w:sz w:val="26"/>
          <w:szCs w:val="26"/>
          <w:lang w:val="pt-BR"/>
        </w:rPr>
        <w:t>5</w:t>
      </w:r>
      <w:r w:rsidRPr="00135D4B">
        <w:rPr>
          <w:i/>
          <w:color w:val="000000" w:themeColor="text1"/>
          <w:sz w:val="26"/>
          <w:szCs w:val="26"/>
          <w:lang w:val="pt-BR"/>
        </w:rPr>
        <w:t>;</w:t>
      </w:r>
    </w:p>
    <w:p w:rsidRPr="00135D4B" w:rsidR="006046A7" w:rsidP="0AA34915" w:rsidRDefault="00055251" w14:paraId="322EDC2B" w14:textId="77777777">
      <w:pPr>
        <w:spacing w:before="60" w:after="60"/>
        <w:rPr>
          <w:i w:val="1"/>
          <w:iCs w:val="1"/>
          <w:color w:val="000000" w:themeColor="text1"/>
          <w:sz w:val="26"/>
          <w:szCs w:val="26"/>
          <w:lang w:val="pt-BR"/>
        </w:rPr>
      </w:pPr>
      <w:r w:rsidRPr="0AA34915" w:rsidR="00055251">
        <w:rPr>
          <w:i w:val="1"/>
          <w:iCs w:val="1"/>
          <w:color w:val="000000" w:themeColor="text1" w:themeTint="FF" w:themeShade="FF"/>
          <w:sz w:val="26"/>
          <w:szCs w:val="26"/>
          <w:lang w:val="pt-BR"/>
        </w:rPr>
        <w:t xml:space="preserve">Căn cứ Nghị định số </w:t>
      </w:r>
      <w:r w:rsidRPr="0AA34915" w:rsidR="006046A7">
        <w:rPr>
          <w:i w:val="1"/>
          <w:iCs w:val="1"/>
          <w:color w:val="000000" w:themeColor="text1" w:themeTint="FF" w:themeShade="FF"/>
          <w:sz w:val="26"/>
          <w:szCs w:val="26"/>
          <w:lang w:val="pt-BR"/>
        </w:rPr>
        <w:t>.......</w:t>
      </w:r>
      <w:r w:rsidRPr="0AA34915" w:rsidR="00055251">
        <w:rPr>
          <w:i w:val="1"/>
          <w:iCs w:val="1"/>
          <w:color w:val="000000" w:themeColor="text1" w:themeTint="FF" w:themeShade="FF"/>
          <w:sz w:val="26"/>
          <w:szCs w:val="26"/>
          <w:lang w:val="pt-BR"/>
        </w:rPr>
        <w:t>/202</w:t>
      </w:r>
      <w:r w:rsidRPr="0AA34915" w:rsidR="006046A7">
        <w:rPr>
          <w:i w:val="1"/>
          <w:iCs w:val="1"/>
          <w:color w:val="000000" w:themeColor="text1" w:themeTint="FF" w:themeShade="FF"/>
          <w:sz w:val="26"/>
          <w:szCs w:val="26"/>
          <w:lang w:val="pt-BR"/>
        </w:rPr>
        <w:t>6</w:t>
      </w:r>
      <w:r w:rsidRPr="0AA34915" w:rsidR="00055251">
        <w:rPr>
          <w:i w:val="1"/>
          <w:iCs w:val="1"/>
          <w:color w:val="000000" w:themeColor="text1" w:themeTint="FF" w:themeShade="FF"/>
          <w:sz w:val="26"/>
          <w:szCs w:val="26"/>
          <w:lang w:val="pt-BR"/>
        </w:rPr>
        <w:t xml:space="preserve">/NĐ-CP ngày </w:t>
      </w:r>
      <w:r w:rsidRPr="0AA34915" w:rsidR="006046A7">
        <w:rPr>
          <w:i w:val="1"/>
          <w:iCs w:val="1"/>
          <w:color w:val="000000" w:themeColor="text1" w:themeTint="FF" w:themeShade="FF"/>
          <w:sz w:val="26"/>
          <w:szCs w:val="26"/>
          <w:lang w:val="pt-BR"/>
        </w:rPr>
        <w:t>.....</w:t>
      </w:r>
      <w:r w:rsidRPr="0AA34915" w:rsidR="00055251">
        <w:rPr>
          <w:i w:val="1"/>
          <w:iCs w:val="1"/>
          <w:color w:val="000000" w:themeColor="text1" w:themeTint="FF" w:themeShade="FF"/>
          <w:sz w:val="26"/>
          <w:szCs w:val="26"/>
          <w:lang w:val="pt-BR"/>
        </w:rPr>
        <w:t xml:space="preserve">tháng </w:t>
      </w:r>
      <w:r w:rsidRPr="0AA34915" w:rsidR="006046A7">
        <w:rPr>
          <w:i w:val="1"/>
          <w:iCs w:val="1"/>
          <w:color w:val="000000" w:themeColor="text1" w:themeTint="FF" w:themeShade="FF"/>
          <w:sz w:val="26"/>
          <w:szCs w:val="26"/>
          <w:lang w:val="pt-BR"/>
        </w:rPr>
        <w:t>....</w:t>
      </w:r>
      <w:r w:rsidRPr="0AA34915" w:rsidR="00055251">
        <w:rPr>
          <w:i w:val="1"/>
          <w:iCs w:val="1"/>
          <w:color w:val="000000" w:themeColor="text1" w:themeTint="FF" w:themeShade="FF"/>
          <w:sz w:val="26"/>
          <w:szCs w:val="26"/>
          <w:lang w:val="pt-BR"/>
        </w:rPr>
        <w:t xml:space="preserve"> năm 202</w:t>
      </w:r>
      <w:r w:rsidRPr="0AA34915" w:rsidR="006046A7">
        <w:rPr>
          <w:i w:val="1"/>
          <w:iCs w:val="1"/>
          <w:color w:val="000000" w:themeColor="text1" w:themeTint="FF" w:themeShade="FF"/>
          <w:sz w:val="26"/>
          <w:szCs w:val="26"/>
          <w:lang w:val="pt-BR"/>
        </w:rPr>
        <w:t>6</w:t>
      </w:r>
      <w:r w:rsidRPr="0AA34915" w:rsidR="00055251">
        <w:rPr>
          <w:i w:val="1"/>
          <w:iCs w:val="1"/>
          <w:color w:val="000000" w:themeColor="text1" w:themeTint="FF" w:themeShade="FF"/>
          <w:sz w:val="26"/>
          <w:szCs w:val="26"/>
          <w:lang w:val="pt-BR"/>
        </w:rPr>
        <w:t xml:space="preserve"> của Chính phủ </w:t>
      </w:r>
      <w:r w:rsidRPr="0AA34915" w:rsidR="006046A7">
        <w:rPr>
          <w:i w:val="1"/>
          <w:iCs w:val="1"/>
          <w:color w:val="000000" w:themeColor="text1" w:themeTint="FF" w:themeShade="FF"/>
          <w:sz w:val="26"/>
          <w:szCs w:val="26"/>
          <w:lang w:val="pt-BR"/>
        </w:rPr>
        <w:t>quy định chi tiết và hướng dẫn thi hành Luật Phòng, chống ma túy;</w:t>
      </w:r>
    </w:p>
    <w:p w:rsidRPr="00135D4B" w:rsidR="00FB2BAB" w:rsidP="00123B86" w:rsidRDefault="00FB2BAB" w14:paraId="4AC134EA" w14:textId="77777777">
      <w:pPr>
        <w:spacing w:before="60" w:after="60"/>
        <w:rPr>
          <w:i/>
          <w:color w:val="000000" w:themeColor="text1"/>
          <w:sz w:val="26"/>
          <w:szCs w:val="26"/>
          <w:lang w:val="vi-VN"/>
        </w:rPr>
      </w:pPr>
      <w:r w:rsidRPr="00135D4B">
        <w:rPr>
          <w:i/>
          <w:color w:val="000000" w:themeColor="text1"/>
          <w:sz w:val="26"/>
          <w:szCs w:val="26"/>
          <w:lang w:val="pt-BR"/>
        </w:rPr>
        <w:t>Căn cứ Biên bản vi phạm số ........ ngày ….tháng …. năm ……về hành vi vi phạm các quy định của pháp luật về cai nghiện ma túy của............3..................;</w:t>
      </w:r>
    </w:p>
    <w:p w:rsidRPr="00135D4B" w:rsidR="00123B86" w:rsidP="00123B86" w:rsidRDefault="00123B86" w14:paraId="7117BFEF" w14:textId="77777777">
      <w:pPr>
        <w:spacing w:before="60" w:after="60"/>
        <w:rPr>
          <w:i/>
          <w:color w:val="000000" w:themeColor="text1"/>
          <w:sz w:val="26"/>
          <w:szCs w:val="26"/>
          <w:lang w:val="vi-VN"/>
        </w:rPr>
      </w:pPr>
      <w:r w:rsidRPr="00135D4B">
        <w:rPr>
          <w:i/>
          <w:color w:val="000000" w:themeColor="text1"/>
          <w:sz w:val="26"/>
          <w:szCs w:val="26"/>
          <w:lang w:val="vi-VN"/>
        </w:rPr>
        <w:t xml:space="preserve">Theo đề nghị của </w:t>
      </w:r>
      <w:r w:rsidRPr="00135D4B" w:rsidR="006046A7">
        <w:rPr>
          <w:i/>
          <w:color w:val="000000" w:themeColor="text1"/>
          <w:sz w:val="26"/>
          <w:szCs w:val="26"/>
        </w:rPr>
        <w:t>Trưởng phòng Cảnh sát điều tra tội phạm về ma túy</w:t>
      </w:r>
      <w:r w:rsidRPr="00135D4B">
        <w:rPr>
          <w:i/>
          <w:color w:val="000000" w:themeColor="text1"/>
          <w:sz w:val="26"/>
          <w:szCs w:val="26"/>
          <w:lang w:val="vi-VN"/>
        </w:rPr>
        <w:t>,</w:t>
      </w:r>
    </w:p>
    <w:p w:rsidRPr="00135D4B" w:rsidR="00FB2BAB" w:rsidP="006451CD" w:rsidRDefault="00FB2BAB" w14:paraId="372B263E" w14:textId="77777777">
      <w:pPr>
        <w:spacing w:before="240" w:after="240"/>
        <w:ind w:firstLine="0"/>
        <w:jc w:val="center"/>
        <w:rPr>
          <w:b/>
          <w:color w:val="000000" w:themeColor="text1"/>
          <w:sz w:val="26"/>
          <w:szCs w:val="26"/>
          <w:lang w:val="vi-VN"/>
        </w:rPr>
      </w:pPr>
      <w:r w:rsidRPr="00135D4B">
        <w:rPr>
          <w:b/>
          <w:color w:val="000000" w:themeColor="text1"/>
          <w:sz w:val="26"/>
          <w:szCs w:val="26"/>
          <w:lang w:val="vi-VN"/>
        </w:rPr>
        <w:t>QUYẾT ĐỊNH:</w:t>
      </w:r>
    </w:p>
    <w:p w:rsidRPr="00135D4B" w:rsidR="00123B86" w:rsidP="00123B86" w:rsidRDefault="00FB2BAB" w14:paraId="0D66DA17" w14:textId="77777777">
      <w:pPr>
        <w:autoSpaceDE w:val="0"/>
        <w:autoSpaceDN w:val="0"/>
        <w:adjustRightInd w:val="0"/>
        <w:spacing w:before="60" w:after="60"/>
        <w:ind w:firstLine="709"/>
        <w:rPr>
          <w:color w:val="000000" w:themeColor="text1"/>
          <w:sz w:val="26"/>
          <w:szCs w:val="26"/>
          <w:lang w:val="vi-VN"/>
        </w:rPr>
      </w:pPr>
      <w:r w:rsidRPr="00135D4B">
        <w:rPr>
          <w:b/>
          <w:color w:val="000000" w:themeColor="text1"/>
          <w:sz w:val="26"/>
          <w:szCs w:val="26"/>
          <w:lang w:val="pt-BR"/>
        </w:rPr>
        <w:t>Điều 1.</w:t>
      </w:r>
      <w:r w:rsidRPr="00135D4B">
        <w:rPr>
          <w:color w:val="000000" w:themeColor="text1"/>
          <w:sz w:val="26"/>
          <w:szCs w:val="26"/>
          <w:lang w:val="pt-BR"/>
        </w:rPr>
        <w:t xml:space="preserve"> Đình chỉ</w:t>
      </w:r>
      <w:r w:rsidRPr="00135D4B" w:rsidR="008C2B8C">
        <w:rPr>
          <w:color w:val="000000" w:themeColor="text1"/>
          <w:sz w:val="26"/>
          <w:szCs w:val="26"/>
          <w:lang w:val="pt-BR"/>
        </w:rPr>
        <w:t xml:space="preserve"> hoạt động cai nghiện ma túy đối với</w:t>
      </w:r>
      <w:r w:rsidRPr="00135D4B">
        <w:rPr>
          <w:color w:val="000000" w:themeColor="text1"/>
          <w:sz w:val="26"/>
          <w:szCs w:val="26"/>
          <w:lang w:val="pt-BR"/>
        </w:rPr>
        <w:t xml:space="preserve"> </w:t>
      </w:r>
      <w:r w:rsidRPr="00135D4B" w:rsidR="00123B86">
        <w:rPr>
          <w:color w:val="000000" w:themeColor="text1"/>
          <w:sz w:val="26"/>
          <w:szCs w:val="26"/>
          <w:lang w:val="vi-VN"/>
        </w:rPr>
        <w:t>…………</w:t>
      </w:r>
      <w:r w:rsidR="002E4DAD">
        <w:rPr>
          <w:color w:val="000000" w:themeColor="text1"/>
          <w:sz w:val="26"/>
          <w:szCs w:val="26"/>
          <w:vertAlign w:val="superscript"/>
        </w:rPr>
        <w:t>3</w:t>
      </w:r>
      <w:r w:rsidRPr="00135D4B" w:rsidR="00123B86">
        <w:rPr>
          <w:color w:val="000000" w:themeColor="text1"/>
          <w:sz w:val="26"/>
          <w:szCs w:val="26"/>
          <w:lang w:val="vi-VN"/>
        </w:rPr>
        <w:t>……. ……; Giấy phép hoạt động cai nghiện</w:t>
      </w:r>
      <w:r w:rsidRPr="00135D4B" w:rsidR="008C2B8C">
        <w:rPr>
          <w:color w:val="000000" w:themeColor="text1"/>
          <w:sz w:val="26"/>
          <w:szCs w:val="26"/>
          <w:lang w:val="vi-VN"/>
        </w:rPr>
        <w:t xml:space="preserve"> ma túy</w:t>
      </w:r>
      <w:r w:rsidRPr="00135D4B" w:rsidR="00123B86">
        <w:rPr>
          <w:color w:val="000000" w:themeColor="text1"/>
          <w:sz w:val="26"/>
          <w:szCs w:val="26"/>
          <w:lang w:val="vi-VN"/>
        </w:rPr>
        <w:t xml:space="preserve"> số: ……/</w:t>
      </w:r>
      <w:r w:rsidRPr="00135D4B" w:rsidR="006A4538">
        <w:rPr>
          <w:color w:val="000000" w:themeColor="text1"/>
          <w:sz w:val="26"/>
          <w:szCs w:val="26"/>
          <w:lang w:val="vi-VN"/>
        </w:rPr>
        <w:t xml:space="preserve">GP-HĐCNMT, </w:t>
      </w:r>
      <w:r w:rsidRPr="00135D4B" w:rsidR="00123B86">
        <w:rPr>
          <w:color w:val="000000" w:themeColor="text1"/>
          <w:sz w:val="26"/>
          <w:szCs w:val="26"/>
          <w:lang w:val="vi-VN"/>
        </w:rPr>
        <w:t>cấp ngày ..…/..…/………. tại: …..…………</w:t>
      </w:r>
      <w:r w:rsidRPr="00135D4B" w:rsidR="008C2B8C">
        <w:rPr>
          <w:color w:val="000000" w:themeColor="text1"/>
          <w:sz w:val="26"/>
          <w:szCs w:val="26"/>
          <w:lang w:val="vi-VN"/>
        </w:rPr>
        <w:t>…………….………………</w:t>
      </w:r>
      <w:r w:rsidRPr="00135D4B" w:rsidR="00123B86">
        <w:rPr>
          <w:color w:val="000000" w:themeColor="text1"/>
          <w:sz w:val="26"/>
          <w:szCs w:val="26"/>
          <w:lang w:val="vi-VN"/>
        </w:rPr>
        <w:t>………………………..</w:t>
      </w:r>
    </w:p>
    <w:p w:rsidRPr="00135D4B" w:rsidR="00FB2BAB" w:rsidP="00123B86" w:rsidRDefault="00FB2BAB" w14:paraId="3DC9555C" w14:textId="77777777">
      <w:pPr>
        <w:spacing w:before="60" w:after="60"/>
        <w:rPr>
          <w:color w:val="000000" w:themeColor="text1"/>
          <w:sz w:val="26"/>
          <w:szCs w:val="26"/>
          <w:lang w:val="pt-BR"/>
        </w:rPr>
      </w:pPr>
      <w:r w:rsidRPr="00135D4B">
        <w:rPr>
          <w:color w:val="000000" w:themeColor="text1"/>
          <w:sz w:val="26"/>
          <w:szCs w:val="26"/>
          <w:lang w:val="pt-BR"/>
        </w:rPr>
        <w:t xml:space="preserve">2. Lý do đình chỉ: </w:t>
      </w:r>
      <w:r w:rsidRPr="00135D4B" w:rsidR="00123B86">
        <w:rPr>
          <w:color w:val="000000" w:themeColor="text1"/>
          <w:sz w:val="26"/>
          <w:szCs w:val="26"/>
          <w:lang w:val="pt-BR"/>
        </w:rPr>
        <w:t>..........................................</w:t>
      </w:r>
      <w:r w:rsidRPr="00135D4B" w:rsidR="00123B86">
        <w:rPr>
          <w:rStyle w:val="FootnoteReference"/>
          <w:color w:val="000000" w:themeColor="text1"/>
          <w:sz w:val="26"/>
          <w:szCs w:val="26"/>
          <w:lang w:val="pt-BR"/>
        </w:rPr>
        <w:footnoteReference w:id="30"/>
      </w:r>
      <w:r w:rsidRPr="00135D4B" w:rsidR="00123B86">
        <w:rPr>
          <w:color w:val="000000" w:themeColor="text1"/>
          <w:sz w:val="26"/>
          <w:szCs w:val="26"/>
          <w:lang w:val="pt-BR"/>
        </w:rPr>
        <w:t>.........................</w:t>
      </w:r>
      <w:r w:rsidRPr="00135D4B" w:rsidR="008C2B8C">
        <w:rPr>
          <w:color w:val="000000" w:themeColor="text1"/>
          <w:sz w:val="26"/>
          <w:szCs w:val="26"/>
          <w:lang w:val="pt-BR"/>
        </w:rPr>
        <w:t>........</w:t>
      </w:r>
      <w:r w:rsidRPr="00135D4B" w:rsidR="0008772D">
        <w:rPr>
          <w:color w:val="000000" w:themeColor="text1"/>
          <w:sz w:val="26"/>
          <w:szCs w:val="26"/>
          <w:lang w:val="pt-BR"/>
        </w:rPr>
        <w:t>......................</w:t>
      </w:r>
    </w:p>
    <w:p w:rsidRPr="00135D4B" w:rsidR="00FB2BAB" w:rsidP="00123B86" w:rsidRDefault="00FB2BAB" w14:paraId="6FDC7C51" w14:textId="77777777">
      <w:pPr>
        <w:spacing w:before="60" w:after="60"/>
        <w:rPr>
          <w:color w:val="000000" w:themeColor="text1"/>
          <w:sz w:val="26"/>
          <w:szCs w:val="26"/>
          <w:lang w:val="pt-BR"/>
        </w:rPr>
      </w:pPr>
      <w:r w:rsidRPr="00135D4B">
        <w:rPr>
          <w:color w:val="000000" w:themeColor="text1"/>
          <w:sz w:val="26"/>
          <w:szCs w:val="26"/>
          <w:lang w:val="pt-BR"/>
        </w:rPr>
        <w:t>3. Thời hạn đình chỉ:....... tháng, từ ngày...../...../...... đến ngày ...../....../.......</w:t>
      </w:r>
    </w:p>
    <w:p w:rsidRPr="00135D4B" w:rsidR="00FB2BAB" w:rsidP="00123B86" w:rsidRDefault="00FB2BAB" w14:paraId="789A1DB8" w14:textId="77777777">
      <w:pPr>
        <w:spacing w:before="60" w:after="60"/>
        <w:rPr>
          <w:color w:val="000000" w:themeColor="text1"/>
          <w:sz w:val="26"/>
          <w:szCs w:val="26"/>
          <w:lang w:val="pt-BR"/>
        </w:rPr>
      </w:pPr>
      <w:r w:rsidRPr="00135D4B">
        <w:rPr>
          <w:b/>
          <w:color w:val="000000" w:themeColor="text1"/>
          <w:sz w:val="26"/>
          <w:szCs w:val="26"/>
          <w:lang w:val="pt-BR"/>
        </w:rPr>
        <w:t xml:space="preserve">Điều 2. </w:t>
      </w:r>
      <w:r w:rsidRPr="00135D4B">
        <w:rPr>
          <w:color w:val="000000" w:themeColor="text1"/>
          <w:sz w:val="26"/>
          <w:szCs w:val="26"/>
          <w:lang w:val="pt-BR"/>
        </w:rPr>
        <w:t>........</w:t>
      </w:r>
      <w:r w:rsidR="004F34FF">
        <w:rPr>
          <w:color w:val="000000" w:themeColor="text1"/>
          <w:sz w:val="26"/>
          <w:szCs w:val="26"/>
          <w:vertAlign w:val="superscript"/>
          <w:lang w:val="pt-BR"/>
        </w:rPr>
        <w:t>3</w:t>
      </w:r>
      <w:r w:rsidRPr="00135D4B">
        <w:rPr>
          <w:color w:val="000000" w:themeColor="text1"/>
          <w:sz w:val="26"/>
          <w:szCs w:val="26"/>
          <w:lang w:val="pt-BR"/>
        </w:rPr>
        <w:t>....... phải chịu trách nhiệm hoàn trả chi phí cai nghiện và giải quyết các quyền, lợi ích khác của người cai nghiện theo hợp đồng dịch vụ cai nghiện</w:t>
      </w:r>
      <w:r w:rsidRPr="00135D4B" w:rsidR="008C2B8C">
        <w:rPr>
          <w:color w:val="000000" w:themeColor="text1"/>
          <w:sz w:val="26"/>
          <w:szCs w:val="26"/>
          <w:lang w:val="pt-BR"/>
        </w:rPr>
        <w:t xml:space="preserve"> ma túy</w:t>
      </w:r>
      <w:r w:rsidRPr="00135D4B">
        <w:rPr>
          <w:color w:val="000000" w:themeColor="text1"/>
          <w:sz w:val="26"/>
          <w:szCs w:val="26"/>
          <w:lang w:val="pt-BR"/>
        </w:rPr>
        <w:t>.</w:t>
      </w:r>
    </w:p>
    <w:p w:rsidRPr="00135D4B" w:rsidR="00FB2BAB" w:rsidP="00123B86" w:rsidRDefault="00FB2BAB" w14:paraId="4B730412" w14:textId="77777777">
      <w:pPr>
        <w:spacing w:before="60" w:after="60"/>
        <w:rPr>
          <w:color w:val="000000" w:themeColor="text1"/>
          <w:sz w:val="26"/>
          <w:szCs w:val="26"/>
          <w:lang w:val="pt-BR"/>
        </w:rPr>
      </w:pPr>
      <w:r w:rsidRPr="00135D4B">
        <w:rPr>
          <w:b/>
          <w:color w:val="000000" w:themeColor="text1"/>
          <w:sz w:val="26"/>
          <w:szCs w:val="26"/>
          <w:lang w:val="pt-BR"/>
        </w:rPr>
        <w:t>Điều 3.</w:t>
      </w:r>
      <w:r w:rsidRPr="00135D4B">
        <w:rPr>
          <w:color w:val="000000" w:themeColor="text1"/>
          <w:sz w:val="26"/>
          <w:szCs w:val="26"/>
          <w:lang w:val="pt-BR"/>
        </w:rPr>
        <w:t xml:space="preserve"> Quyết định này có hiệu lực kể từ ngày k</w:t>
      </w:r>
      <w:r w:rsidRPr="00135D4B" w:rsidR="00123B86">
        <w:rPr>
          <w:color w:val="000000" w:themeColor="text1"/>
          <w:sz w:val="26"/>
          <w:szCs w:val="26"/>
          <w:lang w:val="pt-BR"/>
        </w:rPr>
        <w:t>ý</w:t>
      </w:r>
      <w:r w:rsidRPr="00135D4B">
        <w:rPr>
          <w:color w:val="000000" w:themeColor="text1"/>
          <w:sz w:val="26"/>
          <w:szCs w:val="26"/>
          <w:lang w:val="pt-BR"/>
        </w:rPr>
        <w:t>.</w:t>
      </w:r>
    </w:p>
    <w:p w:rsidRPr="00C65B67" w:rsidR="00FB2BAB" w:rsidP="00123B86" w:rsidRDefault="00FB2BAB" w14:paraId="166FF37E" w14:textId="77777777">
      <w:pPr>
        <w:spacing w:before="60" w:after="60"/>
        <w:rPr>
          <w:bCs/>
          <w:color w:val="000000" w:themeColor="text1"/>
          <w:sz w:val="26"/>
          <w:szCs w:val="26"/>
          <w:lang w:val="pt-BR"/>
        </w:rPr>
      </w:pPr>
      <w:r w:rsidRPr="00135D4B">
        <w:rPr>
          <w:b/>
          <w:color w:val="000000" w:themeColor="text1"/>
          <w:sz w:val="26"/>
          <w:szCs w:val="26"/>
          <w:lang w:val="pt-BR"/>
        </w:rPr>
        <w:t xml:space="preserve">Điều 4. </w:t>
      </w:r>
      <w:r w:rsidRPr="00C65B67">
        <w:rPr>
          <w:bCs/>
          <w:color w:val="000000" w:themeColor="text1"/>
          <w:sz w:val="26"/>
          <w:szCs w:val="26"/>
          <w:lang w:val="pt-BR"/>
        </w:rPr>
        <w:t>Trưởng phòng tham mưu, Trưởng phòng Cảnh sát điều tra tội phạm về ma túy, Cơ sở cai nghiện ma túy có tên tại Điều 1, các cơ quan, tổ chức, cá nhân có liên quan chịu trách nhiệm thi hành Quyết định này./.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Pr="00135D4B" w:rsidR="00342CAB" w:rsidTr="0008772D" w14:paraId="7A7C5F7A" w14:textId="77777777">
        <w:tc>
          <w:tcPr>
            <w:tcW w:w="4531" w:type="dxa"/>
          </w:tcPr>
          <w:p w:rsidRPr="00135D4B" w:rsidR="0008772D" w:rsidP="0008772D" w:rsidRDefault="0008772D" w14:paraId="5FDCF127" w14:textId="77777777">
            <w:pPr>
              <w:ind w:firstLine="0"/>
              <w:rPr>
                <w:b/>
                <w:bCs/>
                <w:i/>
                <w:iCs/>
                <w:color w:val="000000" w:themeColor="text1"/>
                <w:lang w:val="pt-BR"/>
              </w:rPr>
            </w:pPr>
            <w:r w:rsidRPr="00135D4B">
              <w:rPr>
                <w:b/>
                <w:bCs/>
                <w:i/>
                <w:iCs/>
                <w:color w:val="000000" w:themeColor="text1"/>
                <w:lang w:val="pt-BR"/>
              </w:rPr>
              <w:t>Nơi nhận:</w:t>
            </w:r>
          </w:p>
          <w:p w:rsidRPr="00135D4B" w:rsidR="0008772D" w:rsidP="0008772D" w:rsidRDefault="0008772D" w14:paraId="3A1C50D7" w14:textId="77777777">
            <w:pPr>
              <w:ind w:firstLine="0"/>
              <w:jc w:val="left"/>
              <w:rPr>
                <w:color w:val="000000" w:themeColor="text1"/>
                <w:sz w:val="22"/>
                <w:szCs w:val="22"/>
                <w:lang w:val="nl-NL"/>
              </w:rPr>
            </w:pPr>
            <w:r w:rsidRPr="00135D4B">
              <w:rPr>
                <w:color w:val="000000" w:themeColor="text1"/>
                <w:sz w:val="22"/>
                <w:szCs w:val="22"/>
                <w:lang w:val="pt-BR"/>
              </w:rPr>
              <w:t xml:space="preserve">- Như Điều </w:t>
            </w:r>
            <w:r w:rsidRPr="00135D4B" w:rsidR="006959E5">
              <w:rPr>
                <w:color w:val="000000" w:themeColor="text1"/>
                <w:sz w:val="22"/>
                <w:szCs w:val="22"/>
                <w:lang w:val="pt-BR"/>
              </w:rPr>
              <w:t>4</w:t>
            </w:r>
            <w:r w:rsidRPr="00135D4B">
              <w:rPr>
                <w:color w:val="000000" w:themeColor="text1"/>
                <w:sz w:val="22"/>
                <w:szCs w:val="22"/>
                <w:lang w:val="nl-NL"/>
              </w:rPr>
              <w:t>;</w:t>
            </w:r>
          </w:p>
          <w:p w:rsidRPr="00135D4B" w:rsidR="0008772D" w:rsidP="0008772D" w:rsidRDefault="0008772D" w14:paraId="6B56229E" w14:textId="77777777">
            <w:pPr>
              <w:ind w:firstLine="0"/>
              <w:rPr>
                <w:color w:val="000000" w:themeColor="text1"/>
                <w:sz w:val="26"/>
                <w:szCs w:val="26"/>
                <w:lang w:val="pt-BR"/>
              </w:rPr>
            </w:pPr>
            <w:r w:rsidRPr="00135D4B">
              <w:rPr>
                <w:color w:val="000000" w:themeColor="text1"/>
                <w:sz w:val="22"/>
                <w:szCs w:val="22"/>
                <w:lang w:val="pt-BR"/>
              </w:rPr>
              <w:t>- Lưu V</w:t>
            </w:r>
            <w:r w:rsidRPr="00135D4B">
              <w:rPr>
                <w:color w:val="000000" w:themeColor="text1"/>
                <w:sz w:val="22"/>
                <w:szCs w:val="22"/>
                <w:lang w:val="nl-NL"/>
              </w:rPr>
              <w:t>T</w:t>
            </w:r>
            <w:r w:rsidRPr="00135D4B">
              <w:rPr>
                <w:color w:val="000000" w:themeColor="text1"/>
                <w:sz w:val="22"/>
                <w:szCs w:val="22"/>
                <w:lang w:val="pt-BR"/>
              </w:rPr>
              <w:t>.</w:t>
            </w:r>
          </w:p>
        </w:tc>
        <w:tc>
          <w:tcPr>
            <w:tcW w:w="4531" w:type="dxa"/>
          </w:tcPr>
          <w:p w:rsidRPr="00135D4B" w:rsidR="0008772D" w:rsidP="0008772D" w:rsidRDefault="0008772D" w14:paraId="627AF16C" w14:textId="77777777">
            <w:pPr>
              <w:ind w:firstLine="0"/>
              <w:jc w:val="center"/>
              <w:rPr>
                <w:b/>
                <w:bCs/>
                <w:color w:val="000000" w:themeColor="text1"/>
                <w:sz w:val="26"/>
                <w:szCs w:val="26"/>
                <w:lang w:val="nl-NL"/>
              </w:rPr>
            </w:pPr>
            <w:r w:rsidRPr="00135D4B">
              <w:rPr>
                <w:b/>
                <w:bCs/>
                <w:color w:val="000000" w:themeColor="text1"/>
                <w:sz w:val="26"/>
                <w:szCs w:val="26"/>
                <w:lang w:val="nl-NL"/>
              </w:rPr>
              <w:t>GIÁM ĐỐC</w:t>
            </w:r>
          </w:p>
          <w:p w:rsidRPr="00135D4B" w:rsidR="0008772D" w:rsidP="0008772D" w:rsidRDefault="0008772D" w14:paraId="218C96FA" w14:textId="77777777">
            <w:pPr>
              <w:ind w:firstLine="0"/>
              <w:jc w:val="center"/>
              <w:rPr>
                <w:bCs/>
                <w:i/>
                <w:color w:val="000000" w:themeColor="text1"/>
                <w:szCs w:val="26"/>
                <w:lang w:val="nl-NL"/>
              </w:rPr>
            </w:pPr>
            <w:r w:rsidRPr="00135D4B">
              <w:rPr>
                <w:bCs/>
                <w:i/>
                <w:color w:val="000000" w:themeColor="text1"/>
                <w:szCs w:val="26"/>
                <w:lang w:val="nl-NL"/>
              </w:rPr>
              <w:t>(Ký,</w:t>
            </w:r>
            <w:r w:rsidR="00191FE0">
              <w:rPr>
                <w:bCs/>
                <w:i/>
                <w:color w:val="000000" w:themeColor="text1"/>
                <w:szCs w:val="26"/>
                <w:lang w:val="nl-NL"/>
              </w:rPr>
              <w:t xml:space="preserve"> </w:t>
            </w:r>
            <w:r w:rsidRPr="00135D4B">
              <w:rPr>
                <w:bCs/>
                <w:i/>
                <w:color w:val="000000" w:themeColor="text1"/>
                <w:szCs w:val="26"/>
                <w:lang w:val="nl-NL"/>
              </w:rPr>
              <w:t>ghi rõ họ tên, đóng dấu)</w:t>
            </w:r>
          </w:p>
          <w:p w:rsidRPr="00135D4B" w:rsidR="0008772D" w:rsidP="0008772D" w:rsidRDefault="0008772D" w14:paraId="2988A706" w14:textId="77777777">
            <w:pPr>
              <w:ind w:firstLine="0"/>
              <w:rPr>
                <w:color w:val="000000" w:themeColor="text1"/>
                <w:sz w:val="26"/>
                <w:szCs w:val="26"/>
                <w:lang w:val="pt-BR"/>
              </w:rPr>
            </w:pPr>
          </w:p>
        </w:tc>
      </w:tr>
    </w:tbl>
    <w:p w:rsidRPr="00135D4B" w:rsidR="006046A7" w:rsidP="0008772D" w:rsidRDefault="006046A7" w14:paraId="1067C468" w14:textId="77777777">
      <w:pPr>
        <w:shd w:val="clear" w:color="auto" w:fill="FFFFFF"/>
        <w:ind w:firstLine="0"/>
        <w:rPr>
          <w:b/>
          <w:color w:val="000000" w:themeColor="text1"/>
          <w:sz w:val="25"/>
          <w:szCs w:val="25"/>
          <w:lang w:val="vi-VN"/>
        </w:rPr>
      </w:pPr>
    </w:p>
    <w:p w:rsidRPr="00135D4B" w:rsidR="006046A7" w:rsidP="0008772D" w:rsidRDefault="006046A7" w14:paraId="77E691A2" w14:textId="77777777">
      <w:pPr>
        <w:shd w:val="clear" w:color="auto" w:fill="FFFFFF"/>
        <w:ind w:firstLine="0"/>
        <w:rPr>
          <w:b/>
          <w:color w:val="000000" w:themeColor="text1"/>
          <w:sz w:val="25"/>
          <w:szCs w:val="25"/>
          <w:lang w:val="vi-VN"/>
        </w:rPr>
      </w:pPr>
    </w:p>
    <w:p w:rsidRPr="00135D4B" w:rsidR="0008772D" w:rsidP="007C018F" w:rsidRDefault="004F34FF" w14:paraId="636DFB78" w14:textId="1BDC7ACB">
      <w:pPr>
        <w:spacing w:after="200" w:line="276" w:lineRule="auto"/>
        <w:jc w:val="right"/>
        <w:rPr>
          <w:b/>
          <w:color w:val="000000" w:themeColor="text1"/>
          <w:sz w:val="25"/>
          <w:szCs w:val="25"/>
          <w:lang w:val="pt-BR"/>
        </w:rPr>
      </w:pPr>
      <w:r>
        <w:rPr>
          <w:b/>
          <w:color w:val="000000" w:themeColor="text1"/>
          <w:sz w:val="25"/>
          <w:szCs w:val="25"/>
          <w:lang w:val="vi-VN"/>
        </w:rPr>
        <w:br w:type="page"/>
      </w:r>
      <w:r w:rsidRPr="00135D4B" w:rsidR="0008772D">
        <w:rPr>
          <w:b/>
          <w:color w:val="000000" w:themeColor="text1"/>
          <w:sz w:val="25"/>
          <w:szCs w:val="25"/>
          <w:lang w:val="vi-VN"/>
        </w:rPr>
        <w:t xml:space="preserve">Mẫu </w:t>
      </w:r>
      <w:r w:rsidRPr="00135D4B" w:rsidR="00B56B94">
        <w:rPr>
          <w:b/>
          <w:color w:val="000000" w:themeColor="text1"/>
          <w:sz w:val="25"/>
          <w:szCs w:val="25"/>
        </w:rPr>
        <w:t>số 09</w:t>
      </w:r>
      <w:r w:rsidRPr="00135D4B" w:rsidR="008C2B8C">
        <w:rPr>
          <w:b/>
          <w:color w:val="000000" w:themeColor="text1"/>
          <w:sz w:val="25"/>
          <w:szCs w:val="25"/>
          <w:lang w:val="pt-BR"/>
        </w:rPr>
        <w:t xml:space="preserve"> </w:t>
      </w:r>
    </w:p>
    <w:p w:rsidRPr="00135D4B" w:rsidR="00E4585E" w:rsidP="0008772D" w:rsidRDefault="00E4585E" w14:paraId="0D55221C" w14:textId="77777777">
      <w:pPr>
        <w:shd w:val="clear" w:color="auto" w:fill="FFFFFF"/>
        <w:ind w:firstLine="0"/>
        <w:rPr>
          <w:b/>
          <w:color w:val="000000" w:themeColor="text1"/>
          <w:sz w:val="25"/>
          <w:szCs w:val="25"/>
          <w:lang w:val="pt-BR"/>
        </w:rPr>
      </w:pPr>
    </w:p>
    <w:tbl>
      <w:tblPr>
        <w:tblW w:w="9044" w:type="dxa"/>
        <w:jc w:val="center"/>
        <w:tblLayout w:type="fixed"/>
        <w:tblCellMar>
          <w:left w:w="0" w:type="dxa"/>
          <w:right w:w="0" w:type="dxa"/>
        </w:tblCellMar>
        <w:tblLook w:val="0000" w:firstRow="0" w:lastRow="0" w:firstColumn="0" w:lastColumn="0" w:noHBand="0" w:noVBand="0"/>
      </w:tblPr>
      <w:tblGrid>
        <w:gridCol w:w="3402"/>
        <w:gridCol w:w="5642"/>
      </w:tblGrid>
      <w:tr w:rsidRPr="00135D4B" w:rsidR="00135D4B" w:rsidTr="0008772D" w14:paraId="374DB2F4" w14:textId="77777777">
        <w:trPr>
          <w:trHeight w:val="688"/>
          <w:jc w:val="center"/>
        </w:trPr>
        <w:tc>
          <w:tcPr>
            <w:tcW w:w="3402" w:type="dxa"/>
            <w:tcBorders>
              <w:left w:val="nil"/>
              <w:right w:val="nil"/>
            </w:tcBorders>
            <w:shd w:val="clear" w:color="auto" w:fill="FFFFFF"/>
          </w:tcPr>
          <w:p w:rsidRPr="00135D4B" w:rsidR="0008772D" w:rsidP="0008772D" w:rsidRDefault="0008772D" w14:paraId="160A34C9" w14:textId="77777777">
            <w:pPr>
              <w:pStyle w:val="Other0"/>
              <w:shd w:val="clear" w:color="auto" w:fill="auto"/>
              <w:spacing w:after="0" w:line="320" w:lineRule="exact"/>
              <w:ind w:firstLine="0"/>
              <w:jc w:val="center"/>
              <w:rPr>
                <w:rStyle w:val="Other"/>
                <w:bCs/>
                <w:color w:val="000000" w:themeColor="text1"/>
                <w:sz w:val="24"/>
                <w:lang w:val="pt-BR" w:eastAsia="vi-VN"/>
              </w:rPr>
            </w:pPr>
            <w:r w:rsidRPr="00135D4B">
              <w:rPr>
                <w:rStyle w:val="Other"/>
                <w:bCs/>
                <w:color w:val="000000" w:themeColor="text1"/>
                <w:sz w:val="24"/>
                <w:lang w:val="pt-BR" w:eastAsia="vi-VN"/>
              </w:rPr>
              <w:t>TÊN CQ, TC CHỦ QUẢN</w:t>
            </w:r>
            <w:r w:rsidRPr="00135D4B">
              <w:rPr>
                <w:rStyle w:val="FootnoteReference"/>
                <w:bCs/>
                <w:color w:val="000000" w:themeColor="text1"/>
                <w:sz w:val="24"/>
                <w:lang w:eastAsia="vi-VN"/>
              </w:rPr>
              <w:footnoteReference w:id="31"/>
            </w:r>
          </w:p>
          <w:p w:rsidRPr="005B3666" w:rsidR="0008772D" w:rsidP="0008772D" w:rsidRDefault="0008772D" w14:paraId="2097C7BB" w14:textId="77777777">
            <w:pPr>
              <w:pStyle w:val="Other0"/>
              <w:shd w:val="clear" w:color="auto" w:fill="auto"/>
              <w:spacing w:after="0" w:line="320" w:lineRule="exact"/>
              <w:ind w:firstLine="0"/>
              <w:jc w:val="center"/>
              <w:rPr>
                <w:rStyle w:val="Other"/>
                <w:b/>
                <w:bCs/>
                <w:color w:val="000000" w:themeColor="text1"/>
                <w:sz w:val="24"/>
                <w:vertAlign w:val="superscript"/>
                <w:lang w:eastAsia="vi-VN"/>
              </w:rPr>
            </w:pPr>
            <w:r w:rsidRPr="00135D4B">
              <w:rPr>
                <w:rStyle w:val="Other"/>
                <w:b/>
                <w:bCs/>
                <w:color w:val="000000" w:themeColor="text1"/>
                <w:sz w:val="24"/>
                <w:lang w:val="vi-VN" w:eastAsia="vi-VN"/>
              </w:rPr>
              <w:t>.......</w:t>
            </w:r>
            <w:r w:rsidRPr="00135D4B">
              <w:rPr>
                <w:rStyle w:val="FootnoteReference"/>
                <w:b/>
                <w:bCs/>
                <w:color w:val="000000" w:themeColor="text1"/>
                <w:sz w:val="24"/>
                <w:lang w:eastAsia="vi-VN"/>
              </w:rPr>
              <w:footnoteReference w:id="32"/>
            </w:r>
            <w:r w:rsidR="005B3666">
              <w:rPr>
                <w:rStyle w:val="Other"/>
                <w:b/>
                <w:bCs/>
                <w:color w:val="000000" w:themeColor="text1"/>
                <w:sz w:val="24"/>
                <w:lang w:eastAsia="vi-VN"/>
              </w:rPr>
              <w:t>…….</w:t>
            </w:r>
          </w:p>
          <w:p w:rsidRPr="00135D4B" w:rsidR="0008772D" w:rsidP="0008772D" w:rsidRDefault="008404B0" w14:paraId="79D61A0F" w14:textId="77777777">
            <w:pPr>
              <w:pStyle w:val="Other0"/>
              <w:shd w:val="clear" w:color="auto" w:fill="auto"/>
              <w:spacing w:after="0" w:line="320" w:lineRule="exact"/>
              <w:ind w:firstLine="0"/>
              <w:jc w:val="center"/>
              <w:rPr>
                <w:color w:val="000000" w:themeColor="text1"/>
                <w:sz w:val="24"/>
                <w:vertAlign w:val="superscript"/>
              </w:rPr>
            </w:pPr>
            <w:r w:rsidRPr="00135D4B">
              <w:rPr>
                <w:color w:val="000000" w:themeColor="text1"/>
                <w:sz w:val="24"/>
                <w:vertAlign w:val="superscript"/>
              </w:rPr>
              <w:t>________</w:t>
            </w:r>
          </w:p>
        </w:tc>
        <w:tc>
          <w:tcPr>
            <w:tcW w:w="5642" w:type="dxa"/>
            <w:tcBorders>
              <w:left w:val="nil"/>
              <w:right w:val="nil"/>
            </w:tcBorders>
            <w:shd w:val="clear" w:color="auto" w:fill="FFFFFF"/>
          </w:tcPr>
          <w:p w:rsidRPr="00135D4B" w:rsidR="0008772D" w:rsidP="0008772D" w:rsidRDefault="0008772D" w14:paraId="25B2BC71"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08772D" w:rsidP="0008772D" w:rsidRDefault="0008772D" w14:paraId="54F412CA" w14:textId="77777777">
            <w:pPr>
              <w:pStyle w:val="Other0"/>
              <w:shd w:val="clear" w:color="auto" w:fill="auto"/>
              <w:spacing w:after="0" w:line="320" w:lineRule="exact"/>
              <w:ind w:firstLine="142"/>
              <w:jc w:val="center"/>
              <w:rPr>
                <w:rStyle w:val="Other"/>
                <w:b/>
                <w:bCs/>
                <w:color w:val="000000" w:themeColor="text1"/>
                <w:lang w:eastAsia="vi-VN"/>
              </w:rPr>
            </w:pPr>
            <w:r w:rsidRPr="00135D4B">
              <w:rPr>
                <w:rStyle w:val="Other"/>
                <w:b/>
                <w:bCs/>
                <w:color w:val="000000" w:themeColor="text1"/>
                <w:lang w:eastAsia="vi-VN"/>
              </w:rPr>
              <w:t>Độc lập - Tự do - Hạnh phúc</w:t>
            </w:r>
          </w:p>
          <w:p w:rsidRPr="00135D4B" w:rsidR="008404B0" w:rsidP="0008772D" w:rsidRDefault="008404B0" w14:paraId="3281C41F" w14:textId="77777777">
            <w:pPr>
              <w:pStyle w:val="Other0"/>
              <w:shd w:val="clear" w:color="auto" w:fill="auto"/>
              <w:spacing w:after="0" w:line="320" w:lineRule="exact"/>
              <w:ind w:firstLine="142"/>
              <w:jc w:val="center"/>
              <w:rPr>
                <w:color w:val="000000" w:themeColor="text1"/>
                <w:vertAlign w:val="superscript"/>
              </w:rPr>
            </w:pPr>
            <w:r w:rsidRPr="00135D4B">
              <w:rPr>
                <w:color w:val="000000" w:themeColor="text1"/>
                <w:vertAlign w:val="superscript"/>
              </w:rPr>
              <w:t>_________________________________________</w:t>
            </w:r>
          </w:p>
        </w:tc>
      </w:tr>
      <w:tr w:rsidRPr="00135D4B" w:rsidR="00135D4B" w:rsidTr="0008772D" w14:paraId="6E736AB3" w14:textId="77777777">
        <w:trPr>
          <w:trHeight w:val="279"/>
          <w:jc w:val="center"/>
        </w:trPr>
        <w:tc>
          <w:tcPr>
            <w:tcW w:w="3402" w:type="dxa"/>
            <w:tcBorders>
              <w:left w:val="nil"/>
              <w:right w:val="nil"/>
            </w:tcBorders>
            <w:shd w:val="clear" w:color="auto" w:fill="FFFFFF"/>
          </w:tcPr>
          <w:p w:rsidRPr="00135D4B" w:rsidR="0008772D" w:rsidP="0008772D" w:rsidRDefault="0008772D" w14:paraId="3AD6FE60" w14:textId="77777777">
            <w:pPr>
              <w:pStyle w:val="Other0"/>
              <w:shd w:val="clear" w:color="auto" w:fill="auto"/>
              <w:spacing w:after="0" w:line="240" w:lineRule="auto"/>
              <w:ind w:firstLine="0"/>
              <w:jc w:val="center"/>
              <w:rPr>
                <w:rStyle w:val="Other"/>
                <w:bCs/>
                <w:color w:val="000000" w:themeColor="text1"/>
                <w:sz w:val="24"/>
                <w:lang w:eastAsia="vi-VN"/>
              </w:rPr>
            </w:pPr>
          </w:p>
        </w:tc>
        <w:tc>
          <w:tcPr>
            <w:tcW w:w="5642" w:type="dxa"/>
            <w:tcBorders>
              <w:left w:val="nil"/>
              <w:right w:val="nil"/>
            </w:tcBorders>
            <w:shd w:val="clear" w:color="auto" w:fill="FFFFFF"/>
          </w:tcPr>
          <w:p w:rsidRPr="00135D4B" w:rsidR="0008772D" w:rsidP="0008772D" w:rsidRDefault="0008772D" w14:paraId="64E98A81" w14:textId="77777777">
            <w:pPr>
              <w:autoSpaceDE w:val="0"/>
              <w:autoSpaceDN w:val="0"/>
              <w:adjustRightInd w:val="0"/>
              <w:ind w:firstLine="0"/>
              <w:jc w:val="right"/>
              <w:rPr>
                <w:rStyle w:val="Other"/>
                <w:b/>
                <w:bCs/>
                <w:color w:val="000000" w:themeColor="text1"/>
                <w:shd w:val="clear" w:color="auto" w:fill="auto"/>
              </w:rPr>
            </w:pPr>
            <w:r w:rsidRPr="00135D4B">
              <w:rPr>
                <w:rStyle w:val="Other"/>
                <w:i/>
                <w:iCs/>
                <w:color w:val="000000" w:themeColor="text1"/>
                <w:lang w:val="vi-VN" w:eastAsia="vi-VN"/>
              </w:rPr>
              <w:t>..........</w:t>
            </w:r>
            <w:r w:rsidRPr="00135D4B">
              <w:rPr>
                <w:rStyle w:val="FootnoteReference"/>
                <w:i/>
                <w:iCs/>
                <w:color w:val="000000" w:themeColor="text1"/>
                <w:lang w:eastAsia="vi-VN"/>
              </w:rPr>
              <w:t xml:space="preserve"> </w:t>
            </w:r>
            <w:r w:rsidRPr="00135D4B">
              <w:rPr>
                <w:rStyle w:val="FootnoteReference"/>
                <w:i/>
                <w:iCs/>
                <w:color w:val="000000" w:themeColor="text1"/>
                <w:lang w:eastAsia="vi-VN"/>
              </w:rPr>
              <w:footnoteReference w:id="33"/>
            </w:r>
            <w:r w:rsidRPr="00135D4B">
              <w:rPr>
                <w:rStyle w:val="Other"/>
                <w:i/>
                <w:iCs/>
                <w:color w:val="000000" w:themeColor="text1"/>
                <w:lang w:val="vi-VN" w:eastAsia="vi-VN"/>
              </w:rPr>
              <w:t>........</w:t>
            </w:r>
            <w:r w:rsidRPr="00135D4B">
              <w:rPr>
                <w:rStyle w:val="Other"/>
                <w:i/>
                <w:iCs/>
                <w:color w:val="000000" w:themeColor="text1"/>
                <w:lang w:eastAsia="vi-VN"/>
              </w:rPr>
              <w:t>.....,</w:t>
            </w:r>
            <w:r w:rsidRPr="00135D4B">
              <w:rPr>
                <w:rStyle w:val="Other"/>
                <w:i/>
                <w:iCs/>
                <w:color w:val="000000" w:themeColor="text1"/>
                <w:vertAlign w:val="superscript"/>
                <w:lang w:eastAsia="vi-VN"/>
              </w:rPr>
              <w:t xml:space="preserve"> </w:t>
            </w:r>
            <w:r w:rsidRPr="00135D4B">
              <w:rPr>
                <w:rStyle w:val="Other"/>
                <w:i/>
                <w:iCs/>
                <w:color w:val="000000" w:themeColor="text1"/>
                <w:lang w:eastAsia="vi-VN"/>
              </w:rPr>
              <w:t>ngày... tháng</w:t>
            </w:r>
            <w:r w:rsidRPr="00135D4B" w:rsidR="008404B0">
              <w:rPr>
                <w:rStyle w:val="Other"/>
                <w:i/>
                <w:iCs/>
                <w:color w:val="000000" w:themeColor="text1"/>
                <w:lang w:eastAsia="vi-VN"/>
              </w:rPr>
              <w:t>….</w:t>
            </w:r>
            <w:r w:rsidRPr="00135D4B">
              <w:rPr>
                <w:rStyle w:val="Other"/>
                <w:i/>
                <w:iCs/>
                <w:color w:val="000000" w:themeColor="text1"/>
                <w:lang w:eastAsia="vi-VN"/>
              </w:rPr>
              <w:t>.. năm..</w:t>
            </w:r>
            <w:r w:rsidRPr="00135D4B">
              <w:rPr>
                <w:rStyle w:val="Other"/>
                <w:i/>
                <w:iCs/>
                <w:color w:val="000000" w:themeColor="text1"/>
                <w:lang w:val="vi-VN" w:eastAsia="vi-VN"/>
              </w:rPr>
              <w:t>.........</w:t>
            </w:r>
          </w:p>
        </w:tc>
      </w:tr>
    </w:tbl>
    <w:p w:rsidRPr="00135D4B" w:rsidR="0008772D" w:rsidP="00C83DDB" w:rsidRDefault="0008772D" w14:paraId="5CD14E2F" w14:textId="77777777">
      <w:pPr>
        <w:autoSpaceDE w:val="0"/>
        <w:autoSpaceDN w:val="0"/>
        <w:adjustRightInd w:val="0"/>
        <w:spacing w:before="60" w:after="60"/>
        <w:ind w:firstLine="0"/>
        <w:jc w:val="center"/>
        <w:rPr>
          <w:b/>
          <w:bCs/>
          <w:color w:val="000000" w:themeColor="text1"/>
          <w:sz w:val="26"/>
          <w:szCs w:val="26"/>
        </w:rPr>
      </w:pPr>
    </w:p>
    <w:p w:rsidRPr="00135D4B" w:rsidR="0008772D" w:rsidP="00C83DDB" w:rsidRDefault="0008772D" w14:paraId="64B15656" w14:textId="77777777">
      <w:pPr>
        <w:shd w:val="clear" w:color="auto" w:fill="FFFFFF"/>
        <w:spacing w:before="60" w:after="60"/>
        <w:ind w:firstLine="0"/>
        <w:jc w:val="center"/>
        <w:rPr>
          <w:b/>
          <w:bCs/>
          <w:color w:val="000000" w:themeColor="text1"/>
          <w:sz w:val="26"/>
          <w:szCs w:val="26"/>
        </w:rPr>
      </w:pPr>
      <w:r w:rsidRPr="00135D4B">
        <w:rPr>
          <w:b/>
          <w:bCs/>
          <w:color w:val="000000" w:themeColor="text1"/>
          <w:sz w:val="26"/>
          <w:szCs w:val="26"/>
        </w:rPr>
        <w:t>ĐỀ NGHỊ</w:t>
      </w:r>
    </w:p>
    <w:p w:rsidRPr="00135D4B" w:rsidR="00C83DDB" w:rsidP="00C83DDB" w:rsidRDefault="0008772D" w14:paraId="024A055A" w14:textId="77777777">
      <w:pPr>
        <w:autoSpaceDE w:val="0"/>
        <w:autoSpaceDN w:val="0"/>
        <w:adjustRightInd w:val="0"/>
        <w:spacing w:before="60" w:after="60"/>
        <w:ind w:firstLine="0"/>
        <w:jc w:val="center"/>
        <w:rPr>
          <w:b/>
          <w:bCs/>
          <w:color w:val="000000" w:themeColor="text1"/>
          <w:sz w:val="26"/>
          <w:szCs w:val="26"/>
        </w:rPr>
      </w:pPr>
      <w:r w:rsidRPr="00135D4B">
        <w:rPr>
          <w:b/>
          <w:bCs/>
          <w:color w:val="000000" w:themeColor="text1"/>
          <w:sz w:val="26"/>
          <w:szCs w:val="26"/>
        </w:rPr>
        <w:t>Dừng hoạt động cai nghiện ma túy</w:t>
      </w:r>
    </w:p>
    <w:p w:rsidR="008404B0" w:rsidP="00C83DDB" w:rsidRDefault="00C671CB" w14:paraId="6CBBF495" w14:textId="77777777">
      <w:pPr>
        <w:autoSpaceDE w:val="0"/>
        <w:autoSpaceDN w:val="0"/>
        <w:adjustRightInd w:val="0"/>
        <w:spacing w:before="60" w:after="60"/>
        <w:jc w:val="center"/>
        <w:rPr>
          <w:bCs/>
          <w:color w:val="000000" w:themeColor="text1"/>
          <w:sz w:val="26"/>
          <w:szCs w:val="26"/>
        </w:rPr>
      </w:pPr>
      <w:r>
        <w:rPr>
          <w:bCs/>
          <w:noProof/>
          <w:color w:val="000000" w:themeColor="text1"/>
          <w:sz w:val="26"/>
          <w:szCs w:val="26"/>
        </w:rPr>
        <mc:AlternateContent>
          <mc:Choice Requires="wps">
            <w:drawing>
              <wp:anchor distT="0" distB="0" distL="114300" distR="114300" simplePos="0" relativeHeight="251943936" behindDoc="0" locked="0" layoutInCell="1" allowOverlap="1" wp14:anchorId="6649AC1F" wp14:editId="3890C9D9">
                <wp:simplePos x="0" y="0"/>
                <wp:positionH relativeFrom="column">
                  <wp:posOffset>2296160</wp:posOffset>
                </wp:positionH>
                <wp:positionV relativeFrom="paragraph">
                  <wp:posOffset>53340</wp:posOffset>
                </wp:positionV>
                <wp:extent cx="1174750" cy="0"/>
                <wp:effectExtent l="0" t="0" r="0" b="0"/>
                <wp:wrapNone/>
                <wp:docPr id="100799418" name="Straight Connector 39"/>
                <wp:cNvGraphicFramePr/>
                <a:graphic xmlns:a="http://schemas.openxmlformats.org/drawingml/2006/main">
                  <a:graphicData uri="http://schemas.microsoft.com/office/word/2010/wordprocessingShape">
                    <wps:wsp>
                      <wps:cNvCnPr/>
                      <wps:spPr>
                        <a:xfrm>
                          <a:off x="0" y="0"/>
                          <a:ext cx="1174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4936A77D">
              <v:line id="Straight Connector 39" style="position:absolute;z-index:25194393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80.8pt,4.2pt" to="273.3pt,4.2pt" w14:anchorId="1B227C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"/>
            </w:pict>
          </mc:Fallback>
        </mc:AlternateContent>
      </w:r>
    </w:p>
    <w:p w:rsidRPr="00135D4B" w:rsidR="00C671CB" w:rsidP="00C83DDB" w:rsidRDefault="00C671CB" w14:paraId="01A2DC64" w14:textId="77777777">
      <w:pPr>
        <w:autoSpaceDE w:val="0"/>
        <w:autoSpaceDN w:val="0"/>
        <w:adjustRightInd w:val="0"/>
        <w:spacing w:before="60" w:after="60"/>
        <w:jc w:val="center"/>
        <w:rPr>
          <w:bCs/>
          <w:color w:val="000000" w:themeColor="text1"/>
          <w:sz w:val="26"/>
          <w:szCs w:val="26"/>
        </w:rPr>
      </w:pPr>
    </w:p>
    <w:p w:rsidRPr="00135D4B" w:rsidR="0008772D" w:rsidP="00C83DDB" w:rsidRDefault="0008772D" w14:paraId="5FED8DDE" w14:textId="77777777">
      <w:pPr>
        <w:autoSpaceDE w:val="0"/>
        <w:autoSpaceDN w:val="0"/>
        <w:adjustRightInd w:val="0"/>
        <w:spacing w:before="60" w:after="60"/>
        <w:jc w:val="center"/>
        <w:rPr>
          <w:bCs/>
          <w:color w:val="000000" w:themeColor="text1"/>
          <w:sz w:val="26"/>
          <w:szCs w:val="26"/>
        </w:rPr>
      </w:pPr>
      <w:r w:rsidRPr="00135D4B">
        <w:rPr>
          <w:bCs/>
          <w:color w:val="000000" w:themeColor="text1"/>
          <w:sz w:val="26"/>
          <w:szCs w:val="26"/>
        </w:rPr>
        <w:t xml:space="preserve">Kính gửi: </w:t>
      </w:r>
      <w:r w:rsidRPr="00135D4B" w:rsidR="00D30CCF">
        <w:rPr>
          <w:bCs/>
          <w:color w:val="000000" w:themeColor="text1"/>
          <w:sz w:val="26"/>
          <w:szCs w:val="26"/>
        </w:rPr>
        <w:t>Giám đốc Công an</w:t>
      </w:r>
      <w:r w:rsidRPr="00135D4B">
        <w:rPr>
          <w:bCs/>
          <w:color w:val="000000" w:themeColor="text1"/>
          <w:sz w:val="26"/>
          <w:szCs w:val="26"/>
        </w:rPr>
        <w:t>………</w:t>
      </w:r>
      <w:r w:rsidRPr="00135D4B" w:rsidR="00E46044">
        <w:rPr>
          <w:rStyle w:val="FootnoteReference"/>
          <w:bCs/>
          <w:color w:val="000000" w:themeColor="text1"/>
          <w:sz w:val="26"/>
          <w:szCs w:val="26"/>
        </w:rPr>
        <w:footnoteReference w:id="34"/>
      </w:r>
      <w:r w:rsidRPr="00135D4B">
        <w:rPr>
          <w:bCs/>
          <w:color w:val="000000" w:themeColor="text1"/>
          <w:sz w:val="26"/>
          <w:szCs w:val="26"/>
        </w:rPr>
        <w:t>………</w:t>
      </w:r>
    </w:p>
    <w:p w:rsidRPr="00135D4B" w:rsidR="0008772D" w:rsidP="00C83DDB" w:rsidRDefault="0008772D" w14:paraId="37685790" w14:textId="77777777">
      <w:pPr>
        <w:autoSpaceDE w:val="0"/>
        <w:autoSpaceDN w:val="0"/>
        <w:adjustRightInd w:val="0"/>
        <w:spacing w:before="60" w:after="60"/>
        <w:rPr>
          <w:bCs/>
          <w:color w:val="000000" w:themeColor="text1"/>
          <w:sz w:val="26"/>
          <w:szCs w:val="26"/>
        </w:rPr>
      </w:pPr>
    </w:p>
    <w:p w:rsidRPr="00135D4B" w:rsidR="00E46044" w:rsidP="00C83DDB" w:rsidRDefault="00C83DDB" w14:paraId="38F4136B" w14:textId="77777777">
      <w:pPr>
        <w:autoSpaceDE w:val="0"/>
        <w:autoSpaceDN w:val="0"/>
        <w:adjustRightInd w:val="0"/>
        <w:spacing w:before="60" w:after="60"/>
        <w:ind w:firstLine="709"/>
        <w:rPr>
          <w:color w:val="000000" w:themeColor="text1"/>
          <w:sz w:val="26"/>
          <w:szCs w:val="26"/>
          <w:lang w:val="vi-VN"/>
        </w:rPr>
      </w:pPr>
      <w:r w:rsidRPr="00135D4B">
        <w:rPr>
          <w:b/>
          <w:color w:val="000000" w:themeColor="text1"/>
          <w:sz w:val="26"/>
          <w:szCs w:val="26"/>
        </w:rPr>
        <w:t>1.</w:t>
      </w:r>
      <w:r w:rsidRPr="00135D4B">
        <w:rPr>
          <w:color w:val="000000" w:themeColor="text1"/>
          <w:sz w:val="26"/>
          <w:szCs w:val="26"/>
        </w:rPr>
        <w:t xml:space="preserve"> </w:t>
      </w:r>
      <w:r w:rsidRPr="00135D4B">
        <w:rPr>
          <w:color w:val="000000" w:themeColor="text1"/>
          <w:sz w:val="26"/>
          <w:szCs w:val="26"/>
          <w:lang w:val="vi-VN"/>
        </w:rPr>
        <w:t>…………………</w:t>
      </w:r>
      <w:r w:rsidRPr="00135D4B">
        <w:rPr>
          <w:color w:val="000000" w:themeColor="text1"/>
          <w:sz w:val="26"/>
          <w:szCs w:val="26"/>
          <w:vertAlign w:val="superscript"/>
        </w:rPr>
        <w:t>2</w:t>
      </w:r>
      <w:r w:rsidRPr="00135D4B">
        <w:rPr>
          <w:color w:val="000000" w:themeColor="text1"/>
          <w:sz w:val="26"/>
          <w:szCs w:val="26"/>
          <w:lang w:val="vi-VN"/>
        </w:rPr>
        <w:t>………………………</w:t>
      </w:r>
      <w:r w:rsidRPr="00135D4B">
        <w:rPr>
          <w:color w:val="000000" w:themeColor="text1"/>
          <w:sz w:val="26"/>
          <w:szCs w:val="26"/>
        </w:rPr>
        <w:t xml:space="preserve">; </w:t>
      </w:r>
      <w:r w:rsidRPr="00135D4B" w:rsidR="00E46044">
        <w:rPr>
          <w:color w:val="000000" w:themeColor="text1"/>
          <w:sz w:val="26"/>
          <w:szCs w:val="26"/>
          <w:lang w:val="vi-VN"/>
        </w:rPr>
        <w:t xml:space="preserve">Giấy phép hoạt động </w:t>
      </w:r>
      <w:r w:rsidRPr="00135D4B" w:rsidR="00E46044">
        <w:rPr>
          <w:color w:val="000000" w:themeColor="text1"/>
          <w:sz w:val="26"/>
          <w:szCs w:val="26"/>
        </w:rPr>
        <w:t>cai nghiện số: ……/</w:t>
      </w:r>
      <w:r w:rsidRPr="00135D4B" w:rsidR="00E46044">
        <w:rPr>
          <w:color w:val="000000" w:themeColor="text1"/>
          <w:sz w:val="26"/>
          <w:szCs w:val="26"/>
          <w:lang w:val="vi-VN"/>
        </w:rPr>
        <w:t>GP-HĐCNMT, cấp ngày</w:t>
      </w:r>
      <w:proofErr w:type="gramStart"/>
      <w:r w:rsidRPr="00135D4B" w:rsidR="00E46044">
        <w:rPr>
          <w:color w:val="000000" w:themeColor="text1"/>
          <w:sz w:val="26"/>
          <w:szCs w:val="26"/>
          <w:lang w:val="vi-VN"/>
        </w:rPr>
        <w:t xml:space="preserve"> </w:t>
      </w:r>
      <w:r w:rsidRPr="00135D4B" w:rsidR="00E46044">
        <w:rPr>
          <w:color w:val="000000" w:themeColor="text1"/>
          <w:sz w:val="26"/>
          <w:szCs w:val="26"/>
        </w:rPr>
        <w:t>..</w:t>
      </w:r>
      <w:proofErr w:type="gramEnd"/>
      <w:r w:rsidRPr="00135D4B" w:rsidR="00E46044">
        <w:rPr>
          <w:color w:val="000000" w:themeColor="text1"/>
          <w:sz w:val="26"/>
          <w:szCs w:val="26"/>
          <w:lang w:val="vi-VN"/>
        </w:rPr>
        <w:t>…</w:t>
      </w:r>
      <w:proofErr w:type="gramStart"/>
      <w:r w:rsidRPr="00135D4B" w:rsidR="00E46044">
        <w:rPr>
          <w:color w:val="000000" w:themeColor="text1"/>
          <w:sz w:val="26"/>
          <w:szCs w:val="26"/>
        </w:rPr>
        <w:t>/..</w:t>
      </w:r>
      <w:proofErr w:type="gramEnd"/>
      <w:r w:rsidRPr="00135D4B" w:rsidR="00E46044">
        <w:rPr>
          <w:color w:val="000000" w:themeColor="text1"/>
          <w:sz w:val="26"/>
          <w:szCs w:val="26"/>
          <w:lang w:val="vi-VN"/>
        </w:rPr>
        <w:t>…</w:t>
      </w:r>
      <w:r w:rsidRPr="00135D4B" w:rsidR="00E46044">
        <w:rPr>
          <w:color w:val="000000" w:themeColor="text1"/>
          <w:sz w:val="26"/>
          <w:szCs w:val="26"/>
        </w:rPr>
        <w:t>/………</w:t>
      </w:r>
      <w:r w:rsidRPr="00135D4B" w:rsidR="00E46044">
        <w:rPr>
          <w:color w:val="000000" w:themeColor="text1"/>
          <w:sz w:val="26"/>
          <w:szCs w:val="26"/>
          <w:lang w:val="vi-VN"/>
        </w:rPr>
        <w:t>. tại ......................................</w:t>
      </w:r>
    </w:p>
    <w:p w:rsidRPr="00135D4B" w:rsidR="00C83DDB" w:rsidP="00C83DDB" w:rsidRDefault="00C83DDB" w14:paraId="0699BD20" w14:textId="77777777">
      <w:pPr>
        <w:spacing w:after="120"/>
        <w:rPr>
          <w:color w:val="000000" w:themeColor="text1"/>
          <w:sz w:val="26"/>
          <w:szCs w:val="26"/>
          <w:lang w:val="vi-VN"/>
        </w:rPr>
      </w:pPr>
      <w:r w:rsidRPr="00135D4B">
        <w:rPr>
          <w:color w:val="000000" w:themeColor="text1"/>
          <w:sz w:val="26"/>
          <w:szCs w:val="26"/>
          <w:lang w:val="vi-VN"/>
        </w:rPr>
        <w:t>Địa chỉ trụ sở chính: ..........................................................................................</w:t>
      </w:r>
    </w:p>
    <w:p w:rsidR="00C83DDB" w:rsidP="00C83DDB" w:rsidRDefault="00C83DDB" w14:paraId="52F93284" w14:textId="77777777">
      <w:pPr>
        <w:spacing w:after="120"/>
        <w:rPr>
          <w:color w:val="000000" w:themeColor="text1"/>
          <w:sz w:val="26"/>
          <w:szCs w:val="26"/>
        </w:rPr>
      </w:pPr>
      <w:r w:rsidRPr="00135D4B">
        <w:rPr>
          <w:color w:val="000000" w:themeColor="text1"/>
          <w:sz w:val="26"/>
          <w:szCs w:val="26"/>
          <w:lang w:val="vi-VN"/>
        </w:rPr>
        <w:t>Người đại diện theo pháp luật: ........................................................................</w:t>
      </w:r>
    </w:p>
    <w:p w:rsidRPr="00C671CB" w:rsidR="00C671CB" w:rsidP="00C671CB" w:rsidRDefault="00C671CB" w14:paraId="3D13CD24" w14:textId="77777777">
      <w:pPr>
        <w:spacing w:after="120"/>
        <w:rPr>
          <w:color w:val="000000" w:themeColor="text1"/>
          <w:sz w:val="26"/>
          <w:szCs w:val="26"/>
        </w:rPr>
      </w:pPr>
      <w:r w:rsidRPr="00C671CB">
        <w:rPr>
          <w:color w:val="000000" w:themeColor="text1"/>
          <w:sz w:val="26"/>
          <w:szCs w:val="26"/>
        </w:rPr>
        <w:t>Số CC/CCCD/CMND/</w:t>
      </w:r>
      <w:proofErr w:type="gramStart"/>
      <w:r w:rsidRPr="00C671CB">
        <w:rPr>
          <w:color w:val="000000" w:themeColor="text1"/>
          <w:sz w:val="26"/>
          <w:szCs w:val="26"/>
        </w:rPr>
        <w:t>HC:.................................</w:t>
      </w:r>
      <w:proofErr w:type="gramEnd"/>
      <w:r w:rsidRPr="00C671CB">
        <w:rPr>
          <w:color w:val="000000" w:themeColor="text1"/>
          <w:sz w:val="26"/>
          <w:szCs w:val="26"/>
        </w:rPr>
        <w:t xml:space="preserve">Ngày cấp: </w:t>
      </w:r>
      <w:proofErr w:type="gramStart"/>
      <w:r w:rsidRPr="00C671CB">
        <w:rPr>
          <w:color w:val="000000" w:themeColor="text1"/>
          <w:sz w:val="26"/>
          <w:szCs w:val="26"/>
        </w:rPr>
        <w:t>…..</w:t>
      </w:r>
      <w:proofErr w:type="gramEnd"/>
      <w:r w:rsidRPr="00C671CB">
        <w:rPr>
          <w:color w:val="000000" w:themeColor="text1"/>
          <w:sz w:val="26"/>
          <w:szCs w:val="26"/>
        </w:rPr>
        <w:t xml:space="preserve">/.........../..............; </w:t>
      </w:r>
    </w:p>
    <w:p w:rsidRPr="00C671CB" w:rsidR="00C671CB" w:rsidP="00C671CB" w:rsidRDefault="00C671CB" w14:paraId="3BB1BA17" w14:textId="77777777">
      <w:pPr>
        <w:spacing w:after="120"/>
        <w:rPr>
          <w:color w:val="000000" w:themeColor="text1"/>
          <w:sz w:val="26"/>
          <w:szCs w:val="26"/>
        </w:rPr>
      </w:pPr>
      <w:r w:rsidRPr="00C671CB">
        <w:rPr>
          <w:color w:val="000000" w:themeColor="text1"/>
          <w:sz w:val="26"/>
          <w:szCs w:val="26"/>
        </w:rPr>
        <w:t>Nơi cấp: …………….............................................................................................</w:t>
      </w:r>
    </w:p>
    <w:p w:rsidRPr="00135D4B" w:rsidR="00C83DDB" w:rsidP="00C83DDB" w:rsidRDefault="00C83DDB" w14:paraId="2C3CE04B" w14:textId="77777777">
      <w:pPr>
        <w:spacing w:after="120"/>
        <w:rPr>
          <w:color w:val="000000" w:themeColor="text1"/>
          <w:sz w:val="26"/>
          <w:szCs w:val="26"/>
          <w:lang w:val="vi-VN"/>
        </w:rPr>
      </w:pPr>
      <w:r w:rsidRPr="00135D4B">
        <w:rPr>
          <w:color w:val="000000" w:themeColor="text1"/>
          <w:sz w:val="26"/>
          <w:szCs w:val="26"/>
          <w:lang w:val="vi-VN"/>
        </w:rPr>
        <w:t xml:space="preserve">Chức </w:t>
      </w:r>
      <w:r w:rsidR="00C671CB">
        <w:rPr>
          <w:color w:val="000000" w:themeColor="text1"/>
          <w:sz w:val="26"/>
          <w:szCs w:val="26"/>
        </w:rPr>
        <w:t>vụ</w:t>
      </w:r>
      <w:r w:rsidRPr="00135D4B">
        <w:rPr>
          <w:color w:val="000000" w:themeColor="text1"/>
          <w:sz w:val="26"/>
          <w:szCs w:val="26"/>
          <w:lang w:val="vi-VN"/>
        </w:rPr>
        <w:t>: ....................</w:t>
      </w:r>
      <w:r w:rsidRPr="00135D4B" w:rsidR="008C2B8C">
        <w:rPr>
          <w:color w:val="000000" w:themeColor="text1"/>
          <w:sz w:val="26"/>
          <w:szCs w:val="26"/>
          <w:lang w:val="vi-VN"/>
        </w:rPr>
        <w:t>...............................</w:t>
      </w:r>
      <w:r w:rsidRPr="00135D4B">
        <w:rPr>
          <w:color w:val="000000" w:themeColor="text1"/>
          <w:sz w:val="26"/>
          <w:szCs w:val="26"/>
          <w:lang w:val="vi-VN"/>
        </w:rPr>
        <w:t>.........................................................</w:t>
      </w:r>
    </w:p>
    <w:p w:rsidRPr="00135D4B" w:rsidR="00CE0A93" w:rsidP="00C83DDB" w:rsidRDefault="00C83DDB" w14:paraId="36757237" w14:textId="77777777">
      <w:pPr>
        <w:shd w:val="clear" w:color="auto" w:fill="FFFFFF"/>
        <w:spacing w:before="60" w:after="60"/>
        <w:rPr>
          <w:color w:val="000000" w:themeColor="text1"/>
          <w:sz w:val="26"/>
          <w:szCs w:val="26"/>
          <w:lang w:val="vi-VN"/>
        </w:rPr>
      </w:pPr>
      <w:r w:rsidRPr="00135D4B">
        <w:rPr>
          <w:b/>
          <w:color w:val="000000" w:themeColor="text1"/>
          <w:sz w:val="26"/>
          <w:szCs w:val="26"/>
          <w:lang w:val="vi-VN"/>
        </w:rPr>
        <w:t>2</w:t>
      </w:r>
      <w:r w:rsidRPr="00135D4B" w:rsidR="00EB2D71">
        <w:rPr>
          <w:b/>
          <w:color w:val="000000" w:themeColor="text1"/>
          <w:sz w:val="26"/>
          <w:szCs w:val="26"/>
          <w:lang w:val="vi-VN"/>
        </w:rPr>
        <w:t>.</w:t>
      </w:r>
      <w:r w:rsidRPr="00135D4B" w:rsidR="00EB2D71">
        <w:rPr>
          <w:color w:val="000000" w:themeColor="text1"/>
          <w:sz w:val="26"/>
          <w:szCs w:val="26"/>
          <w:lang w:val="vi-VN"/>
        </w:rPr>
        <w:t xml:space="preserve"> Đề nghị dừng hoạt động cai nghiện ma túy</w:t>
      </w:r>
      <w:r w:rsidRPr="00135D4B" w:rsidR="00CE0A93">
        <w:rPr>
          <w:color w:val="000000" w:themeColor="text1"/>
          <w:sz w:val="26"/>
          <w:szCs w:val="26"/>
          <w:lang w:val="vi-VN"/>
        </w:rPr>
        <w:t xml:space="preserve"> từ ngày: </w:t>
      </w:r>
      <w:r w:rsidRPr="00135D4B" w:rsidR="00F84831">
        <w:rPr>
          <w:color w:val="000000" w:themeColor="text1"/>
          <w:sz w:val="26"/>
          <w:szCs w:val="26"/>
          <w:lang w:val="pt-BR"/>
        </w:rPr>
        <w:t>...</w:t>
      </w:r>
      <w:r w:rsidRPr="00135D4B" w:rsidR="00CE0A93">
        <w:rPr>
          <w:color w:val="000000" w:themeColor="text1"/>
          <w:sz w:val="26"/>
          <w:szCs w:val="26"/>
          <w:lang w:val="vi-VN"/>
        </w:rPr>
        <w:t>...</w:t>
      </w:r>
      <w:r w:rsidRPr="00135D4B" w:rsidR="00F84831">
        <w:rPr>
          <w:color w:val="000000" w:themeColor="text1"/>
          <w:sz w:val="26"/>
          <w:szCs w:val="26"/>
          <w:lang w:val="pt-BR"/>
        </w:rPr>
        <w:t>../..</w:t>
      </w:r>
      <w:r w:rsidRPr="00135D4B" w:rsidR="00CE0A93">
        <w:rPr>
          <w:color w:val="000000" w:themeColor="text1"/>
          <w:sz w:val="26"/>
          <w:szCs w:val="26"/>
          <w:lang w:val="vi-VN"/>
        </w:rPr>
        <w:t>.</w:t>
      </w:r>
      <w:r w:rsidRPr="00135D4B" w:rsidR="00F84831">
        <w:rPr>
          <w:color w:val="000000" w:themeColor="text1"/>
          <w:sz w:val="26"/>
          <w:szCs w:val="26"/>
          <w:lang w:val="pt-BR"/>
        </w:rPr>
        <w:t>.../......</w:t>
      </w:r>
      <w:r w:rsidRPr="00135D4B" w:rsidR="00CE0A93">
        <w:rPr>
          <w:color w:val="000000" w:themeColor="text1"/>
          <w:sz w:val="26"/>
          <w:szCs w:val="26"/>
          <w:lang w:val="vi-VN"/>
        </w:rPr>
        <w:t>..................</w:t>
      </w:r>
    </w:p>
    <w:p w:rsidRPr="00135D4B" w:rsidR="00EB2D71" w:rsidP="00C83DDB" w:rsidRDefault="00F84831" w14:paraId="52AB8112" w14:textId="77777777">
      <w:pPr>
        <w:shd w:val="clear" w:color="auto" w:fill="FFFFFF"/>
        <w:spacing w:before="60" w:after="60"/>
        <w:rPr>
          <w:color w:val="000000" w:themeColor="text1"/>
          <w:sz w:val="26"/>
          <w:szCs w:val="26"/>
          <w:lang w:val="vi-VN"/>
        </w:rPr>
      </w:pPr>
      <w:r w:rsidRPr="00135D4B">
        <w:rPr>
          <w:b/>
          <w:color w:val="000000" w:themeColor="text1"/>
          <w:sz w:val="26"/>
          <w:szCs w:val="26"/>
          <w:lang w:val="vi-VN"/>
        </w:rPr>
        <w:t>3. Lý do:…………………………………………………………………………</w:t>
      </w:r>
    </w:p>
    <w:p w:rsidRPr="00135D4B" w:rsidR="00EB2D71" w:rsidP="00C83DDB" w:rsidRDefault="00EB2D71" w14:paraId="18836842" w14:textId="77777777">
      <w:pPr>
        <w:shd w:val="clear" w:color="auto" w:fill="FFFFFF"/>
        <w:spacing w:before="60" w:after="60"/>
        <w:rPr>
          <w:color w:val="000000" w:themeColor="text1"/>
          <w:sz w:val="26"/>
          <w:szCs w:val="26"/>
          <w:lang w:val="vi-VN"/>
        </w:rPr>
      </w:pPr>
      <w:r w:rsidRPr="00135D4B">
        <w:rPr>
          <w:color w:val="000000" w:themeColor="text1"/>
          <w:sz w:val="26"/>
          <w:szCs w:val="26"/>
          <w:lang w:val="vi-VN"/>
        </w:rPr>
        <w:t>…………………………………………………………</w:t>
      </w:r>
      <w:r w:rsidRPr="00135D4B" w:rsidR="00F84831">
        <w:rPr>
          <w:color w:val="000000" w:themeColor="text1"/>
          <w:sz w:val="26"/>
          <w:szCs w:val="26"/>
          <w:lang w:val="vi-VN"/>
        </w:rPr>
        <w:t>…</w:t>
      </w:r>
      <w:r w:rsidRPr="00135D4B">
        <w:rPr>
          <w:color w:val="000000" w:themeColor="text1"/>
          <w:sz w:val="26"/>
          <w:szCs w:val="26"/>
          <w:lang w:val="vi-VN"/>
        </w:rPr>
        <w:t>………………………</w:t>
      </w:r>
    </w:p>
    <w:p w:rsidRPr="00135D4B" w:rsidR="00EB2D71" w:rsidP="62ADB3FA" w:rsidRDefault="00EB2D71" w14:paraId="044361DB" w14:textId="77777777">
      <w:pPr>
        <w:shd w:val="clear" w:color="auto" w:fill="FFFFFF" w:themeFill="background1"/>
        <w:spacing w:before="60" w:after="60"/>
        <w:rPr>
          <w:color w:val="000000" w:themeColor="text1"/>
          <w:sz w:val="26"/>
          <w:szCs w:val="26"/>
          <w:lang w:val="en-US"/>
        </w:rPr>
      </w:pPr>
      <w:r w:rsidRPr="62ADB3FA" w:rsidR="00EB2D71">
        <w:rPr>
          <w:color w:val="000000" w:themeColor="text1" w:themeTint="FF" w:themeShade="FF"/>
          <w:sz w:val="26"/>
          <w:szCs w:val="26"/>
          <w:lang w:val="en-US"/>
        </w:rPr>
        <w:t xml:space="preserve">Cơ sở </w:t>
      </w:r>
      <w:r w:rsidRPr="62ADB3FA" w:rsidR="00F84831">
        <w:rPr>
          <w:color w:val="000000" w:themeColor="text1" w:themeTint="FF" w:themeShade="FF"/>
          <w:sz w:val="26"/>
          <w:szCs w:val="26"/>
          <w:lang w:val="en-US"/>
        </w:rPr>
        <w:t>……</w:t>
      </w:r>
      <w:r w:rsidRPr="62ADB3FA" w:rsidR="00EB2D71">
        <w:rPr>
          <w:color w:val="000000" w:themeColor="text1" w:themeTint="FF" w:themeShade="FF"/>
          <w:sz w:val="26"/>
          <w:szCs w:val="26"/>
          <w:lang w:val="en-US"/>
        </w:rPr>
        <w:t>…</w:t>
      </w:r>
      <w:r w:rsidRPr="62ADB3FA" w:rsidR="00F84831">
        <w:rPr>
          <w:color w:val="000000" w:themeColor="text1" w:themeTint="FF" w:themeShade="FF"/>
          <w:sz w:val="26"/>
          <w:szCs w:val="26"/>
          <w:vertAlign w:val="superscript"/>
          <w:lang w:val="en-US"/>
        </w:rPr>
        <w:t>2</w:t>
      </w:r>
      <w:r w:rsidRPr="62ADB3FA" w:rsidR="00EB2D71">
        <w:rPr>
          <w:color w:val="000000" w:themeColor="text1" w:themeTint="FF" w:themeShade="FF"/>
          <w:sz w:val="26"/>
          <w:szCs w:val="26"/>
          <w:lang w:val="en-US"/>
        </w:rPr>
        <w:t xml:space="preserve">………… </w:t>
      </w:r>
      <w:r w:rsidRPr="62ADB3FA" w:rsidR="00F84831">
        <w:rPr>
          <w:color w:val="000000" w:themeColor="text1" w:themeTint="FF" w:themeShade="FF"/>
          <w:sz w:val="26"/>
          <w:szCs w:val="26"/>
          <w:lang w:val="en-US"/>
        </w:rPr>
        <w:t xml:space="preserve">………….. </w:t>
      </w:r>
      <w:r w:rsidRPr="62ADB3FA" w:rsidR="00EB2D71">
        <w:rPr>
          <w:color w:val="000000" w:themeColor="text1" w:themeTint="FF" w:themeShade="FF"/>
          <w:sz w:val="26"/>
          <w:szCs w:val="26"/>
          <w:lang w:val="en-US"/>
        </w:rPr>
        <w:t xml:space="preserve">cam kết thực hiện đầy đủ trách nhiệm theo quy định </w:t>
      </w:r>
      <w:r w:rsidRPr="62ADB3FA" w:rsidR="00F84831">
        <w:rPr>
          <w:color w:val="000000" w:themeColor="text1" w:themeTint="FF" w:themeShade="FF"/>
          <w:sz w:val="26"/>
          <w:szCs w:val="26"/>
          <w:lang w:val="en-US"/>
        </w:rPr>
        <w:t>của pháp luật</w:t>
      </w:r>
      <w:r w:rsidRPr="62ADB3FA" w:rsidR="00EB2D71">
        <w:rPr>
          <w:color w:val="000000" w:themeColor="text1" w:themeTint="FF" w:themeShade="FF"/>
          <w:sz w:val="26"/>
          <w:szCs w:val="26"/>
          <w:lang w:val="en-US"/>
        </w:rPr>
        <w:t>.</w:t>
      </w:r>
      <w:r w:rsidRPr="62ADB3FA" w:rsidR="00CE0A93">
        <w:rPr>
          <w:color w:val="000000" w:themeColor="text1" w:themeTint="FF" w:themeShade="FF"/>
          <w:sz w:val="26"/>
          <w:szCs w:val="26"/>
          <w:lang w:val="en-US"/>
        </w:rPr>
        <w:t>/.</w:t>
      </w:r>
    </w:p>
    <w:tbl>
      <w:tblPr>
        <w:tblW w:w="9090" w:type="dxa"/>
        <w:tblCellSpacing w:w="0" w:type="dxa"/>
        <w:tblCellMar>
          <w:left w:w="0" w:type="dxa"/>
          <w:right w:w="0" w:type="dxa"/>
        </w:tblCellMar>
        <w:tblLook w:val="04A0" w:firstRow="1" w:lastRow="0" w:firstColumn="1" w:lastColumn="0" w:noHBand="0" w:noVBand="1"/>
      </w:tblPr>
      <w:tblGrid>
        <w:gridCol w:w="3585"/>
        <w:gridCol w:w="5505"/>
      </w:tblGrid>
      <w:tr w:rsidRPr="00135D4B" w:rsidR="00135D4B" w:rsidTr="00F84831" w14:paraId="1357D436" w14:textId="77777777">
        <w:trPr>
          <w:tblCellSpacing w:w="0" w:type="dxa"/>
        </w:trPr>
        <w:tc>
          <w:tcPr>
            <w:tcW w:w="3585" w:type="dxa"/>
            <w:tcMar>
              <w:top w:w="0" w:type="dxa"/>
              <w:left w:w="108" w:type="dxa"/>
              <w:bottom w:w="0" w:type="dxa"/>
              <w:right w:w="108" w:type="dxa"/>
            </w:tcMar>
            <w:hideMark/>
          </w:tcPr>
          <w:p w:rsidRPr="00135D4B" w:rsidR="00EB2D71" w:rsidP="00F84831" w:rsidRDefault="00EB2D71" w14:paraId="280DB2AD" w14:textId="77777777">
            <w:pPr>
              <w:rPr>
                <w:color w:val="000000" w:themeColor="text1"/>
                <w:sz w:val="26"/>
                <w:szCs w:val="26"/>
                <w:lang w:val="vi-VN"/>
              </w:rPr>
            </w:pPr>
            <w:r w:rsidRPr="00135D4B">
              <w:rPr>
                <w:color w:val="000000" w:themeColor="text1"/>
                <w:sz w:val="26"/>
                <w:szCs w:val="26"/>
                <w:lang w:val="vi-VN"/>
              </w:rPr>
              <w:t> </w:t>
            </w:r>
          </w:p>
        </w:tc>
        <w:tc>
          <w:tcPr>
            <w:tcW w:w="5505" w:type="dxa"/>
            <w:tcMar>
              <w:top w:w="0" w:type="dxa"/>
              <w:left w:w="108" w:type="dxa"/>
              <w:bottom w:w="0" w:type="dxa"/>
              <w:right w:w="108" w:type="dxa"/>
            </w:tcMar>
            <w:hideMark/>
          </w:tcPr>
          <w:p w:rsidRPr="00135D4B" w:rsidR="00EB2D71" w:rsidP="00F84831" w:rsidRDefault="00EB2D71" w14:paraId="308C5F74" w14:textId="77777777">
            <w:pPr>
              <w:ind w:hanging="181"/>
              <w:jc w:val="center"/>
              <w:rPr>
                <w:b/>
                <w:bCs/>
                <w:color w:val="000000" w:themeColor="text1"/>
                <w:sz w:val="26"/>
                <w:szCs w:val="26"/>
                <w:lang w:val="vi-VN"/>
              </w:rPr>
            </w:pPr>
            <w:r w:rsidRPr="00135D4B">
              <w:rPr>
                <w:b/>
                <w:bCs/>
                <w:color w:val="000000" w:themeColor="text1"/>
                <w:sz w:val="26"/>
                <w:szCs w:val="26"/>
                <w:lang w:val="vi-VN"/>
              </w:rPr>
              <w:t xml:space="preserve">NGƯỜI ĐẠI DIỆN </w:t>
            </w:r>
          </w:p>
          <w:p w:rsidRPr="00135D4B" w:rsidR="00EB2D71" w:rsidP="00F84831" w:rsidRDefault="00EB2D71" w14:paraId="1436BF5B" w14:textId="77777777">
            <w:pPr>
              <w:ind w:hanging="181"/>
              <w:jc w:val="center"/>
              <w:rPr>
                <w:i/>
                <w:color w:val="000000" w:themeColor="text1"/>
                <w:sz w:val="26"/>
                <w:szCs w:val="26"/>
                <w:lang w:val="vi-VN"/>
              </w:rPr>
            </w:pPr>
            <w:r w:rsidRPr="00135D4B">
              <w:rPr>
                <w:i/>
                <w:color w:val="000000" w:themeColor="text1"/>
                <w:szCs w:val="26"/>
                <w:lang w:val="vi-VN"/>
              </w:rPr>
              <w:t>(Ký, ghi rõ họ tên, đóng dấu)</w:t>
            </w:r>
          </w:p>
        </w:tc>
      </w:tr>
    </w:tbl>
    <w:p w:rsidRPr="00135D4B" w:rsidR="00EB2D71" w:rsidP="00676F5E" w:rsidRDefault="00EB2D71" w14:paraId="2B74E067" w14:textId="77777777">
      <w:pPr>
        <w:shd w:val="clear" w:color="auto" w:fill="FFFFFF"/>
        <w:spacing w:before="120" w:after="120"/>
        <w:rPr>
          <w:color w:val="000000" w:themeColor="text1"/>
          <w:sz w:val="26"/>
          <w:szCs w:val="26"/>
          <w:lang w:val="vi-VN"/>
        </w:rPr>
      </w:pPr>
      <w:r w:rsidRPr="00135D4B">
        <w:rPr>
          <w:color w:val="000000" w:themeColor="text1"/>
          <w:sz w:val="26"/>
          <w:szCs w:val="26"/>
          <w:lang w:val="vi-VN"/>
        </w:rPr>
        <w:t>.</w:t>
      </w:r>
    </w:p>
    <w:p w:rsidRPr="00135D4B" w:rsidR="00F84831" w:rsidP="007C018F" w:rsidRDefault="00EB2D71" w14:paraId="3DD19F84" w14:textId="745F89DF">
      <w:pPr>
        <w:spacing w:before="120" w:after="120"/>
        <w:jc w:val="right"/>
        <w:rPr>
          <w:b/>
          <w:color w:val="000000" w:themeColor="text1"/>
          <w:sz w:val="25"/>
          <w:szCs w:val="25"/>
          <w:lang w:val="vi-VN"/>
        </w:rPr>
      </w:pPr>
      <w:r w:rsidRPr="00135D4B">
        <w:rPr>
          <w:b/>
          <w:color w:val="000000" w:themeColor="text1"/>
          <w:sz w:val="26"/>
          <w:szCs w:val="26"/>
          <w:lang w:val="vi-VN"/>
        </w:rPr>
        <w:br w:type="page"/>
      </w:r>
      <w:r w:rsidRPr="00135D4B" w:rsidR="00F84831">
        <w:rPr>
          <w:b/>
          <w:color w:val="000000" w:themeColor="text1"/>
          <w:sz w:val="25"/>
          <w:szCs w:val="25"/>
          <w:lang w:val="vi-VN"/>
        </w:rPr>
        <w:t>Mẫu</w:t>
      </w:r>
      <w:r w:rsidRPr="00135D4B" w:rsidR="00B56B94">
        <w:rPr>
          <w:b/>
          <w:color w:val="000000" w:themeColor="text1"/>
          <w:sz w:val="25"/>
          <w:szCs w:val="25"/>
        </w:rPr>
        <w:t xml:space="preserve"> số 10</w:t>
      </w:r>
    </w:p>
    <w:p w:rsidRPr="00135D4B" w:rsidR="00F84831" w:rsidP="00F84831" w:rsidRDefault="00F84831" w14:paraId="2DE16B76" w14:textId="77777777">
      <w:pPr>
        <w:ind w:firstLine="0"/>
        <w:rPr>
          <w:b/>
          <w:color w:val="000000" w:themeColor="text1"/>
          <w:sz w:val="26"/>
          <w:szCs w:val="26"/>
          <w:lang w:val="vi-VN"/>
        </w:rPr>
      </w:pPr>
    </w:p>
    <w:tbl>
      <w:tblPr>
        <w:tblW w:w="9000" w:type="dxa"/>
        <w:jc w:val="center"/>
        <w:tblLayout w:type="fixed"/>
        <w:tblCellMar>
          <w:left w:w="0" w:type="dxa"/>
          <w:right w:w="0" w:type="dxa"/>
        </w:tblCellMar>
        <w:tblLook w:val="0000" w:firstRow="0" w:lastRow="0" w:firstColumn="0" w:lastColumn="0" w:noHBand="0" w:noVBand="0"/>
      </w:tblPr>
      <w:tblGrid>
        <w:gridCol w:w="3510"/>
        <w:gridCol w:w="5490"/>
      </w:tblGrid>
      <w:tr w:rsidRPr="00135D4B" w:rsidR="00135D4B" w:rsidTr="00063F7E" w14:paraId="2C7B3537" w14:textId="77777777">
        <w:trPr>
          <w:trHeight w:val="688"/>
          <w:jc w:val="center"/>
        </w:trPr>
        <w:tc>
          <w:tcPr>
            <w:tcW w:w="3510" w:type="dxa"/>
            <w:tcBorders>
              <w:left w:val="nil"/>
              <w:right w:val="nil"/>
            </w:tcBorders>
            <w:shd w:val="clear" w:color="auto" w:fill="FFFFFF"/>
          </w:tcPr>
          <w:p w:rsidRPr="00135D4B" w:rsidR="00F84831" w:rsidP="00063F7E" w:rsidRDefault="00332592" w14:paraId="3BE465E9" w14:textId="77777777">
            <w:pPr>
              <w:pStyle w:val="Other0"/>
              <w:shd w:val="clear" w:color="auto" w:fill="auto"/>
              <w:spacing w:after="0" w:line="320" w:lineRule="exact"/>
              <w:ind w:firstLine="0"/>
              <w:jc w:val="center"/>
              <w:rPr>
                <w:rStyle w:val="Other"/>
                <w:bCs/>
                <w:color w:val="000000" w:themeColor="text1"/>
                <w:sz w:val="24"/>
                <w:lang w:eastAsia="vi-VN"/>
              </w:rPr>
            </w:pPr>
            <w:r w:rsidRPr="00135D4B">
              <w:rPr>
                <w:rStyle w:val="Other"/>
                <w:bCs/>
                <w:color w:val="000000" w:themeColor="text1"/>
                <w:sz w:val="24"/>
                <w:lang w:eastAsia="vi-VN"/>
              </w:rPr>
              <w:t>BỘ CÔNG AN</w:t>
            </w:r>
          </w:p>
          <w:p w:rsidRPr="00135D4B" w:rsidR="00F84831" w:rsidP="00063F7E" w:rsidRDefault="00332592" w14:paraId="44265F88" w14:textId="77777777">
            <w:pPr>
              <w:pStyle w:val="Other0"/>
              <w:shd w:val="clear" w:color="auto" w:fill="auto"/>
              <w:spacing w:after="0" w:line="320" w:lineRule="exact"/>
              <w:ind w:firstLine="0"/>
              <w:jc w:val="center"/>
              <w:rPr>
                <w:rStyle w:val="Other"/>
                <w:b/>
                <w:bCs/>
                <w:color w:val="000000" w:themeColor="text1"/>
                <w:sz w:val="24"/>
                <w:vertAlign w:val="superscript"/>
                <w:lang w:val="vi-VN" w:eastAsia="vi-VN"/>
              </w:rPr>
            </w:pPr>
            <w:r w:rsidRPr="00135D4B">
              <w:rPr>
                <w:rStyle w:val="Other"/>
                <w:b/>
                <w:bCs/>
                <w:color w:val="000000" w:themeColor="text1"/>
                <w:sz w:val="24"/>
                <w:lang w:eastAsia="vi-VN"/>
              </w:rPr>
              <w:t>CÔNG AN</w:t>
            </w:r>
            <w:r w:rsidRPr="00135D4B" w:rsidR="001F0806">
              <w:rPr>
                <w:rStyle w:val="Other"/>
                <w:b/>
                <w:bCs/>
                <w:color w:val="000000" w:themeColor="text1"/>
                <w:sz w:val="24"/>
                <w:lang w:val="vi-VN" w:eastAsia="vi-VN"/>
              </w:rPr>
              <w:t>……</w:t>
            </w:r>
            <w:r w:rsidRPr="00135D4B" w:rsidR="00F84831">
              <w:rPr>
                <w:rStyle w:val="Other"/>
                <w:b/>
                <w:bCs/>
                <w:color w:val="000000" w:themeColor="text1"/>
                <w:sz w:val="24"/>
                <w:lang w:val="vi-VN" w:eastAsia="vi-VN"/>
              </w:rPr>
              <w:t>.</w:t>
            </w:r>
            <w:r w:rsidR="00C671CB">
              <w:rPr>
                <w:rStyle w:val="FootnoteReference"/>
                <w:b/>
                <w:bCs/>
                <w:color w:val="000000" w:themeColor="text1"/>
                <w:sz w:val="24"/>
                <w:lang w:val="vi-VN" w:eastAsia="vi-VN"/>
              </w:rPr>
              <w:footnoteReference w:id="35"/>
            </w:r>
            <w:r w:rsidRPr="00135D4B" w:rsidR="00F84831">
              <w:rPr>
                <w:rStyle w:val="Other"/>
                <w:b/>
                <w:bCs/>
                <w:color w:val="000000" w:themeColor="text1"/>
                <w:sz w:val="24"/>
                <w:lang w:val="vi-VN" w:eastAsia="vi-VN"/>
              </w:rPr>
              <w:t>.......</w:t>
            </w:r>
          </w:p>
          <w:p w:rsidRPr="00135D4B" w:rsidR="00F84831" w:rsidP="00063F7E" w:rsidRDefault="008404B0" w14:paraId="0F2BAD9D" w14:textId="77777777">
            <w:pPr>
              <w:pStyle w:val="Other0"/>
              <w:shd w:val="clear" w:color="auto" w:fill="auto"/>
              <w:spacing w:after="0" w:line="320" w:lineRule="exact"/>
              <w:ind w:firstLine="0"/>
              <w:jc w:val="center"/>
              <w:rPr>
                <w:color w:val="000000" w:themeColor="text1"/>
                <w:sz w:val="24"/>
                <w:vertAlign w:val="superscript"/>
              </w:rPr>
            </w:pPr>
            <w:r w:rsidRPr="00135D4B">
              <w:rPr>
                <w:color w:val="000000" w:themeColor="text1"/>
                <w:sz w:val="24"/>
                <w:vertAlign w:val="superscript"/>
              </w:rPr>
              <w:t>____________</w:t>
            </w:r>
          </w:p>
        </w:tc>
        <w:tc>
          <w:tcPr>
            <w:tcW w:w="5490" w:type="dxa"/>
            <w:tcBorders>
              <w:left w:val="nil"/>
              <w:right w:val="nil"/>
            </w:tcBorders>
            <w:shd w:val="clear" w:color="auto" w:fill="FFFFFF"/>
          </w:tcPr>
          <w:p w:rsidRPr="00135D4B" w:rsidR="00F84831" w:rsidP="00063F7E" w:rsidRDefault="00F84831" w14:paraId="19B02546"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F84831" w:rsidP="00063F7E" w:rsidRDefault="00F84831" w14:paraId="15929B9D" w14:textId="77777777">
            <w:pPr>
              <w:pStyle w:val="Other0"/>
              <w:shd w:val="clear" w:color="auto" w:fill="auto"/>
              <w:spacing w:after="0" w:line="320" w:lineRule="exact"/>
              <w:ind w:firstLine="142"/>
              <w:jc w:val="center"/>
              <w:rPr>
                <w:rStyle w:val="Other"/>
                <w:b/>
                <w:bCs/>
                <w:color w:val="000000" w:themeColor="text1"/>
                <w:lang w:eastAsia="vi-VN"/>
              </w:rPr>
            </w:pPr>
            <w:r w:rsidRPr="00135D4B">
              <w:rPr>
                <w:rStyle w:val="Other"/>
                <w:b/>
                <w:bCs/>
                <w:color w:val="000000" w:themeColor="text1"/>
                <w:lang w:eastAsia="vi-VN"/>
              </w:rPr>
              <w:t>Độc lập - Tự do - Hạnh phúc</w:t>
            </w:r>
          </w:p>
          <w:p w:rsidRPr="00135D4B" w:rsidR="008404B0" w:rsidP="00063F7E" w:rsidRDefault="008404B0" w14:paraId="34689DD1" w14:textId="77777777">
            <w:pPr>
              <w:pStyle w:val="Other0"/>
              <w:shd w:val="clear" w:color="auto" w:fill="auto"/>
              <w:spacing w:after="0" w:line="320" w:lineRule="exact"/>
              <w:ind w:firstLine="142"/>
              <w:jc w:val="center"/>
              <w:rPr>
                <w:color w:val="000000" w:themeColor="text1"/>
                <w:vertAlign w:val="superscript"/>
              </w:rPr>
            </w:pPr>
            <w:r w:rsidRPr="00135D4B">
              <w:rPr>
                <w:color w:val="000000" w:themeColor="text1"/>
                <w:vertAlign w:val="superscript"/>
              </w:rPr>
              <w:t>________________________________________</w:t>
            </w:r>
          </w:p>
        </w:tc>
      </w:tr>
      <w:tr w:rsidRPr="00135D4B" w:rsidR="00F84831" w:rsidTr="00063F7E" w14:paraId="372444A5" w14:textId="77777777">
        <w:tblPrEx>
          <w:jc w:val="left"/>
          <w:tblLook w:val="04A0" w:firstRow="1" w:lastRow="0" w:firstColumn="1" w:lastColumn="0" w:noHBand="0" w:noVBand="1"/>
        </w:tblPrEx>
        <w:tc>
          <w:tcPr>
            <w:tcW w:w="3510" w:type="dxa"/>
            <w:tcBorders>
              <w:top w:val="nil"/>
              <w:left w:val="nil"/>
              <w:bottom w:val="nil"/>
              <w:right w:val="nil"/>
              <w:tl2br w:val="nil"/>
              <w:tr2bl w:val="nil"/>
            </w:tcBorders>
            <w:tcMar>
              <w:top w:w="0" w:type="dxa"/>
              <w:left w:w="108" w:type="dxa"/>
              <w:bottom w:w="0" w:type="dxa"/>
              <w:right w:w="108" w:type="dxa"/>
            </w:tcMar>
          </w:tcPr>
          <w:p w:rsidRPr="00135D4B" w:rsidR="00F84831" w:rsidP="00CC1BC1" w:rsidRDefault="00F84831" w14:paraId="0DB5541A" w14:textId="77777777">
            <w:pPr>
              <w:ind w:firstLine="34"/>
              <w:jc w:val="center"/>
              <w:rPr>
                <w:color w:val="000000" w:themeColor="text1"/>
                <w:sz w:val="26"/>
                <w:szCs w:val="26"/>
                <w:lang w:val="vi-VN"/>
              </w:rPr>
            </w:pPr>
            <w:r w:rsidRPr="00135D4B">
              <w:rPr>
                <w:color w:val="000000" w:themeColor="text1"/>
                <w:sz w:val="26"/>
                <w:szCs w:val="26"/>
                <w:lang w:val="vi-VN"/>
              </w:rPr>
              <w:t>Số:       /</w:t>
            </w:r>
            <w:r w:rsidRPr="00135D4B">
              <w:rPr>
                <w:color w:val="000000" w:themeColor="text1"/>
                <w:sz w:val="26"/>
                <w:szCs w:val="26"/>
              </w:rPr>
              <w:t>QĐ</w:t>
            </w:r>
            <w:r w:rsidRPr="00135D4B">
              <w:rPr>
                <w:color w:val="000000" w:themeColor="text1"/>
                <w:sz w:val="26"/>
                <w:szCs w:val="26"/>
                <w:lang w:val="vi-VN"/>
              </w:rPr>
              <w:t>-</w:t>
            </w:r>
            <w:r w:rsidRPr="00135D4B" w:rsidR="000D6F48">
              <w:rPr>
                <w:color w:val="000000" w:themeColor="text1"/>
                <w:sz w:val="26"/>
                <w:szCs w:val="26"/>
              </w:rPr>
              <w:t>CA</w:t>
            </w:r>
            <w:r w:rsidR="00194C94">
              <w:rPr>
                <w:color w:val="000000" w:themeColor="text1"/>
                <w:sz w:val="26"/>
                <w:szCs w:val="26"/>
              </w:rPr>
              <w:t>…</w:t>
            </w:r>
          </w:p>
        </w:tc>
        <w:tc>
          <w:tcPr>
            <w:tcW w:w="5490" w:type="dxa"/>
            <w:tcBorders>
              <w:top w:val="nil"/>
              <w:left w:val="nil"/>
              <w:bottom w:val="nil"/>
              <w:right w:val="nil"/>
              <w:tl2br w:val="nil"/>
              <w:tr2bl w:val="nil"/>
            </w:tcBorders>
            <w:tcMar>
              <w:top w:w="0" w:type="dxa"/>
              <w:left w:w="108" w:type="dxa"/>
              <w:bottom w:w="0" w:type="dxa"/>
              <w:right w:w="108" w:type="dxa"/>
            </w:tcMar>
          </w:tcPr>
          <w:p w:rsidRPr="00135D4B" w:rsidR="00F84831" w:rsidP="00063F7E" w:rsidRDefault="00F84831" w14:paraId="00682A1D" w14:textId="77777777">
            <w:pPr>
              <w:ind w:firstLine="0"/>
              <w:jc w:val="center"/>
              <w:rPr>
                <w:color w:val="000000" w:themeColor="text1"/>
                <w:sz w:val="26"/>
                <w:szCs w:val="26"/>
              </w:rPr>
            </w:pPr>
            <w:r w:rsidRPr="00135D4B">
              <w:rPr>
                <w:i/>
                <w:color w:val="000000" w:themeColor="text1"/>
                <w:sz w:val="26"/>
                <w:szCs w:val="26"/>
              </w:rPr>
              <w:t>...........</w:t>
            </w:r>
            <w:r w:rsidRPr="00135D4B">
              <w:rPr>
                <w:rStyle w:val="FootnoteReference"/>
                <w:i/>
                <w:color w:val="000000" w:themeColor="text1"/>
                <w:sz w:val="26"/>
                <w:szCs w:val="26"/>
              </w:rPr>
              <w:footnoteReference w:id="36"/>
            </w:r>
            <w:r w:rsidRPr="00135D4B">
              <w:rPr>
                <w:i/>
                <w:color w:val="000000" w:themeColor="text1"/>
                <w:sz w:val="26"/>
                <w:szCs w:val="26"/>
              </w:rPr>
              <w:t xml:space="preserve">........., ngày .... tháng </w:t>
            </w:r>
            <w:proofErr w:type="gramStart"/>
            <w:r w:rsidRPr="00135D4B" w:rsidR="008404B0">
              <w:rPr>
                <w:i/>
                <w:color w:val="000000" w:themeColor="text1"/>
                <w:sz w:val="26"/>
                <w:szCs w:val="26"/>
              </w:rPr>
              <w:t>..</w:t>
            </w:r>
            <w:r w:rsidRPr="00135D4B">
              <w:rPr>
                <w:i/>
                <w:color w:val="000000" w:themeColor="text1"/>
                <w:sz w:val="26"/>
                <w:szCs w:val="26"/>
              </w:rPr>
              <w:t>...</w:t>
            </w:r>
            <w:proofErr w:type="gramEnd"/>
            <w:r w:rsidRPr="00135D4B">
              <w:rPr>
                <w:i/>
                <w:color w:val="000000" w:themeColor="text1"/>
                <w:sz w:val="26"/>
                <w:szCs w:val="26"/>
              </w:rPr>
              <w:t xml:space="preserve"> năm …</w:t>
            </w:r>
            <w:r w:rsidRPr="00135D4B" w:rsidR="008404B0">
              <w:rPr>
                <w:i/>
                <w:color w:val="000000" w:themeColor="text1"/>
                <w:sz w:val="26"/>
                <w:szCs w:val="26"/>
              </w:rPr>
              <w:t>….</w:t>
            </w:r>
            <w:r w:rsidRPr="00135D4B">
              <w:rPr>
                <w:i/>
                <w:color w:val="000000" w:themeColor="text1"/>
                <w:sz w:val="26"/>
                <w:szCs w:val="26"/>
              </w:rPr>
              <w:t>…</w:t>
            </w:r>
          </w:p>
        </w:tc>
      </w:tr>
    </w:tbl>
    <w:p w:rsidRPr="00135D4B" w:rsidR="00F84831" w:rsidP="00F84831" w:rsidRDefault="00F84831" w14:paraId="056A4AEF" w14:textId="77777777">
      <w:pPr>
        <w:shd w:val="clear" w:color="auto" w:fill="FFFFFF"/>
        <w:ind w:firstLine="0"/>
        <w:rPr>
          <w:b/>
          <w:color w:val="000000" w:themeColor="text1"/>
          <w:sz w:val="26"/>
          <w:szCs w:val="26"/>
          <w:lang w:val="vi-VN"/>
        </w:rPr>
      </w:pPr>
    </w:p>
    <w:p w:rsidRPr="00135D4B" w:rsidR="00F84831" w:rsidP="00F84831" w:rsidRDefault="00F84831" w14:paraId="59C95E48" w14:textId="77777777">
      <w:pPr>
        <w:tabs>
          <w:tab w:val="left" w:pos="3885"/>
          <w:tab w:val="center" w:pos="5103"/>
        </w:tabs>
        <w:spacing w:before="120" w:after="120"/>
        <w:ind w:firstLine="0"/>
        <w:jc w:val="center"/>
        <w:rPr>
          <w:b/>
          <w:color w:val="000000" w:themeColor="text1"/>
          <w:sz w:val="26"/>
          <w:szCs w:val="26"/>
          <w:lang w:val="sv-SE"/>
        </w:rPr>
      </w:pPr>
      <w:r w:rsidRPr="00135D4B">
        <w:rPr>
          <w:b/>
          <w:color w:val="000000" w:themeColor="text1"/>
          <w:sz w:val="26"/>
          <w:szCs w:val="26"/>
          <w:lang w:val="sv-SE"/>
        </w:rPr>
        <w:t>QUYẾT ĐỊNH</w:t>
      </w:r>
    </w:p>
    <w:p w:rsidRPr="00135D4B" w:rsidR="00F84831" w:rsidP="00F84831" w:rsidRDefault="00F84831" w14:paraId="1D32D77C" w14:textId="77777777">
      <w:pPr>
        <w:spacing w:before="120" w:after="120"/>
        <w:ind w:firstLine="0"/>
        <w:jc w:val="center"/>
        <w:rPr>
          <w:b/>
          <w:color w:val="000000" w:themeColor="text1"/>
          <w:sz w:val="26"/>
          <w:szCs w:val="26"/>
          <w:lang w:val="sv-SE"/>
        </w:rPr>
      </w:pPr>
      <w:r w:rsidRPr="00135D4B">
        <w:rPr>
          <w:b/>
          <w:color w:val="000000" w:themeColor="text1"/>
          <w:sz w:val="26"/>
          <w:szCs w:val="26"/>
          <w:lang w:val="sv-SE"/>
        </w:rPr>
        <w:t>Thu hồi giấy phép hoạt động cai nghiện ma túy đối với.....</w:t>
      </w:r>
      <w:r w:rsidRPr="00135D4B" w:rsidR="00971E88">
        <w:rPr>
          <w:rStyle w:val="FootnoteReference"/>
          <w:color w:val="000000" w:themeColor="text1"/>
          <w:sz w:val="26"/>
          <w:szCs w:val="26"/>
          <w:lang w:val="sv-SE"/>
        </w:rPr>
        <w:t xml:space="preserve"> </w:t>
      </w:r>
      <w:r w:rsidRPr="00135D4B" w:rsidR="00971E88">
        <w:rPr>
          <w:rStyle w:val="FootnoteReference"/>
          <w:color w:val="000000" w:themeColor="text1"/>
          <w:sz w:val="26"/>
          <w:szCs w:val="26"/>
        </w:rPr>
        <w:footnoteReference w:id="37"/>
      </w:r>
      <w:r w:rsidRPr="00135D4B">
        <w:rPr>
          <w:b/>
          <w:color w:val="000000" w:themeColor="text1"/>
          <w:sz w:val="26"/>
          <w:szCs w:val="26"/>
          <w:lang w:val="sv-SE"/>
        </w:rPr>
        <w:t>.....</w:t>
      </w:r>
    </w:p>
    <w:p w:rsidR="004B1F78" w:rsidP="00971E88" w:rsidRDefault="004B1F78" w14:paraId="42817608" w14:textId="77777777">
      <w:pPr>
        <w:spacing w:before="120" w:after="120"/>
        <w:ind w:firstLine="0"/>
        <w:jc w:val="center"/>
        <w:rPr>
          <w:b/>
          <w:color w:val="000000" w:themeColor="text1"/>
          <w:sz w:val="26"/>
          <w:szCs w:val="26"/>
          <w:lang w:val="sv-SE"/>
        </w:rPr>
      </w:pPr>
      <w:r>
        <w:rPr>
          <w:b/>
          <w:noProof/>
          <w:color w:val="000000" w:themeColor="text1"/>
          <w:sz w:val="26"/>
          <w:szCs w:val="26"/>
          <w:lang w:val="sv-SE"/>
        </w:rPr>
        <mc:AlternateContent>
          <mc:Choice Requires="wps">
            <w:drawing>
              <wp:anchor distT="0" distB="0" distL="114300" distR="114300" simplePos="0" relativeHeight="251944960" behindDoc="0" locked="0" layoutInCell="1" allowOverlap="1" wp14:anchorId="05D73C37" wp14:editId="2F34633F">
                <wp:simplePos x="0" y="0"/>
                <wp:positionH relativeFrom="column">
                  <wp:posOffset>2353310</wp:posOffset>
                </wp:positionH>
                <wp:positionV relativeFrom="paragraph">
                  <wp:posOffset>-635</wp:posOffset>
                </wp:positionV>
                <wp:extent cx="1143000" cy="0"/>
                <wp:effectExtent l="0" t="0" r="0" b="0"/>
                <wp:wrapNone/>
                <wp:docPr id="1543133558" name="Straight Connector 40"/>
                <wp:cNvGraphicFramePr/>
                <a:graphic xmlns:a="http://schemas.openxmlformats.org/drawingml/2006/main">
                  <a:graphicData uri="http://schemas.microsoft.com/office/word/2010/wordprocessingShape">
                    <wps:wsp>
                      <wps:cNvCnPr/>
                      <wps:spPr>
                        <a:xfrm>
                          <a:off x="0" y="0"/>
                          <a:ext cx="1143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C8183D7">
              <v:line id="Straight Connector 40" style="position:absolute;z-index:25194496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85.3pt,-.05pt" to="275.3pt,-.05pt" w14:anchorId="265DBB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"/>
            </w:pict>
          </mc:Fallback>
        </mc:AlternateContent>
      </w:r>
    </w:p>
    <w:p w:rsidRPr="00135D4B" w:rsidR="00F84831" w:rsidP="00971E88" w:rsidRDefault="00F84831" w14:paraId="7B99DD68" w14:textId="77777777">
      <w:pPr>
        <w:spacing w:before="120" w:after="120"/>
        <w:ind w:firstLine="0"/>
        <w:jc w:val="center"/>
        <w:rPr>
          <w:b/>
          <w:color w:val="000000" w:themeColor="text1"/>
          <w:sz w:val="26"/>
          <w:szCs w:val="26"/>
          <w:lang w:val="sv-SE"/>
        </w:rPr>
      </w:pPr>
      <w:r w:rsidRPr="00135D4B">
        <w:rPr>
          <w:b/>
          <w:color w:val="000000" w:themeColor="text1"/>
          <w:sz w:val="26"/>
          <w:szCs w:val="26"/>
          <w:lang w:val="sv-SE"/>
        </w:rPr>
        <w:t xml:space="preserve">GIÁM ĐỐC </w:t>
      </w:r>
      <w:r w:rsidRPr="00135D4B" w:rsidR="00D30CCF">
        <w:rPr>
          <w:b/>
          <w:color w:val="000000" w:themeColor="text1"/>
          <w:sz w:val="26"/>
          <w:szCs w:val="26"/>
          <w:lang w:val="sv-SE"/>
        </w:rPr>
        <w:t>CÔNG AN</w:t>
      </w:r>
      <w:r w:rsidRPr="00135D4B" w:rsidR="00CB4B85">
        <w:rPr>
          <w:rStyle w:val="Other"/>
          <w:b/>
          <w:bCs/>
          <w:color w:val="000000" w:themeColor="text1"/>
          <w:sz w:val="24"/>
          <w:lang w:val="vi-VN" w:eastAsia="vi-VN"/>
        </w:rPr>
        <w:t>…….</w:t>
      </w:r>
      <w:r w:rsidR="00CB4B85">
        <w:rPr>
          <w:rStyle w:val="Other"/>
          <w:b/>
          <w:bCs/>
          <w:color w:val="000000" w:themeColor="text1"/>
          <w:sz w:val="24"/>
          <w:vertAlign w:val="superscript"/>
          <w:lang w:eastAsia="vi-VN"/>
        </w:rPr>
        <w:t>1</w:t>
      </w:r>
      <w:r w:rsidRPr="00135D4B" w:rsidR="00CB4B85">
        <w:rPr>
          <w:rStyle w:val="Other"/>
          <w:b/>
          <w:bCs/>
          <w:color w:val="000000" w:themeColor="text1"/>
          <w:sz w:val="24"/>
          <w:lang w:val="vi-VN" w:eastAsia="vi-VN"/>
        </w:rPr>
        <w:t>.......</w:t>
      </w:r>
    </w:p>
    <w:p w:rsidRPr="00135D4B" w:rsidR="00F84831" w:rsidP="00F84831" w:rsidRDefault="00F84831" w14:paraId="58CFCA14" w14:textId="77777777">
      <w:pPr>
        <w:spacing w:before="60" w:after="60"/>
        <w:rPr>
          <w:i/>
          <w:color w:val="000000" w:themeColor="text1"/>
          <w:sz w:val="26"/>
          <w:szCs w:val="26"/>
          <w:lang w:val="pt-BR"/>
        </w:rPr>
      </w:pPr>
      <w:r w:rsidRPr="00135D4B">
        <w:rPr>
          <w:i/>
          <w:color w:val="000000" w:themeColor="text1"/>
          <w:sz w:val="26"/>
          <w:szCs w:val="26"/>
          <w:lang w:val="pt-BR"/>
        </w:rPr>
        <w:t xml:space="preserve">Căn cứ Luật Phòng, chống </w:t>
      </w:r>
      <w:r w:rsidRPr="00135D4B" w:rsidR="001D5168">
        <w:rPr>
          <w:i/>
          <w:color w:val="000000" w:themeColor="text1"/>
          <w:sz w:val="26"/>
          <w:szCs w:val="26"/>
          <w:lang w:val="pt-BR"/>
        </w:rPr>
        <w:t>ma túy năm 2025</w:t>
      </w:r>
      <w:r w:rsidRPr="00135D4B">
        <w:rPr>
          <w:i/>
          <w:color w:val="000000" w:themeColor="text1"/>
          <w:sz w:val="26"/>
          <w:szCs w:val="26"/>
          <w:lang w:val="pt-BR"/>
        </w:rPr>
        <w:t>;</w:t>
      </w:r>
    </w:p>
    <w:p w:rsidRPr="00135D4B" w:rsidR="001D5168" w:rsidP="0AA34915" w:rsidRDefault="00F84831" w14:paraId="36883F4D" w14:textId="77777777">
      <w:pPr>
        <w:spacing w:before="60" w:after="60"/>
        <w:rPr>
          <w:i w:val="1"/>
          <w:iCs w:val="1"/>
          <w:color w:val="000000" w:themeColor="text1"/>
          <w:sz w:val="26"/>
          <w:szCs w:val="26"/>
          <w:lang w:val="pt-BR"/>
        </w:rPr>
      </w:pPr>
      <w:r w:rsidRPr="0AA34915" w:rsidR="00F84831">
        <w:rPr>
          <w:i w:val="1"/>
          <w:iCs w:val="1"/>
          <w:color w:val="000000" w:themeColor="text1" w:themeTint="FF" w:themeShade="FF"/>
          <w:sz w:val="26"/>
          <w:szCs w:val="26"/>
          <w:lang w:val="pt-BR"/>
        </w:rPr>
        <w:t xml:space="preserve">Căn cứ Nghị định số </w:t>
      </w:r>
      <w:r w:rsidRPr="0AA34915" w:rsidR="001D5168">
        <w:rPr>
          <w:i w:val="1"/>
          <w:iCs w:val="1"/>
          <w:color w:val="000000" w:themeColor="text1" w:themeTint="FF" w:themeShade="FF"/>
          <w:sz w:val="26"/>
          <w:szCs w:val="26"/>
          <w:lang w:val="pt-BR"/>
        </w:rPr>
        <w:t>.....</w:t>
      </w:r>
      <w:r w:rsidRPr="0AA34915" w:rsidR="00F84831">
        <w:rPr>
          <w:i w:val="1"/>
          <w:iCs w:val="1"/>
          <w:color w:val="000000" w:themeColor="text1" w:themeTint="FF" w:themeShade="FF"/>
          <w:sz w:val="26"/>
          <w:szCs w:val="26"/>
          <w:lang w:val="pt-BR"/>
        </w:rPr>
        <w:t>/202</w:t>
      </w:r>
      <w:r w:rsidRPr="0AA34915" w:rsidR="001D5168">
        <w:rPr>
          <w:i w:val="1"/>
          <w:iCs w:val="1"/>
          <w:color w:val="000000" w:themeColor="text1" w:themeTint="FF" w:themeShade="FF"/>
          <w:sz w:val="26"/>
          <w:szCs w:val="26"/>
          <w:lang w:val="pt-BR"/>
        </w:rPr>
        <w:t>6</w:t>
      </w:r>
      <w:r w:rsidRPr="0AA34915" w:rsidR="00F84831">
        <w:rPr>
          <w:i w:val="1"/>
          <w:iCs w:val="1"/>
          <w:color w:val="000000" w:themeColor="text1" w:themeTint="FF" w:themeShade="FF"/>
          <w:sz w:val="26"/>
          <w:szCs w:val="26"/>
          <w:lang w:val="pt-BR"/>
        </w:rPr>
        <w:t xml:space="preserve">/NĐ-CP ngày </w:t>
      </w:r>
      <w:r w:rsidRPr="0AA34915" w:rsidR="001D5168">
        <w:rPr>
          <w:i w:val="1"/>
          <w:iCs w:val="1"/>
          <w:color w:val="000000" w:themeColor="text1" w:themeTint="FF" w:themeShade="FF"/>
          <w:sz w:val="26"/>
          <w:szCs w:val="26"/>
          <w:lang w:val="pt-BR"/>
        </w:rPr>
        <w:t>....</w:t>
      </w:r>
      <w:r w:rsidRPr="0AA34915" w:rsidR="00055251">
        <w:rPr>
          <w:i w:val="1"/>
          <w:iCs w:val="1"/>
          <w:color w:val="000000" w:themeColor="text1" w:themeTint="FF" w:themeShade="FF"/>
          <w:sz w:val="26"/>
          <w:szCs w:val="26"/>
          <w:lang w:val="pt-BR"/>
        </w:rPr>
        <w:t xml:space="preserve"> tháng </w:t>
      </w:r>
      <w:r w:rsidRPr="0AA34915" w:rsidR="001D5168">
        <w:rPr>
          <w:i w:val="1"/>
          <w:iCs w:val="1"/>
          <w:color w:val="000000" w:themeColor="text1" w:themeTint="FF" w:themeShade="FF"/>
          <w:sz w:val="26"/>
          <w:szCs w:val="26"/>
          <w:lang w:val="pt-BR"/>
        </w:rPr>
        <w:t>....</w:t>
      </w:r>
      <w:r w:rsidRPr="0AA34915" w:rsidR="00055251">
        <w:rPr>
          <w:i w:val="1"/>
          <w:iCs w:val="1"/>
          <w:color w:val="000000" w:themeColor="text1" w:themeTint="FF" w:themeShade="FF"/>
          <w:sz w:val="26"/>
          <w:szCs w:val="26"/>
          <w:lang w:val="pt-BR"/>
        </w:rPr>
        <w:t xml:space="preserve"> năm 202</w:t>
      </w:r>
      <w:r w:rsidRPr="0AA34915" w:rsidR="001D5168">
        <w:rPr>
          <w:i w:val="1"/>
          <w:iCs w:val="1"/>
          <w:color w:val="000000" w:themeColor="text1" w:themeTint="FF" w:themeShade="FF"/>
          <w:sz w:val="26"/>
          <w:szCs w:val="26"/>
          <w:lang w:val="pt-BR"/>
        </w:rPr>
        <w:t>6</w:t>
      </w:r>
      <w:r w:rsidRPr="0AA34915" w:rsidR="00F84831">
        <w:rPr>
          <w:i w:val="1"/>
          <w:iCs w:val="1"/>
          <w:color w:val="000000" w:themeColor="text1" w:themeTint="FF" w:themeShade="FF"/>
          <w:sz w:val="26"/>
          <w:szCs w:val="26"/>
          <w:lang w:val="pt-BR"/>
        </w:rPr>
        <w:t xml:space="preserve"> của Chính phủ quy định </w:t>
      </w:r>
      <w:r w:rsidRPr="0AA34915" w:rsidR="001D5168">
        <w:rPr>
          <w:i w:val="1"/>
          <w:iCs w:val="1"/>
          <w:color w:val="000000" w:themeColor="text1" w:themeTint="FF" w:themeShade="FF"/>
          <w:sz w:val="26"/>
          <w:szCs w:val="26"/>
          <w:lang w:val="pt-BR"/>
        </w:rPr>
        <w:t>và hướng dẫn thi hành Luật Phòng, chống ma túy;</w:t>
      </w:r>
    </w:p>
    <w:p w:rsidRPr="00135D4B" w:rsidR="00F84831" w:rsidP="00F84831" w:rsidRDefault="00F84831" w14:paraId="23F1453D" w14:textId="77777777">
      <w:pPr>
        <w:spacing w:before="60" w:after="60"/>
        <w:rPr>
          <w:i/>
          <w:color w:val="000000" w:themeColor="text1"/>
          <w:sz w:val="26"/>
          <w:szCs w:val="26"/>
          <w:lang w:val="pt-BR"/>
        </w:rPr>
      </w:pPr>
      <w:r w:rsidRPr="00135D4B">
        <w:rPr>
          <w:i/>
          <w:color w:val="000000" w:themeColor="text1"/>
          <w:sz w:val="26"/>
          <w:szCs w:val="26"/>
          <w:lang w:val="pt-BR"/>
        </w:rPr>
        <w:t xml:space="preserve">Căn cứ Biên bản </w:t>
      </w:r>
      <w:r w:rsidR="000F32E5">
        <w:rPr>
          <w:i/>
          <w:color w:val="000000" w:themeColor="text1"/>
          <w:sz w:val="26"/>
          <w:szCs w:val="26"/>
          <w:lang w:val="pt-BR"/>
        </w:rPr>
        <w:t>vi phạm</w:t>
      </w:r>
      <w:r w:rsidRPr="00135D4B">
        <w:rPr>
          <w:i/>
          <w:color w:val="000000" w:themeColor="text1"/>
          <w:sz w:val="26"/>
          <w:szCs w:val="26"/>
          <w:lang w:val="pt-BR"/>
        </w:rPr>
        <w:t xml:space="preserve"> ngày ….tháng …. năm …… về hành vi vi phạm các quy định của pháp luật về cai nghiện ma túy của.............</w:t>
      </w:r>
      <w:r w:rsidR="00CB4B85">
        <w:rPr>
          <w:color w:val="000000" w:themeColor="text1"/>
          <w:sz w:val="26"/>
          <w:szCs w:val="26"/>
          <w:vertAlign w:val="superscript"/>
        </w:rPr>
        <w:t>3</w:t>
      </w:r>
      <w:r w:rsidRPr="00135D4B">
        <w:rPr>
          <w:i/>
          <w:color w:val="000000" w:themeColor="text1"/>
          <w:sz w:val="26"/>
          <w:szCs w:val="26"/>
          <w:lang w:val="pt-BR"/>
        </w:rPr>
        <w:t xml:space="preserve">................. </w:t>
      </w:r>
    </w:p>
    <w:p w:rsidRPr="00135D4B" w:rsidR="00F84831" w:rsidP="00F84831" w:rsidRDefault="00F84831" w14:paraId="79FA0DF2" w14:textId="77777777">
      <w:pPr>
        <w:spacing w:before="60" w:after="60"/>
        <w:rPr>
          <w:i/>
          <w:color w:val="000000" w:themeColor="text1"/>
          <w:sz w:val="26"/>
          <w:szCs w:val="26"/>
          <w:lang w:val="pt-BR"/>
        </w:rPr>
      </w:pPr>
      <w:r w:rsidRPr="00135D4B">
        <w:rPr>
          <w:i/>
          <w:color w:val="000000" w:themeColor="text1"/>
          <w:sz w:val="26"/>
          <w:szCs w:val="26"/>
          <w:lang w:val="pt-BR"/>
        </w:rPr>
        <w:t xml:space="preserve">Theo đề nghị của </w:t>
      </w:r>
      <w:r w:rsidRPr="00135D4B" w:rsidR="001D5168">
        <w:rPr>
          <w:i/>
          <w:color w:val="000000" w:themeColor="text1"/>
          <w:sz w:val="26"/>
          <w:szCs w:val="26"/>
          <w:lang w:val="pt-BR"/>
        </w:rPr>
        <w:t xml:space="preserve">Trưởng phòng </w:t>
      </w:r>
      <w:r w:rsidRPr="00135D4B" w:rsidR="000D6F48">
        <w:rPr>
          <w:i/>
          <w:color w:val="000000" w:themeColor="text1"/>
          <w:sz w:val="26"/>
          <w:szCs w:val="26"/>
          <w:lang w:val="pt-BR"/>
        </w:rPr>
        <w:t>Cảnh sát điều tra tội phạm về ma túy</w:t>
      </w:r>
      <w:r w:rsidRPr="00135D4B">
        <w:rPr>
          <w:i/>
          <w:color w:val="000000" w:themeColor="text1"/>
          <w:sz w:val="26"/>
          <w:szCs w:val="26"/>
          <w:lang w:val="pt-BR"/>
        </w:rPr>
        <w:t>,</w:t>
      </w:r>
    </w:p>
    <w:p w:rsidRPr="00135D4B" w:rsidR="00F84831" w:rsidP="00971E88" w:rsidRDefault="00F84831" w14:paraId="08F6067C" w14:textId="77777777">
      <w:pPr>
        <w:spacing w:before="120" w:after="120"/>
        <w:ind w:firstLine="0"/>
        <w:jc w:val="center"/>
        <w:rPr>
          <w:b/>
          <w:color w:val="000000" w:themeColor="text1"/>
          <w:sz w:val="26"/>
          <w:szCs w:val="26"/>
          <w:lang w:val="pt-BR"/>
        </w:rPr>
      </w:pPr>
      <w:r w:rsidRPr="00135D4B">
        <w:rPr>
          <w:b/>
          <w:color w:val="000000" w:themeColor="text1"/>
          <w:sz w:val="26"/>
          <w:szCs w:val="26"/>
          <w:lang w:val="pt-BR"/>
        </w:rPr>
        <w:t>QUYẾT ĐỊNH:</w:t>
      </w:r>
    </w:p>
    <w:p w:rsidRPr="00135D4B" w:rsidR="00F84831" w:rsidP="00F84831" w:rsidRDefault="00F84831" w14:paraId="61638967" w14:textId="77777777">
      <w:pPr>
        <w:autoSpaceDE w:val="0"/>
        <w:autoSpaceDN w:val="0"/>
        <w:adjustRightInd w:val="0"/>
        <w:spacing w:before="60" w:after="60"/>
        <w:ind w:firstLine="709"/>
        <w:rPr>
          <w:color w:val="000000" w:themeColor="text1"/>
          <w:sz w:val="26"/>
          <w:szCs w:val="26"/>
          <w:lang w:val="vi-VN"/>
        </w:rPr>
      </w:pPr>
      <w:r w:rsidRPr="00135D4B">
        <w:rPr>
          <w:b/>
          <w:color w:val="000000" w:themeColor="text1"/>
          <w:sz w:val="26"/>
          <w:szCs w:val="26"/>
          <w:lang w:val="pt-BR"/>
        </w:rPr>
        <w:t>Điều 1.</w:t>
      </w:r>
      <w:r w:rsidRPr="00135D4B">
        <w:rPr>
          <w:color w:val="000000" w:themeColor="text1"/>
          <w:sz w:val="26"/>
          <w:szCs w:val="26"/>
          <w:lang w:val="pt-BR"/>
        </w:rPr>
        <w:t xml:space="preserve"> Thu hồi </w:t>
      </w:r>
      <w:r w:rsidRPr="00135D4B">
        <w:rPr>
          <w:color w:val="000000" w:themeColor="text1"/>
          <w:sz w:val="26"/>
          <w:szCs w:val="26"/>
          <w:lang w:val="vi-VN"/>
        </w:rPr>
        <w:t xml:space="preserve">Giấy phép hoạt động </w:t>
      </w:r>
      <w:r w:rsidRPr="00135D4B">
        <w:rPr>
          <w:color w:val="000000" w:themeColor="text1"/>
          <w:sz w:val="26"/>
          <w:szCs w:val="26"/>
          <w:lang w:val="pt-BR"/>
        </w:rPr>
        <w:t>cai nghiện</w:t>
      </w:r>
      <w:r w:rsidRPr="00135D4B" w:rsidR="008C2B8C">
        <w:rPr>
          <w:color w:val="000000" w:themeColor="text1"/>
          <w:sz w:val="26"/>
          <w:szCs w:val="26"/>
          <w:lang w:val="pt-BR"/>
        </w:rPr>
        <w:t xml:space="preserve"> ma túy</w:t>
      </w:r>
      <w:r w:rsidRPr="00135D4B">
        <w:rPr>
          <w:color w:val="000000" w:themeColor="text1"/>
          <w:sz w:val="26"/>
          <w:szCs w:val="26"/>
          <w:lang w:val="pt-BR"/>
        </w:rPr>
        <w:t xml:space="preserve"> s</w:t>
      </w:r>
      <w:r w:rsidRPr="00135D4B">
        <w:rPr>
          <w:color w:val="000000" w:themeColor="text1"/>
          <w:lang w:val="pt-BR"/>
        </w:rPr>
        <w:t>ố: ……/</w:t>
      </w:r>
      <w:r w:rsidRPr="00135D4B" w:rsidR="008C2B8C">
        <w:rPr>
          <w:color w:val="000000" w:themeColor="text1"/>
          <w:lang w:val="pt-BR"/>
        </w:rPr>
        <w:t>GP-HĐCNMT</w:t>
      </w:r>
      <w:r w:rsidRPr="00135D4B">
        <w:rPr>
          <w:color w:val="000000" w:themeColor="text1"/>
          <w:sz w:val="26"/>
          <w:szCs w:val="26"/>
          <w:lang w:val="vi-VN"/>
        </w:rPr>
        <w:t xml:space="preserve"> </w:t>
      </w:r>
      <w:r w:rsidRPr="00135D4B">
        <w:rPr>
          <w:color w:val="000000" w:themeColor="text1"/>
          <w:sz w:val="26"/>
          <w:szCs w:val="26"/>
          <w:lang w:val="pt-BR"/>
        </w:rPr>
        <w:t xml:space="preserve">do Giám đốc </w:t>
      </w:r>
      <w:r w:rsidRPr="00135D4B" w:rsidR="00D30CCF">
        <w:rPr>
          <w:color w:val="000000" w:themeColor="text1"/>
          <w:sz w:val="26"/>
          <w:szCs w:val="26"/>
          <w:lang w:val="pt-BR"/>
        </w:rPr>
        <w:t>Công an</w:t>
      </w:r>
      <w:r w:rsidRPr="00135D4B">
        <w:rPr>
          <w:color w:val="000000" w:themeColor="text1"/>
          <w:sz w:val="26"/>
          <w:szCs w:val="26"/>
          <w:lang w:val="pt-BR"/>
        </w:rPr>
        <w:t xml:space="preserve"> </w:t>
      </w:r>
      <w:r w:rsidRPr="00135D4B">
        <w:rPr>
          <w:color w:val="000000" w:themeColor="text1"/>
          <w:sz w:val="26"/>
          <w:szCs w:val="26"/>
          <w:lang w:val="vi-VN"/>
        </w:rPr>
        <w:t xml:space="preserve">cấp ngày </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w:t>
      </w:r>
      <w:r w:rsidRPr="00135D4B">
        <w:rPr>
          <w:color w:val="000000" w:themeColor="text1"/>
          <w:sz w:val="26"/>
          <w:szCs w:val="26"/>
          <w:lang w:val="vi-VN"/>
        </w:rPr>
        <w:t xml:space="preserve">. </w:t>
      </w:r>
      <w:r w:rsidRPr="00135D4B">
        <w:rPr>
          <w:color w:val="000000" w:themeColor="text1"/>
          <w:sz w:val="26"/>
          <w:szCs w:val="26"/>
          <w:lang w:val="pt-BR"/>
        </w:rPr>
        <w:t xml:space="preserve">của </w:t>
      </w:r>
      <w:r w:rsidRPr="00135D4B">
        <w:rPr>
          <w:color w:val="000000" w:themeColor="text1"/>
          <w:sz w:val="26"/>
          <w:szCs w:val="26"/>
          <w:lang w:val="vi-VN"/>
        </w:rPr>
        <w:t>………….</w:t>
      </w:r>
      <w:r w:rsidR="000F32E5">
        <w:rPr>
          <w:color w:val="000000" w:themeColor="text1"/>
          <w:sz w:val="26"/>
          <w:szCs w:val="26"/>
          <w:vertAlign w:val="superscript"/>
        </w:rPr>
        <w:t>3</w:t>
      </w:r>
      <w:r w:rsidRPr="00135D4B">
        <w:rPr>
          <w:color w:val="000000" w:themeColor="text1"/>
          <w:sz w:val="26"/>
          <w:szCs w:val="26"/>
          <w:lang w:val="vi-VN"/>
        </w:rPr>
        <w:t xml:space="preserve"> </w:t>
      </w:r>
      <w:r w:rsidRPr="00135D4B" w:rsidR="008C2B8C">
        <w:rPr>
          <w:color w:val="000000" w:themeColor="text1"/>
          <w:sz w:val="26"/>
          <w:szCs w:val="26"/>
          <w:lang w:val="vi-VN"/>
        </w:rPr>
        <w:t>………</w:t>
      </w:r>
      <w:r w:rsidRPr="00135D4B">
        <w:rPr>
          <w:color w:val="000000" w:themeColor="text1"/>
          <w:sz w:val="26"/>
          <w:szCs w:val="26"/>
          <w:lang w:val="vi-VN"/>
        </w:rPr>
        <w:t>……;</w:t>
      </w:r>
    </w:p>
    <w:p w:rsidRPr="00135D4B" w:rsidR="00F84831" w:rsidP="00F84831" w:rsidRDefault="00F84831" w14:paraId="429B23C3" w14:textId="77777777">
      <w:pPr>
        <w:spacing w:before="60" w:after="60"/>
        <w:rPr>
          <w:color w:val="000000" w:themeColor="text1"/>
          <w:sz w:val="26"/>
          <w:szCs w:val="26"/>
          <w:lang w:val="vi-VN"/>
        </w:rPr>
      </w:pPr>
      <w:r w:rsidRPr="00135D4B">
        <w:rPr>
          <w:color w:val="000000" w:themeColor="text1"/>
          <w:sz w:val="26"/>
          <w:szCs w:val="26"/>
          <w:lang w:val="vi-VN"/>
        </w:rPr>
        <w:t>Địa chỉ trụ sở chính: ..............................................................................................</w:t>
      </w:r>
    </w:p>
    <w:p w:rsidRPr="00135D4B" w:rsidR="00F84831" w:rsidP="00F84831" w:rsidRDefault="00F84831" w14:paraId="54B7C688" w14:textId="77777777">
      <w:pPr>
        <w:spacing w:before="60" w:after="60"/>
        <w:rPr>
          <w:color w:val="000000" w:themeColor="text1"/>
          <w:sz w:val="26"/>
          <w:szCs w:val="26"/>
          <w:lang w:val="vi-VN"/>
        </w:rPr>
      </w:pPr>
      <w:r w:rsidRPr="00135D4B">
        <w:rPr>
          <w:color w:val="000000" w:themeColor="text1"/>
          <w:sz w:val="26"/>
          <w:szCs w:val="26"/>
          <w:lang w:val="vi-VN"/>
        </w:rPr>
        <w:t>Người đại diện theo pháp luật: ..............................................................................</w:t>
      </w:r>
    </w:p>
    <w:p w:rsidRPr="00135D4B" w:rsidR="00F84831" w:rsidP="00F84831" w:rsidRDefault="00F84831" w14:paraId="29482F51" w14:textId="77777777">
      <w:pPr>
        <w:spacing w:before="60" w:after="60"/>
        <w:rPr>
          <w:color w:val="000000" w:themeColor="text1"/>
          <w:sz w:val="26"/>
          <w:szCs w:val="26"/>
          <w:lang w:val="pt-BR"/>
        </w:rPr>
      </w:pPr>
      <w:r w:rsidRPr="00135D4B">
        <w:rPr>
          <w:color w:val="000000" w:themeColor="text1"/>
          <w:sz w:val="26"/>
          <w:szCs w:val="26"/>
          <w:lang w:val="pt-BR"/>
        </w:rPr>
        <w:t>Lý do thu hồi</w:t>
      </w:r>
      <w:r w:rsidRPr="00135D4B" w:rsidR="00072051">
        <w:rPr>
          <w:color w:val="000000" w:themeColor="text1"/>
          <w:sz w:val="26"/>
          <w:szCs w:val="26"/>
          <w:lang w:val="pt-BR"/>
        </w:rPr>
        <w:t>:</w:t>
      </w:r>
      <w:r w:rsidRPr="00135D4B">
        <w:rPr>
          <w:color w:val="000000" w:themeColor="text1"/>
          <w:sz w:val="26"/>
          <w:szCs w:val="26"/>
          <w:lang w:val="pt-BR"/>
        </w:rPr>
        <w:t xml:space="preserve"> .</w:t>
      </w:r>
      <w:r w:rsidRPr="00135D4B" w:rsidR="00072051">
        <w:rPr>
          <w:color w:val="000000" w:themeColor="text1"/>
          <w:sz w:val="26"/>
          <w:szCs w:val="26"/>
          <w:lang w:val="pt-BR"/>
        </w:rPr>
        <w:t>..</w:t>
      </w:r>
      <w:r w:rsidRPr="00135D4B">
        <w:rPr>
          <w:color w:val="000000" w:themeColor="text1"/>
          <w:sz w:val="26"/>
          <w:szCs w:val="26"/>
          <w:lang w:val="pt-BR"/>
        </w:rPr>
        <w:t>.........................................</w:t>
      </w:r>
      <w:r w:rsidRPr="00135D4B">
        <w:rPr>
          <w:rStyle w:val="FootnoteReference"/>
          <w:color w:val="000000" w:themeColor="text1"/>
          <w:sz w:val="26"/>
          <w:szCs w:val="26"/>
          <w:lang w:val="pt-BR"/>
        </w:rPr>
        <w:footnoteReference w:id="38"/>
      </w:r>
      <w:r w:rsidRPr="00135D4B">
        <w:rPr>
          <w:color w:val="000000" w:themeColor="text1"/>
          <w:sz w:val="26"/>
          <w:szCs w:val="26"/>
          <w:lang w:val="pt-BR"/>
        </w:rPr>
        <w:t>.......................................................</w:t>
      </w:r>
    </w:p>
    <w:p w:rsidRPr="00135D4B" w:rsidR="00F84831" w:rsidP="00F84831" w:rsidRDefault="00F84831" w14:paraId="514BFD15" w14:textId="77777777">
      <w:pPr>
        <w:spacing w:before="60" w:after="60"/>
        <w:rPr>
          <w:color w:val="000000" w:themeColor="text1"/>
          <w:sz w:val="26"/>
          <w:szCs w:val="26"/>
          <w:lang w:val="pt-BR"/>
        </w:rPr>
      </w:pPr>
      <w:r w:rsidRPr="00135D4B">
        <w:rPr>
          <w:b/>
          <w:color w:val="000000" w:themeColor="text1"/>
          <w:sz w:val="26"/>
          <w:szCs w:val="26"/>
          <w:lang w:val="pt-BR"/>
        </w:rPr>
        <w:t>Điều 2.</w:t>
      </w:r>
      <w:r w:rsidR="003C11FB">
        <w:rPr>
          <w:b/>
          <w:color w:val="000000" w:themeColor="text1"/>
          <w:sz w:val="26"/>
          <w:szCs w:val="26"/>
          <w:lang w:val="pt-BR"/>
        </w:rPr>
        <w:t xml:space="preserve"> </w:t>
      </w:r>
      <w:r w:rsidRPr="00135D4B">
        <w:rPr>
          <w:color w:val="000000" w:themeColor="text1"/>
          <w:sz w:val="26"/>
          <w:szCs w:val="26"/>
          <w:lang w:val="pt-BR"/>
        </w:rPr>
        <w:t>......</w:t>
      </w:r>
      <w:r w:rsidR="00B33F65">
        <w:rPr>
          <w:color w:val="000000" w:themeColor="text1"/>
          <w:sz w:val="26"/>
          <w:szCs w:val="26"/>
          <w:vertAlign w:val="superscript"/>
          <w:lang w:val="pt-BR"/>
        </w:rPr>
        <w:t>3</w:t>
      </w:r>
      <w:r w:rsidRPr="00135D4B">
        <w:rPr>
          <w:color w:val="000000" w:themeColor="text1"/>
          <w:sz w:val="26"/>
          <w:szCs w:val="26"/>
          <w:lang w:val="pt-BR"/>
        </w:rPr>
        <w:t>......... phải chịu trách nhiệm hoàn trả chi phí cai nghiện và giải quyết các quyền, lợi ích khác của người cai nghiện theo hợp đồng dịch vụ cai nghiện.</w:t>
      </w:r>
    </w:p>
    <w:p w:rsidRPr="00135D4B" w:rsidR="00F84831" w:rsidP="00F84831" w:rsidRDefault="00F84831" w14:paraId="6B38F37B" w14:textId="77777777">
      <w:pPr>
        <w:spacing w:before="60" w:after="60"/>
        <w:rPr>
          <w:color w:val="000000" w:themeColor="text1"/>
          <w:sz w:val="26"/>
          <w:szCs w:val="26"/>
          <w:lang w:val="pt-BR"/>
        </w:rPr>
      </w:pPr>
      <w:r w:rsidRPr="00135D4B">
        <w:rPr>
          <w:b/>
          <w:color w:val="000000" w:themeColor="text1"/>
          <w:sz w:val="26"/>
          <w:szCs w:val="26"/>
          <w:lang w:val="pt-BR"/>
        </w:rPr>
        <w:t>Điều 3.</w:t>
      </w:r>
      <w:r w:rsidRPr="00135D4B">
        <w:rPr>
          <w:color w:val="000000" w:themeColor="text1"/>
          <w:sz w:val="26"/>
          <w:szCs w:val="26"/>
          <w:lang w:val="pt-BR"/>
        </w:rPr>
        <w:t xml:space="preserve"> Quyết định này có hiệu lực kể từ ngày ký.</w:t>
      </w:r>
    </w:p>
    <w:p w:rsidRPr="00C65B67" w:rsidR="00F84831" w:rsidP="00F84831" w:rsidRDefault="00F84831" w14:paraId="02E1A242" w14:textId="77777777">
      <w:pPr>
        <w:spacing w:before="60" w:after="60"/>
        <w:rPr>
          <w:bCs/>
          <w:color w:val="000000" w:themeColor="text1"/>
          <w:sz w:val="26"/>
          <w:szCs w:val="26"/>
          <w:lang w:val="pt-BR"/>
        </w:rPr>
      </w:pPr>
      <w:r w:rsidRPr="00135D4B">
        <w:rPr>
          <w:b/>
          <w:color w:val="000000" w:themeColor="text1"/>
          <w:sz w:val="26"/>
          <w:szCs w:val="26"/>
          <w:lang w:val="pt-BR"/>
        </w:rPr>
        <w:t xml:space="preserve">Điều 4. </w:t>
      </w:r>
      <w:r w:rsidRPr="00C65B67">
        <w:rPr>
          <w:bCs/>
          <w:color w:val="000000" w:themeColor="text1"/>
          <w:sz w:val="26"/>
          <w:szCs w:val="26"/>
          <w:lang w:val="pt-BR"/>
        </w:rPr>
        <w:t>Trưởng phòng tham mưu, Trưởng phòng Cảnh sát điều tra tội phạm về ma túy, Cơ sở cai nghiện ma túy có tên tại Điều 1, các cơ quan, tổ chức, cá nhân có liên quan chịu trách nhiệm thi hành Quyết định này./.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Pr="00135D4B" w:rsidR="006959E5" w:rsidTr="0014132C" w14:paraId="2601329D" w14:textId="77777777">
        <w:tc>
          <w:tcPr>
            <w:tcW w:w="4531" w:type="dxa"/>
          </w:tcPr>
          <w:p w:rsidRPr="00135D4B" w:rsidR="006959E5" w:rsidP="0014132C" w:rsidRDefault="006959E5" w14:paraId="251A7919" w14:textId="77777777">
            <w:pPr>
              <w:ind w:firstLine="0"/>
              <w:rPr>
                <w:b/>
                <w:bCs/>
                <w:i/>
                <w:iCs/>
                <w:color w:val="000000" w:themeColor="text1"/>
                <w:lang w:val="pt-BR"/>
              </w:rPr>
            </w:pPr>
            <w:r w:rsidRPr="00135D4B">
              <w:rPr>
                <w:b/>
                <w:bCs/>
                <w:i/>
                <w:iCs/>
                <w:color w:val="000000" w:themeColor="text1"/>
                <w:lang w:val="pt-BR"/>
              </w:rPr>
              <w:t>Nơi nhận:</w:t>
            </w:r>
          </w:p>
          <w:p w:rsidRPr="00135D4B" w:rsidR="006959E5" w:rsidP="0014132C" w:rsidRDefault="006959E5" w14:paraId="03A473A1" w14:textId="77777777">
            <w:pPr>
              <w:ind w:firstLine="0"/>
              <w:jc w:val="left"/>
              <w:rPr>
                <w:color w:val="000000" w:themeColor="text1"/>
                <w:sz w:val="22"/>
                <w:szCs w:val="22"/>
                <w:lang w:val="nl-NL"/>
              </w:rPr>
            </w:pPr>
            <w:r w:rsidRPr="00135D4B">
              <w:rPr>
                <w:color w:val="000000" w:themeColor="text1"/>
                <w:sz w:val="22"/>
                <w:szCs w:val="22"/>
                <w:lang w:val="pt-BR"/>
              </w:rPr>
              <w:t>- Như Điều 4</w:t>
            </w:r>
            <w:r w:rsidRPr="00135D4B">
              <w:rPr>
                <w:color w:val="000000" w:themeColor="text1"/>
                <w:sz w:val="22"/>
                <w:szCs w:val="22"/>
                <w:lang w:val="nl-NL"/>
              </w:rPr>
              <w:t>;</w:t>
            </w:r>
          </w:p>
          <w:p w:rsidRPr="00135D4B" w:rsidR="006959E5" w:rsidP="0014132C" w:rsidRDefault="006959E5" w14:paraId="56F48CCD" w14:textId="77777777">
            <w:pPr>
              <w:ind w:firstLine="0"/>
              <w:rPr>
                <w:color w:val="000000" w:themeColor="text1"/>
                <w:sz w:val="26"/>
                <w:szCs w:val="26"/>
                <w:lang w:val="pt-BR"/>
              </w:rPr>
            </w:pPr>
            <w:r w:rsidRPr="00135D4B">
              <w:rPr>
                <w:color w:val="000000" w:themeColor="text1"/>
                <w:sz w:val="22"/>
                <w:szCs w:val="22"/>
                <w:lang w:val="pt-BR"/>
              </w:rPr>
              <w:t>- Lưu V</w:t>
            </w:r>
            <w:r w:rsidRPr="00135D4B">
              <w:rPr>
                <w:color w:val="000000" w:themeColor="text1"/>
                <w:sz w:val="22"/>
                <w:szCs w:val="22"/>
                <w:lang w:val="nl-NL"/>
              </w:rPr>
              <w:t>T</w:t>
            </w:r>
            <w:r w:rsidRPr="00135D4B">
              <w:rPr>
                <w:color w:val="000000" w:themeColor="text1"/>
                <w:sz w:val="22"/>
                <w:szCs w:val="22"/>
                <w:lang w:val="pt-BR"/>
              </w:rPr>
              <w:t>.</w:t>
            </w:r>
          </w:p>
        </w:tc>
        <w:tc>
          <w:tcPr>
            <w:tcW w:w="4531" w:type="dxa"/>
          </w:tcPr>
          <w:p w:rsidRPr="00135D4B" w:rsidR="006959E5" w:rsidP="0014132C" w:rsidRDefault="006959E5" w14:paraId="7ECA7FD7" w14:textId="77777777">
            <w:pPr>
              <w:ind w:firstLine="0"/>
              <w:jc w:val="center"/>
              <w:rPr>
                <w:b/>
                <w:bCs/>
                <w:color w:val="000000" w:themeColor="text1"/>
                <w:sz w:val="26"/>
                <w:szCs w:val="26"/>
                <w:lang w:val="nl-NL"/>
              </w:rPr>
            </w:pPr>
            <w:r w:rsidRPr="00135D4B">
              <w:rPr>
                <w:b/>
                <w:bCs/>
                <w:color w:val="000000" w:themeColor="text1"/>
                <w:sz w:val="26"/>
                <w:szCs w:val="26"/>
                <w:lang w:val="nl-NL"/>
              </w:rPr>
              <w:t>GIÁM ĐỐC</w:t>
            </w:r>
          </w:p>
          <w:p w:rsidRPr="00135D4B" w:rsidR="006959E5" w:rsidP="0014132C" w:rsidRDefault="006959E5" w14:paraId="39976679" w14:textId="77777777">
            <w:pPr>
              <w:ind w:firstLine="0"/>
              <w:jc w:val="center"/>
              <w:rPr>
                <w:bCs/>
                <w:i/>
                <w:color w:val="000000" w:themeColor="text1"/>
                <w:szCs w:val="26"/>
                <w:lang w:val="nl-NL"/>
              </w:rPr>
            </w:pPr>
            <w:r w:rsidRPr="00135D4B">
              <w:rPr>
                <w:bCs/>
                <w:i/>
                <w:color w:val="000000" w:themeColor="text1"/>
                <w:szCs w:val="26"/>
                <w:lang w:val="nl-NL"/>
              </w:rPr>
              <w:t>(Ký,</w:t>
            </w:r>
            <w:r w:rsidR="00191FE0">
              <w:rPr>
                <w:bCs/>
                <w:i/>
                <w:color w:val="000000" w:themeColor="text1"/>
                <w:szCs w:val="26"/>
                <w:lang w:val="nl-NL"/>
              </w:rPr>
              <w:t xml:space="preserve"> </w:t>
            </w:r>
            <w:r w:rsidRPr="00135D4B">
              <w:rPr>
                <w:bCs/>
                <w:i/>
                <w:color w:val="000000" w:themeColor="text1"/>
                <w:szCs w:val="26"/>
                <w:lang w:val="nl-NL"/>
              </w:rPr>
              <w:t>ghi rõ họ tên, đóng dấu)</w:t>
            </w:r>
          </w:p>
          <w:p w:rsidRPr="00135D4B" w:rsidR="006959E5" w:rsidP="0014132C" w:rsidRDefault="006959E5" w14:paraId="0043041B" w14:textId="77777777">
            <w:pPr>
              <w:ind w:firstLine="0"/>
              <w:rPr>
                <w:color w:val="000000" w:themeColor="text1"/>
                <w:sz w:val="26"/>
                <w:szCs w:val="26"/>
                <w:lang w:val="pt-BR"/>
              </w:rPr>
            </w:pPr>
          </w:p>
        </w:tc>
      </w:tr>
    </w:tbl>
    <w:p w:rsidRPr="00135D4B" w:rsidR="000D6F48" w:rsidP="00474E3E" w:rsidRDefault="000D6F48" w14:paraId="16FF6A5C" w14:textId="77777777">
      <w:pPr>
        <w:ind w:firstLine="0"/>
        <w:rPr>
          <w:b/>
          <w:color w:val="000000" w:themeColor="text1"/>
          <w:sz w:val="25"/>
          <w:szCs w:val="25"/>
          <w:lang w:val="pt-BR"/>
        </w:rPr>
      </w:pPr>
    </w:p>
    <w:p w:rsidRPr="00135D4B" w:rsidR="006959E5" w:rsidP="00474E3E" w:rsidRDefault="006959E5" w14:paraId="5FA00B8F" w14:textId="77777777">
      <w:pPr>
        <w:ind w:firstLine="0"/>
        <w:rPr>
          <w:b/>
          <w:color w:val="000000" w:themeColor="text1"/>
          <w:sz w:val="25"/>
          <w:szCs w:val="25"/>
          <w:lang w:val="pt-BR"/>
        </w:rPr>
      </w:pPr>
    </w:p>
    <w:p w:rsidR="00B33F65" w:rsidRDefault="00B33F65" w14:paraId="19E85960" w14:textId="77777777">
      <w:pPr>
        <w:spacing w:after="200" w:line="276" w:lineRule="auto"/>
        <w:ind w:firstLine="0"/>
        <w:jc w:val="left"/>
        <w:rPr>
          <w:b/>
          <w:color w:val="000000" w:themeColor="text1"/>
          <w:sz w:val="25"/>
          <w:szCs w:val="25"/>
          <w:lang w:val="pt-BR"/>
        </w:rPr>
      </w:pPr>
      <w:r>
        <w:rPr>
          <w:b/>
          <w:color w:val="000000" w:themeColor="text1"/>
          <w:sz w:val="25"/>
          <w:szCs w:val="25"/>
          <w:lang w:val="pt-BR"/>
        </w:rPr>
        <w:br w:type="page"/>
      </w:r>
    </w:p>
    <w:p w:rsidRPr="00135D4B" w:rsidR="00474E3E" w:rsidP="00863CDE" w:rsidRDefault="00474E3E" w14:paraId="01B964FC" w14:textId="47D15FF0">
      <w:pPr>
        <w:jc w:val="right"/>
        <w:rPr>
          <w:b/>
          <w:color w:val="000000" w:themeColor="text1"/>
          <w:sz w:val="25"/>
          <w:szCs w:val="25"/>
          <w:lang w:val="pt-BR"/>
        </w:rPr>
      </w:pPr>
      <w:r w:rsidRPr="00135D4B">
        <w:rPr>
          <w:b/>
          <w:color w:val="000000" w:themeColor="text1"/>
          <w:sz w:val="25"/>
          <w:szCs w:val="25"/>
          <w:lang w:val="pt-BR"/>
        </w:rPr>
        <w:t xml:space="preserve">Mẫu </w:t>
      </w:r>
      <w:r w:rsidRPr="00135D4B" w:rsidR="00B56B94">
        <w:rPr>
          <w:b/>
          <w:color w:val="000000" w:themeColor="text1"/>
          <w:sz w:val="25"/>
          <w:szCs w:val="25"/>
          <w:lang w:val="pt-BR"/>
        </w:rPr>
        <w:t>số 11</w:t>
      </w:r>
    </w:p>
    <w:p w:rsidRPr="00135D4B" w:rsidR="00474E3E" w:rsidP="00474E3E" w:rsidRDefault="00474E3E" w14:paraId="4063D85C" w14:textId="77777777">
      <w:pPr>
        <w:shd w:val="clear" w:color="auto" w:fill="FFFFFF"/>
        <w:ind w:firstLine="0"/>
        <w:rPr>
          <w:b/>
          <w:bCs/>
          <w:color w:val="000000" w:themeColor="text1"/>
          <w:sz w:val="26"/>
          <w:szCs w:val="26"/>
          <w:lang w:val="vi-VN"/>
        </w:rPr>
      </w:pPr>
    </w:p>
    <w:tbl>
      <w:tblPr>
        <w:tblW w:w="9044" w:type="dxa"/>
        <w:jc w:val="center"/>
        <w:tblLayout w:type="fixed"/>
        <w:tblCellMar>
          <w:left w:w="0" w:type="dxa"/>
          <w:right w:w="0" w:type="dxa"/>
        </w:tblCellMar>
        <w:tblLook w:val="0000" w:firstRow="0" w:lastRow="0" w:firstColumn="0" w:lastColumn="0" w:noHBand="0" w:noVBand="0"/>
      </w:tblPr>
      <w:tblGrid>
        <w:gridCol w:w="3659"/>
        <w:gridCol w:w="5385"/>
      </w:tblGrid>
      <w:tr w:rsidRPr="00135D4B" w:rsidR="00135D4B" w:rsidTr="00B3741E" w14:paraId="6A4F277C" w14:textId="77777777">
        <w:trPr>
          <w:trHeight w:val="688"/>
          <w:jc w:val="center"/>
        </w:trPr>
        <w:tc>
          <w:tcPr>
            <w:tcW w:w="3659" w:type="dxa"/>
            <w:tcBorders>
              <w:left w:val="nil"/>
              <w:right w:val="nil"/>
            </w:tcBorders>
            <w:shd w:val="clear" w:color="auto" w:fill="FFFFFF"/>
          </w:tcPr>
          <w:p w:rsidRPr="00135D4B" w:rsidR="00474E3E" w:rsidP="00B3741E" w:rsidRDefault="00474E3E" w14:paraId="51701FD5" w14:textId="77777777">
            <w:pPr>
              <w:pStyle w:val="Other0"/>
              <w:shd w:val="clear" w:color="auto" w:fill="auto"/>
              <w:spacing w:after="0" w:line="240" w:lineRule="auto"/>
              <w:ind w:firstLine="0"/>
              <w:jc w:val="center"/>
              <w:rPr>
                <w:rStyle w:val="Other"/>
                <w:bCs/>
                <w:color w:val="000000" w:themeColor="text1"/>
                <w:sz w:val="24"/>
                <w:lang w:val="vi-VN" w:eastAsia="vi-VN"/>
              </w:rPr>
            </w:pPr>
            <w:r w:rsidRPr="00135D4B">
              <w:rPr>
                <w:rStyle w:val="Other"/>
                <w:bCs/>
                <w:color w:val="000000" w:themeColor="text1"/>
                <w:sz w:val="24"/>
                <w:lang w:val="vi-VN" w:eastAsia="vi-VN"/>
              </w:rPr>
              <w:t xml:space="preserve">TÊN CQ, TC CHỦ QUẢN </w:t>
            </w:r>
            <w:r w:rsidRPr="00135D4B">
              <w:rPr>
                <w:rStyle w:val="FootnoteReference"/>
                <w:bCs/>
                <w:color w:val="000000" w:themeColor="text1"/>
                <w:sz w:val="24"/>
                <w:lang w:eastAsia="vi-VN"/>
              </w:rPr>
              <w:footnoteReference w:id="39"/>
            </w:r>
          </w:p>
          <w:p w:rsidRPr="00135D4B" w:rsidR="00474E3E" w:rsidP="00B3741E" w:rsidRDefault="00474E3E" w14:paraId="55821A20" w14:textId="77777777">
            <w:pPr>
              <w:pStyle w:val="Other0"/>
              <w:shd w:val="clear" w:color="auto" w:fill="auto"/>
              <w:spacing w:after="0" w:line="240" w:lineRule="auto"/>
              <w:ind w:firstLine="0"/>
              <w:jc w:val="center"/>
              <w:rPr>
                <w:rStyle w:val="Other"/>
                <w:b/>
                <w:bCs/>
                <w:color w:val="000000" w:themeColor="text1"/>
                <w:sz w:val="24"/>
                <w:vertAlign w:val="superscript"/>
                <w:lang w:eastAsia="vi-VN"/>
              </w:rPr>
            </w:pPr>
            <w:r w:rsidRPr="00135D4B">
              <w:rPr>
                <w:rStyle w:val="Other"/>
                <w:b/>
                <w:bCs/>
                <w:color w:val="000000" w:themeColor="text1"/>
                <w:sz w:val="24"/>
                <w:lang w:eastAsia="vi-VN"/>
              </w:rPr>
              <w:t>TÊN CƠ SỞ…………</w:t>
            </w:r>
            <w:proofErr w:type="gramStart"/>
            <w:r w:rsidRPr="00135D4B">
              <w:rPr>
                <w:rStyle w:val="Other"/>
                <w:b/>
                <w:bCs/>
                <w:color w:val="000000" w:themeColor="text1"/>
                <w:sz w:val="24"/>
                <w:lang w:eastAsia="vi-VN"/>
              </w:rPr>
              <w:t>…..</w:t>
            </w:r>
            <w:proofErr w:type="gramEnd"/>
            <w:r w:rsidRPr="00135D4B">
              <w:rPr>
                <w:rStyle w:val="Other"/>
                <w:b/>
                <w:bCs/>
                <w:color w:val="000000" w:themeColor="text1"/>
                <w:sz w:val="24"/>
                <w:lang w:eastAsia="vi-VN"/>
              </w:rPr>
              <w:t xml:space="preserve"> </w:t>
            </w:r>
            <w:r w:rsidRPr="00135D4B">
              <w:rPr>
                <w:rStyle w:val="FootnoteReference"/>
                <w:b/>
                <w:bCs/>
                <w:color w:val="000000" w:themeColor="text1"/>
                <w:sz w:val="24"/>
                <w:lang w:eastAsia="vi-VN"/>
              </w:rPr>
              <w:footnoteReference w:id="40"/>
            </w:r>
          </w:p>
          <w:p w:rsidRPr="00135D4B" w:rsidR="00474E3E" w:rsidP="00B3741E" w:rsidRDefault="008404B0" w14:paraId="7B311F1A" w14:textId="77777777">
            <w:pPr>
              <w:pStyle w:val="Other0"/>
              <w:shd w:val="clear" w:color="auto" w:fill="auto"/>
              <w:spacing w:after="0" w:line="240" w:lineRule="auto"/>
              <w:ind w:firstLine="0"/>
              <w:jc w:val="center"/>
              <w:rPr>
                <w:color w:val="000000" w:themeColor="text1"/>
                <w:sz w:val="24"/>
                <w:vertAlign w:val="superscript"/>
              </w:rPr>
            </w:pPr>
            <w:r w:rsidRPr="00135D4B">
              <w:rPr>
                <w:color w:val="000000" w:themeColor="text1"/>
                <w:sz w:val="24"/>
                <w:vertAlign w:val="superscript"/>
              </w:rPr>
              <w:t>_____________</w:t>
            </w:r>
          </w:p>
        </w:tc>
        <w:tc>
          <w:tcPr>
            <w:tcW w:w="5385" w:type="dxa"/>
            <w:tcBorders>
              <w:left w:val="nil"/>
              <w:right w:val="nil"/>
            </w:tcBorders>
            <w:shd w:val="clear" w:color="auto" w:fill="FFFFFF"/>
          </w:tcPr>
          <w:p w:rsidRPr="00135D4B" w:rsidR="00474E3E" w:rsidP="00B3741E" w:rsidRDefault="00474E3E" w14:paraId="268334B7" w14:textId="77777777">
            <w:pPr>
              <w:pStyle w:val="Other0"/>
              <w:shd w:val="clear" w:color="auto" w:fill="auto"/>
              <w:spacing w:after="0" w:line="240" w:lineRule="auto"/>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474E3E" w:rsidP="00B3741E" w:rsidRDefault="00474E3E" w14:paraId="128A0528" w14:textId="77777777">
            <w:pPr>
              <w:pStyle w:val="Other0"/>
              <w:shd w:val="clear" w:color="auto" w:fill="auto"/>
              <w:spacing w:after="0" w:line="240" w:lineRule="auto"/>
              <w:ind w:firstLine="142"/>
              <w:jc w:val="center"/>
              <w:rPr>
                <w:rStyle w:val="Other"/>
                <w:b/>
                <w:bCs/>
                <w:color w:val="000000" w:themeColor="text1"/>
                <w:sz w:val="28"/>
                <w:szCs w:val="28"/>
                <w:lang w:eastAsia="vi-VN"/>
              </w:rPr>
            </w:pPr>
            <w:r w:rsidRPr="00135D4B">
              <w:rPr>
                <w:rStyle w:val="Other"/>
                <w:b/>
                <w:bCs/>
                <w:color w:val="000000" w:themeColor="text1"/>
                <w:sz w:val="28"/>
                <w:szCs w:val="28"/>
                <w:lang w:eastAsia="vi-VN"/>
              </w:rPr>
              <w:t>Độc lập - Tự do - Hạnh phúc</w:t>
            </w:r>
          </w:p>
          <w:p w:rsidRPr="00135D4B" w:rsidR="008404B0" w:rsidP="00B3741E" w:rsidRDefault="008404B0" w14:paraId="53F49D9B" w14:textId="77777777">
            <w:pPr>
              <w:pStyle w:val="Other0"/>
              <w:shd w:val="clear" w:color="auto" w:fill="auto"/>
              <w:spacing w:after="0" w:line="240" w:lineRule="auto"/>
              <w:ind w:firstLine="142"/>
              <w:jc w:val="center"/>
              <w:rPr>
                <w:color w:val="000000" w:themeColor="text1"/>
                <w:sz w:val="28"/>
                <w:szCs w:val="28"/>
                <w:vertAlign w:val="superscript"/>
              </w:rPr>
            </w:pPr>
            <w:r w:rsidRPr="00135D4B">
              <w:rPr>
                <w:color w:val="000000" w:themeColor="text1"/>
                <w:sz w:val="28"/>
                <w:szCs w:val="28"/>
                <w:vertAlign w:val="superscript"/>
              </w:rPr>
              <w:t>_________________________________________</w:t>
            </w:r>
          </w:p>
        </w:tc>
      </w:tr>
      <w:tr w:rsidRPr="00135D4B" w:rsidR="00135D4B" w:rsidTr="00B3741E" w14:paraId="4DF3B966" w14:textId="77777777">
        <w:trPr>
          <w:jc w:val="center"/>
        </w:trPr>
        <w:tc>
          <w:tcPr>
            <w:tcW w:w="3659" w:type="dxa"/>
            <w:tcBorders>
              <w:left w:val="nil"/>
              <w:right w:val="nil"/>
            </w:tcBorders>
            <w:shd w:val="clear" w:color="auto" w:fill="FFFFFF"/>
          </w:tcPr>
          <w:p w:rsidRPr="00135D4B" w:rsidR="00474E3E" w:rsidP="00B3741E" w:rsidRDefault="00474E3E" w14:paraId="79AABAA0" w14:textId="77777777">
            <w:pPr>
              <w:pStyle w:val="Other0"/>
              <w:shd w:val="clear" w:color="auto" w:fill="auto"/>
              <w:spacing w:after="0" w:line="240" w:lineRule="auto"/>
              <w:ind w:firstLine="0"/>
              <w:jc w:val="center"/>
              <w:rPr>
                <w:rStyle w:val="Other"/>
                <w:bCs/>
                <w:color w:val="000000" w:themeColor="text1"/>
                <w:lang w:val="vi-VN" w:eastAsia="vi-VN"/>
              </w:rPr>
            </w:pPr>
            <w:r w:rsidRPr="00135D4B">
              <w:rPr>
                <w:rStyle w:val="Other"/>
                <w:color w:val="000000" w:themeColor="text1"/>
                <w:lang w:eastAsia="vi-VN"/>
              </w:rPr>
              <w:t xml:space="preserve">Số: </w:t>
            </w:r>
            <w:r w:rsidRPr="00135D4B">
              <w:rPr>
                <w:rStyle w:val="Other"/>
                <w:color w:val="000000" w:themeColor="text1"/>
                <w:lang w:val="vi-VN" w:eastAsia="vi-VN"/>
              </w:rPr>
              <w:t xml:space="preserve">       </w:t>
            </w:r>
            <w:r w:rsidRPr="00135D4B">
              <w:rPr>
                <w:rStyle w:val="Other"/>
                <w:color w:val="000000" w:themeColor="text1"/>
                <w:lang w:eastAsia="vi-VN"/>
              </w:rPr>
              <w:t>/</w:t>
            </w:r>
            <w:r w:rsidRPr="00135D4B">
              <w:rPr>
                <w:rStyle w:val="Other"/>
                <w:color w:val="000000" w:themeColor="text1"/>
                <w:lang w:val="vi-VN" w:eastAsia="vi-VN"/>
              </w:rPr>
              <w:t>......</w:t>
            </w:r>
            <w:r w:rsidRPr="00135D4B">
              <w:rPr>
                <w:rStyle w:val="FootnoteReference"/>
                <w:color w:val="000000" w:themeColor="text1"/>
                <w:lang w:val="vi-VN" w:eastAsia="vi-VN"/>
              </w:rPr>
              <w:footnoteReference w:id="41"/>
            </w:r>
            <w:proofErr w:type="gramStart"/>
            <w:r w:rsidRPr="00135D4B">
              <w:rPr>
                <w:rStyle w:val="Other"/>
                <w:color w:val="000000" w:themeColor="text1"/>
                <w:lang w:val="vi-VN" w:eastAsia="vi-VN"/>
              </w:rPr>
              <w:t>.....</w:t>
            </w:r>
            <w:proofErr w:type="gramEnd"/>
          </w:p>
        </w:tc>
        <w:tc>
          <w:tcPr>
            <w:tcW w:w="5385" w:type="dxa"/>
            <w:tcBorders>
              <w:left w:val="nil"/>
              <w:right w:val="nil"/>
            </w:tcBorders>
            <w:shd w:val="clear" w:color="auto" w:fill="FFFFFF"/>
          </w:tcPr>
          <w:p w:rsidRPr="00135D4B" w:rsidR="00474E3E" w:rsidP="00B3741E" w:rsidRDefault="00474E3E" w14:paraId="25C692A0" w14:textId="77777777">
            <w:pPr>
              <w:pStyle w:val="Other0"/>
              <w:shd w:val="clear" w:color="auto" w:fill="auto"/>
              <w:spacing w:after="0" w:line="240" w:lineRule="auto"/>
              <w:ind w:firstLine="142"/>
              <w:jc w:val="center"/>
              <w:rPr>
                <w:rStyle w:val="Other"/>
                <w:b/>
                <w:bCs/>
                <w:color w:val="000000" w:themeColor="text1"/>
                <w:lang w:eastAsia="vi-VN"/>
              </w:rPr>
            </w:pPr>
            <w:r w:rsidRPr="00135D4B">
              <w:rPr>
                <w:rStyle w:val="Other"/>
                <w:i/>
                <w:iCs/>
                <w:color w:val="000000" w:themeColor="text1"/>
                <w:lang w:val="vi-VN" w:eastAsia="vi-VN"/>
              </w:rPr>
              <w:t>............</w:t>
            </w:r>
            <w:r w:rsidRPr="00135D4B">
              <w:rPr>
                <w:rStyle w:val="FootnoteReference"/>
                <w:i/>
                <w:iCs/>
                <w:color w:val="000000" w:themeColor="text1"/>
                <w:lang w:eastAsia="vi-VN"/>
              </w:rPr>
              <w:t xml:space="preserve"> </w:t>
            </w:r>
            <w:r w:rsidRPr="00135D4B">
              <w:rPr>
                <w:rStyle w:val="FootnoteReference"/>
                <w:i/>
                <w:iCs/>
                <w:color w:val="000000" w:themeColor="text1"/>
                <w:lang w:eastAsia="vi-VN"/>
              </w:rPr>
              <w:footnoteReference w:id="42"/>
            </w:r>
            <w:r w:rsidRPr="00135D4B">
              <w:rPr>
                <w:rStyle w:val="Other"/>
                <w:i/>
                <w:iCs/>
                <w:color w:val="000000" w:themeColor="text1"/>
                <w:lang w:val="vi-VN" w:eastAsia="vi-VN"/>
              </w:rPr>
              <w:t>......</w:t>
            </w:r>
            <w:r w:rsidRPr="00135D4B">
              <w:rPr>
                <w:rStyle w:val="Other"/>
                <w:i/>
                <w:iCs/>
                <w:color w:val="000000" w:themeColor="text1"/>
                <w:lang w:eastAsia="vi-VN"/>
              </w:rPr>
              <w:t>.....,</w:t>
            </w:r>
            <w:r w:rsidRPr="00135D4B">
              <w:rPr>
                <w:rStyle w:val="Other"/>
                <w:i/>
                <w:iCs/>
                <w:color w:val="000000" w:themeColor="text1"/>
                <w:vertAlign w:val="superscript"/>
                <w:lang w:eastAsia="vi-VN"/>
              </w:rPr>
              <w:t xml:space="preserve"> </w:t>
            </w:r>
            <w:r w:rsidRPr="00135D4B">
              <w:rPr>
                <w:rStyle w:val="Other"/>
                <w:i/>
                <w:iCs/>
                <w:color w:val="000000" w:themeColor="text1"/>
                <w:lang w:eastAsia="vi-VN"/>
              </w:rPr>
              <w:t xml:space="preserve">ngày </w:t>
            </w:r>
            <w:proofErr w:type="gramStart"/>
            <w:r w:rsidRPr="00135D4B" w:rsidR="008404B0">
              <w:rPr>
                <w:rStyle w:val="Other"/>
                <w:i/>
                <w:iCs/>
                <w:color w:val="000000" w:themeColor="text1"/>
                <w:lang w:eastAsia="vi-VN"/>
              </w:rPr>
              <w:t>…</w:t>
            </w:r>
            <w:r w:rsidRPr="00135D4B">
              <w:rPr>
                <w:rStyle w:val="Other"/>
                <w:i/>
                <w:iCs/>
                <w:color w:val="000000" w:themeColor="text1"/>
                <w:lang w:eastAsia="vi-VN"/>
              </w:rPr>
              <w:t>..</w:t>
            </w:r>
            <w:proofErr w:type="gramEnd"/>
            <w:r w:rsidRPr="00135D4B">
              <w:rPr>
                <w:rStyle w:val="Other"/>
                <w:i/>
                <w:iCs/>
                <w:color w:val="000000" w:themeColor="text1"/>
                <w:lang w:eastAsia="vi-VN"/>
              </w:rPr>
              <w:t xml:space="preserve"> tháng </w:t>
            </w:r>
            <w:proofErr w:type="gramStart"/>
            <w:r w:rsidRPr="00135D4B" w:rsidR="008404B0">
              <w:rPr>
                <w:rStyle w:val="Other"/>
                <w:i/>
                <w:iCs/>
                <w:color w:val="000000" w:themeColor="text1"/>
                <w:lang w:eastAsia="vi-VN"/>
              </w:rPr>
              <w:t>…</w:t>
            </w:r>
            <w:r w:rsidRPr="00135D4B">
              <w:rPr>
                <w:rStyle w:val="Other"/>
                <w:i/>
                <w:iCs/>
                <w:color w:val="000000" w:themeColor="text1"/>
                <w:lang w:eastAsia="vi-VN"/>
              </w:rPr>
              <w:t>..</w:t>
            </w:r>
            <w:proofErr w:type="gramEnd"/>
            <w:r w:rsidRPr="00135D4B">
              <w:rPr>
                <w:rStyle w:val="Other"/>
                <w:i/>
                <w:iCs/>
                <w:color w:val="000000" w:themeColor="text1"/>
                <w:lang w:eastAsia="vi-VN"/>
              </w:rPr>
              <w:t xml:space="preserve"> năm..</w:t>
            </w:r>
            <w:r w:rsidRPr="00135D4B">
              <w:rPr>
                <w:rStyle w:val="Other"/>
                <w:i/>
                <w:iCs/>
                <w:color w:val="000000" w:themeColor="text1"/>
                <w:lang w:val="vi-VN" w:eastAsia="vi-VN"/>
              </w:rPr>
              <w:t>.......</w:t>
            </w:r>
            <w:r w:rsidRPr="00135D4B">
              <w:rPr>
                <w:rStyle w:val="Other"/>
                <w:i/>
                <w:iCs/>
                <w:color w:val="000000" w:themeColor="text1"/>
                <w:lang w:eastAsia="vi-VN"/>
              </w:rPr>
              <w:t>.</w:t>
            </w:r>
          </w:p>
        </w:tc>
      </w:tr>
      <w:tr w:rsidRPr="00135D4B" w:rsidR="00135D4B" w:rsidTr="00B3741E" w14:paraId="22805A48" w14:textId="77777777">
        <w:trPr>
          <w:jc w:val="center"/>
        </w:trPr>
        <w:tc>
          <w:tcPr>
            <w:tcW w:w="3659" w:type="dxa"/>
            <w:tcBorders>
              <w:left w:val="nil"/>
              <w:bottom w:val="nil"/>
              <w:right w:val="nil"/>
            </w:tcBorders>
            <w:shd w:val="clear" w:color="auto" w:fill="FFFFFF"/>
          </w:tcPr>
          <w:p w:rsidRPr="00135D4B" w:rsidR="00474E3E" w:rsidP="00B3741E" w:rsidRDefault="00474E3E" w14:paraId="1A1C5D84" w14:textId="77777777">
            <w:pPr>
              <w:pStyle w:val="Other0"/>
              <w:shd w:val="clear" w:color="auto" w:fill="auto"/>
              <w:spacing w:after="0" w:line="240" w:lineRule="auto"/>
              <w:ind w:firstLine="0"/>
              <w:jc w:val="center"/>
              <w:rPr>
                <w:rStyle w:val="Other"/>
                <w:color w:val="000000" w:themeColor="text1"/>
                <w:sz w:val="24"/>
                <w:szCs w:val="24"/>
                <w:lang w:eastAsia="vi-VN"/>
              </w:rPr>
            </w:pPr>
            <w:r w:rsidRPr="00135D4B">
              <w:rPr>
                <w:rStyle w:val="Other"/>
                <w:color w:val="000000" w:themeColor="text1"/>
                <w:sz w:val="24"/>
                <w:szCs w:val="24"/>
                <w:lang w:val="vi-VN" w:eastAsia="vi-VN"/>
              </w:rPr>
              <w:t>V/v đề nghị c</w:t>
            </w:r>
            <w:r w:rsidRPr="00135D4B">
              <w:rPr>
                <w:rStyle w:val="Other"/>
                <w:color w:val="000000" w:themeColor="text1"/>
                <w:sz w:val="24"/>
                <w:szCs w:val="24"/>
                <w:lang w:eastAsia="vi-VN"/>
              </w:rPr>
              <w:t>ông bố</w:t>
            </w:r>
            <w:r w:rsidRPr="00135D4B">
              <w:rPr>
                <w:rStyle w:val="Other"/>
                <w:color w:val="000000" w:themeColor="text1"/>
                <w:sz w:val="24"/>
                <w:szCs w:val="24"/>
                <w:lang w:val="vi-VN" w:eastAsia="vi-VN"/>
              </w:rPr>
              <w:t xml:space="preserve"> (c</w:t>
            </w:r>
            <w:r w:rsidRPr="00135D4B">
              <w:rPr>
                <w:rStyle w:val="Other"/>
                <w:color w:val="000000" w:themeColor="text1"/>
                <w:sz w:val="24"/>
                <w:szCs w:val="24"/>
                <w:lang w:eastAsia="vi-VN"/>
              </w:rPr>
              <w:t xml:space="preserve">ông bố </w:t>
            </w:r>
            <w:r w:rsidRPr="00135D4B">
              <w:rPr>
                <w:rStyle w:val="Other"/>
                <w:color w:val="000000" w:themeColor="text1"/>
                <w:sz w:val="24"/>
                <w:szCs w:val="24"/>
                <w:lang w:val="vi-VN" w:eastAsia="vi-VN"/>
              </w:rPr>
              <w:t xml:space="preserve">lại) </w:t>
            </w:r>
            <w:r w:rsidRPr="00135D4B">
              <w:rPr>
                <w:rStyle w:val="Other"/>
                <w:color w:val="000000" w:themeColor="text1"/>
                <w:sz w:val="24"/>
                <w:szCs w:val="24"/>
                <w:lang w:eastAsia="vi-VN"/>
              </w:rPr>
              <w:t xml:space="preserve">cơ sở đủ điều kiện cung cấp dịch vụ </w:t>
            </w:r>
          </w:p>
          <w:p w:rsidRPr="00135D4B" w:rsidR="00474E3E" w:rsidP="00B3741E" w:rsidRDefault="00474E3E" w14:paraId="4D3C542A" w14:textId="77777777">
            <w:pPr>
              <w:pStyle w:val="Other0"/>
              <w:shd w:val="clear" w:color="auto" w:fill="auto"/>
              <w:spacing w:after="0" w:line="240" w:lineRule="auto"/>
              <w:ind w:firstLine="0"/>
              <w:jc w:val="center"/>
              <w:rPr>
                <w:rStyle w:val="Other"/>
                <w:color w:val="000000" w:themeColor="text1"/>
                <w:sz w:val="24"/>
                <w:szCs w:val="24"/>
                <w:lang w:eastAsia="vi-VN"/>
              </w:rPr>
            </w:pPr>
            <w:r w:rsidRPr="00135D4B">
              <w:rPr>
                <w:rStyle w:val="Other"/>
                <w:color w:val="000000" w:themeColor="text1"/>
                <w:sz w:val="24"/>
                <w:szCs w:val="24"/>
                <w:lang w:val="vi-VN" w:eastAsia="vi-VN"/>
              </w:rPr>
              <w:t>cai nghiện ma túy</w:t>
            </w:r>
          </w:p>
        </w:tc>
        <w:tc>
          <w:tcPr>
            <w:tcW w:w="5385" w:type="dxa"/>
            <w:tcBorders>
              <w:left w:val="nil"/>
              <w:bottom w:val="nil"/>
              <w:right w:val="nil"/>
            </w:tcBorders>
            <w:shd w:val="clear" w:color="auto" w:fill="FFFFFF"/>
          </w:tcPr>
          <w:p w:rsidRPr="00135D4B" w:rsidR="00474E3E" w:rsidP="00B3741E" w:rsidRDefault="00474E3E" w14:paraId="1E75A67A" w14:textId="77777777">
            <w:pPr>
              <w:pStyle w:val="Other0"/>
              <w:shd w:val="clear" w:color="auto" w:fill="auto"/>
              <w:spacing w:after="0" w:line="240" w:lineRule="auto"/>
              <w:ind w:firstLine="142"/>
              <w:jc w:val="center"/>
              <w:rPr>
                <w:rStyle w:val="Other"/>
                <w:i/>
                <w:iCs/>
                <w:color w:val="000000" w:themeColor="text1"/>
                <w:lang w:eastAsia="vi-VN"/>
              </w:rPr>
            </w:pPr>
          </w:p>
        </w:tc>
      </w:tr>
    </w:tbl>
    <w:p w:rsidRPr="00135D4B" w:rsidR="00474E3E" w:rsidP="00474E3E" w:rsidRDefault="00474E3E" w14:paraId="31144C55" w14:textId="77777777">
      <w:pPr>
        <w:rPr>
          <w:color w:val="000000" w:themeColor="text1"/>
          <w:lang w:val="vi-VN"/>
        </w:rPr>
      </w:pPr>
    </w:p>
    <w:p w:rsidRPr="00135D4B" w:rsidR="00474E3E" w:rsidP="00474E3E" w:rsidRDefault="00474E3E" w14:paraId="72C119FD" w14:textId="77777777">
      <w:pPr>
        <w:shd w:val="clear" w:color="auto" w:fill="FFFFFF"/>
        <w:spacing w:before="120" w:after="120"/>
        <w:ind w:left="720"/>
        <w:jc w:val="center"/>
        <w:rPr>
          <w:color w:val="000000" w:themeColor="text1"/>
          <w:sz w:val="26"/>
          <w:szCs w:val="26"/>
          <w:lang w:val="vi-VN"/>
        </w:rPr>
      </w:pPr>
      <w:r w:rsidRPr="00135D4B">
        <w:rPr>
          <w:bCs/>
          <w:color w:val="000000" w:themeColor="text1"/>
          <w:sz w:val="26"/>
          <w:szCs w:val="26"/>
          <w:lang w:val="vi-VN"/>
        </w:rPr>
        <w:t xml:space="preserve">Kính gửi: </w:t>
      </w:r>
      <w:r w:rsidRPr="00135D4B" w:rsidR="00DB14B9">
        <w:rPr>
          <w:color w:val="000000" w:themeColor="text1"/>
          <w:sz w:val="26"/>
          <w:szCs w:val="26"/>
        </w:rPr>
        <w:t>Giám đốc Công an</w:t>
      </w:r>
      <w:r w:rsidRPr="00135D4B">
        <w:rPr>
          <w:color w:val="000000" w:themeColor="text1"/>
          <w:sz w:val="26"/>
          <w:szCs w:val="26"/>
          <w:lang w:val="vi-VN"/>
        </w:rPr>
        <w:t xml:space="preserve"> ……....</w:t>
      </w:r>
      <w:r w:rsidRPr="00135D4B">
        <w:rPr>
          <w:rStyle w:val="FootnoteReference"/>
          <w:color w:val="000000" w:themeColor="text1"/>
          <w:sz w:val="26"/>
          <w:szCs w:val="26"/>
          <w:lang w:val="vi-VN"/>
        </w:rPr>
        <w:footnoteReference w:id="43"/>
      </w:r>
      <w:r w:rsidRPr="00135D4B">
        <w:rPr>
          <w:color w:val="000000" w:themeColor="text1"/>
          <w:sz w:val="26"/>
          <w:szCs w:val="26"/>
          <w:lang w:val="vi-VN"/>
        </w:rPr>
        <w:t>.....…….</w:t>
      </w:r>
    </w:p>
    <w:p w:rsidRPr="00135D4B" w:rsidR="00474E3E" w:rsidP="00474E3E" w:rsidRDefault="00474E3E" w14:paraId="750EF931" w14:textId="77777777">
      <w:pPr>
        <w:shd w:val="clear" w:color="auto" w:fill="FFFFFF"/>
        <w:spacing w:before="60" w:after="60"/>
        <w:ind w:firstLine="0"/>
        <w:jc w:val="center"/>
        <w:rPr>
          <w:color w:val="000000" w:themeColor="text1"/>
          <w:sz w:val="26"/>
          <w:szCs w:val="26"/>
          <w:lang w:val="vi-VN"/>
        </w:rPr>
      </w:pPr>
    </w:p>
    <w:p w:rsidRPr="00135D4B" w:rsidR="00474E3E" w:rsidP="00474E3E" w:rsidRDefault="00474E3E" w14:paraId="5A7AB76C" w14:textId="77777777">
      <w:pPr>
        <w:spacing w:before="60" w:after="60"/>
        <w:rPr>
          <w:color w:val="000000" w:themeColor="text1"/>
          <w:sz w:val="26"/>
          <w:szCs w:val="26"/>
          <w:lang w:val="vi-VN"/>
        </w:rPr>
      </w:pPr>
      <w:r w:rsidRPr="00135D4B">
        <w:rPr>
          <w:color w:val="000000" w:themeColor="text1"/>
          <w:sz w:val="26"/>
          <w:szCs w:val="26"/>
          <w:lang w:val="vi-VN"/>
        </w:rPr>
        <w:t>1. Họ, tên cá nhân/cơ sở cung cấp dịch vụ (</w:t>
      </w:r>
      <w:r w:rsidRPr="00135D4B">
        <w:rPr>
          <w:i/>
          <w:color w:val="000000" w:themeColor="text1"/>
          <w:sz w:val="26"/>
          <w:szCs w:val="26"/>
          <w:lang w:val="vi-VN"/>
        </w:rPr>
        <w:t>chữ in hoa</w:t>
      </w:r>
      <w:r w:rsidRPr="00135D4B">
        <w:rPr>
          <w:color w:val="000000" w:themeColor="text1"/>
          <w:sz w:val="26"/>
          <w:szCs w:val="26"/>
          <w:lang w:val="vi-VN"/>
        </w:rPr>
        <w:t>): .......................................</w:t>
      </w:r>
    </w:p>
    <w:p w:rsidRPr="00135D4B" w:rsidR="00474E3E" w:rsidP="00474E3E" w:rsidRDefault="00474E3E" w14:paraId="30DB965B" w14:textId="77777777">
      <w:pPr>
        <w:spacing w:before="60" w:after="60"/>
        <w:rPr>
          <w:color w:val="000000" w:themeColor="text1"/>
          <w:sz w:val="26"/>
          <w:szCs w:val="26"/>
          <w:lang w:val="vi-VN"/>
        </w:rPr>
      </w:pPr>
      <w:r w:rsidRPr="00135D4B">
        <w:rPr>
          <w:color w:val="000000" w:themeColor="text1"/>
          <w:sz w:val="26"/>
          <w:szCs w:val="26"/>
          <w:lang w:val="vi-VN"/>
        </w:rPr>
        <w:t>Địa chỉ cung cấp dịch vụ: ......................................................................................</w:t>
      </w:r>
    </w:p>
    <w:p w:rsidRPr="00135D4B" w:rsidR="00474E3E" w:rsidP="00474E3E" w:rsidRDefault="00474E3E" w14:paraId="7323FF04" w14:textId="77777777">
      <w:pPr>
        <w:spacing w:before="60" w:after="60"/>
        <w:rPr>
          <w:color w:val="000000" w:themeColor="text1"/>
          <w:sz w:val="26"/>
          <w:szCs w:val="26"/>
          <w:lang w:val="vi-VN"/>
        </w:rPr>
      </w:pPr>
      <w:r w:rsidRPr="00135D4B">
        <w:rPr>
          <w:color w:val="000000" w:themeColor="text1"/>
          <w:sz w:val="26"/>
          <w:szCs w:val="26"/>
          <w:lang w:val="vi-VN"/>
        </w:rPr>
        <w:t>Điện thoại: .........................................; E-mail: .....................................................</w:t>
      </w:r>
    </w:p>
    <w:p w:rsidRPr="00520835" w:rsidR="00474E3E" w:rsidP="00474E3E" w:rsidRDefault="00474E3E" w14:paraId="46FB341D" w14:textId="77777777">
      <w:pPr>
        <w:spacing w:before="60" w:after="60"/>
        <w:rPr>
          <w:color w:val="000000" w:themeColor="text1"/>
          <w:sz w:val="26"/>
          <w:szCs w:val="26"/>
        </w:rPr>
      </w:pPr>
      <w:r w:rsidRPr="00135D4B">
        <w:rPr>
          <w:color w:val="000000" w:themeColor="text1"/>
          <w:sz w:val="26"/>
          <w:szCs w:val="26"/>
          <w:lang w:val="vi-VN"/>
        </w:rPr>
        <w:t>Người đại diện theo pháp luật (đối với cơ sở): ......................................................</w:t>
      </w:r>
    </w:p>
    <w:p w:rsidRPr="00520835" w:rsidR="00520835" w:rsidP="00520835" w:rsidRDefault="00520835" w14:paraId="2E0B1986" w14:textId="721A3E7B">
      <w:pPr>
        <w:spacing w:before="60" w:after="60"/>
        <w:rPr>
          <w:color w:val="000000" w:themeColor="text1"/>
          <w:sz w:val="26"/>
          <w:szCs w:val="26"/>
        </w:rPr>
      </w:pPr>
      <w:r w:rsidRPr="00520835">
        <w:rPr>
          <w:color w:val="000000" w:themeColor="text1"/>
          <w:sz w:val="26"/>
          <w:szCs w:val="26"/>
        </w:rPr>
        <w:t>Số CC/CCCD/CMND/HC:</w:t>
      </w:r>
      <w:r w:rsidR="005949C6">
        <w:rPr>
          <w:color w:val="000000" w:themeColor="text1"/>
          <w:sz w:val="26"/>
          <w:szCs w:val="26"/>
        </w:rPr>
        <w:t xml:space="preserve"> </w:t>
      </w:r>
      <w:r w:rsidRPr="00520835">
        <w:rPr>
          <w:color w:val="000000" w:themeColor="text1"/>
          <w:sz w:val="26"/>
          <w:szCs w:val="26"/>
        </w:rPr>
        <w:t xml:space="preserve">.................................Ngày cấp: </w:t>
      </w:r>
      <w:proofErr w:type="gramStart"/>
      <w:r w:rsidRPr="00520835">
        <w:rPr>
          <w:color w:val="000000" w:themeColor="text1"/>
          <w:sz w:val="26"/>
          <w:szCs w:val="26"/>
        </w:rPr>
        <w:t>…..</w:t>
      </w:r>
      <w:proofErr w:type="gramEnd"/>
      <w:r w:rsidRPr="00520835">
        <w:rPr>
          <w:color w:val="000000" w:themeColor="text1"/>
          <w:sz w:val="26"/>
          <w:szCs w:val="26"/>
        </w:rPr>
        <w:t>/.........../..............</w:t>
      </w:r>
    </w:p>
    <w:p w:rsidRPr="00520835" w:rsidR="00520835" w:rsidP="00520835" w:rsidRDefault="00520835" w14:paraId="7ADEED1D" w14:textId="77777777">
      <w:pPr>
        <w:spacing w:before="60" w:after="60"/>
        <w:rPr>
          <w:color w:val="000000" w:themeColor="text1"/>
          <w:sz w:val="26"/>
          <w:szCs w:val="26"/>
        </w:rPr>
      </w:pPr>
      <w:r w:rsidRPr="00520835">
        <w:rPr>
          <w:color w:val="000000" w:themeColor="text1"/>
          <w:sz w:val="26"/>
          <w:szCs w:val="26"/>
        </w:rPr>
        <w:t>Nơi cấp: …………….............................................................................................</w:t>
      </w:r>
    </w:p>
    <w:p w:rsidRPr="00135D4B" w:rsidR="00474E3E" w:rsidP="00474E3E" w:rsidRDefault="00474E3E" w14:paraId="553B5DA8" w14:textId="77777777">
      <w:pPr>
        <w:spacing w:before="60" w:after="60"/>
        <w:rPr>
          <w:color w:val="000000" w:themeColor="text1"/>
          <w:sz w:val="26"/>
          <w:szCs w:val="26"/>
          <w:lang w:val="vi-VN"/>
        </w:rPr>
      </w:pPr>
      <w:r w:rsidRPr="00135D4B">
        <w:rPr>
          <w:color w:val="000000" w:themeColor="text1"/>
          <w:sz w:val="26"/>
          <w:szCs w:val="26"/>
          <w:lang w:val="vi-VN"/>
        </w:rPr>
        <w:t xml:space="preserve">Chức </w:t>
      </w:r>
      <w:r w:rsidR="00520835">
        <w:rPr>
          <w:color w:val="000000" w:themeColor="text1"/>
          <w:sz w:val="26"/>
          <w:szCs w:val="26"/>
        </w:rPr>
        <w:t>vụ</w:t>
      </w:r>
      <w:r w:rsidRPr="00135D4B">
        <w:rPr>
          <w:color w:val="000000" w:themeColor="text1"/>
          <w:sz w:val="26"/>
          <w:szCs w:val="26"/>
          <w:lang w:val="vi-VN"/>
        </w:rPr>
        <w:t xml:space="preserve">: ............................................. </w:t>
      </w:r>
    </w:p>
    <w:p w:rsidRPr="00135D4B" w:rsidR="00474E3E" w:rsidP="00474E3E" w:rsidRDefault="00474E3E" w14:paraId="6184D411" w14:textId="77777777">
      <w:pPr>
        <w:spacing w:before="60" w:after="60"/>
        <w:rPr>
          <w:color w:val="000000" w:themeColor="text1"/>
          <w:sz w:val="26"/>
          <w:szCs w:val="26"/>
          <w:lang w:val="vi-VN"/>
        </w:rPr>
      </w:pPr>
      <w:r w:rsidRPr="00135D4B">
        <w:rPr>
          <w:color w:val="000000" w:themeColor="text1"/>
          <w:sz w:val="26"/>
          <w:szCs w:val="26"/>
          <w:lang w:val="vi-VN"/>
        </w:rPr>
        <w:t xml:space="preserve">2. Đề nghị </w:t>
      </w:r>
      <w:r w:rsidRPr="00135D4B" w:rsidR="005F469D">
        <w:rPr>
          <w:color w:val="000000" w:themeColor="text1"/>
          <w:sz w:val="26"/>
          <w:szCs w:val="26"/>
        </w:rPr>
        <w:t>Giám đốc Công an</w:t>
      </w:r>
      <w:r w:rsidRPr="00135D4B">
        <w:rPr>
          <w:color w:val="000000" w:themeColor="text1"/>
          <w:sz w:val="26"/>
          <w:szCs w:val="26"/>
          <w:lang w:val="vi-VN"/>
        </w:rPr>
        <w:t xml:space="preserve"> ……………</w:t>
      </w:r>
      <w:r w:rsidRPr="00135D4B">
        <w:rPr>
          <w:color w:val="000000" w:themeColor="text1"/>
          <w:sz w:val="26"/>
          <w:szCs w:val="26"/>
          <w:vertAlign w:val="superscript"/>
          <w:lang w:val="vi-VN"/>
        </w:rPr>
        <w:t>5</w:t>
      </w:r>
      <w:r w:rsidRPr="00135D4B">
        <w:rPr>
          <w:color w:val="000000" w:themeColor="text1"/>
          <w:sz w:val="26"/>
          <w:szCs w:val="26"/>
          <w:lang w:val="vi-VN"/>
        </w:rPr>
        <w:t xml:space="preserve">…………………. công bố/công bố lại </w:t>
      </w:r>
      <w:r w:rsidRPr="00135D4B">
        <w:rPr>
          <w:color w:val="000000" w:themeColor="text1"/>
          <w:sz w:val="26"/>
          <w:lang w:val="vi-VN"/>
        </w:rPr>
        <w:t>đủ điều kiện cung cấp dịch vụ cai nghiện ma túy</w:t>
      </w:r>
      <w:r w:rsidRPr="00135D4B">
        <w:rPr>
          <w:color w:val="000000" w:themeColor="text1"/>
          <w:sz w:val="26"/>
          <w:szCs w:val="26"/>
          <w:lang w:val="vi-VN"/>
        </w:rPr>
        <w:t>.</w:t>
      </w:r>
    </w:p>
    <w:p w:rsidRPr="00135D4B" w:rsidR="00474E3E" w:rsidP="00474E3E" w:rsidRDefault="00474E3E" w14:paraId="3FC86871" w14:textId="77777777">
      <w:pPr>
        <w:spacing w:before="60" w:after="60"/>
        <w:rPr>
          <w:color w:val="000000" w:themeColor="text1"/>
          <w:sz w:val="26"/>
          <w:szCs w:val="26"/>
        </w:rPr>
      </w:pPr>
      <w:r w:rsidRPr="00135D4B">
        <w:rPr>
          <w:color w:val="000000" w:themeColor="text1"/>
          <w:sz w:val="26"/>
          <w:szCs w:val="26"/>
        </w:rPr>
        <w:t>a) Phạm vi dịch vụ: …………………………</w:t>
      </w:r>
      <w:proofErr w:type="gramStart"/>
      <w:r w:rsidRPr="00135D4B">
        <w:rPr>
          <w:color w:val="000000" w:themeColor="text1"/>
          <w:sz w:val="26"/>
          <w:szCs w:val="26"/>
        </w:rPr>
        <w:t>…</w:t>
      </w:r>
      <w:r w:rsidRPr="00135D4B">
        <w:rPr>
          <w:color w:val="000000" w:themeColor="text1"/>
          <w:sz w:val="26"/>
          <w:szCs w:val="26"/>
          <w:lang w:val="vi-VN"/>
        </w:rPr>
        <w:t>..</w:t>
      </w:r>
      <w:proofErr w:type="gramEnd"/>
      <w:r w:rsidRPr="00135D4B">
        <w:rPr>
          <w:color w:val="000000" w:themeColor="text1"/>
          <w:sz w:val="26"/>
          <w:szCs w:val="26"/>
          <w:lang w:val="vi-VN"/>
        </w:rPr>
        <w:t xml:space="preserve"> </w:t>
      </w:r>
      <w:r w:rsidRPr="00135D4B">
        <w:rPr>
          <w:rStyle w:val="FootnoteReference"/>
          <w:color w:val="000000" w:themeColor="text1"/>
          <w:sz w:val="26"/>
          <w:szCs w:val="26"/>
        </w:rPr>
        <w:footnoteReference w:id="44"/>
      </w:r>
      <w:r w:rsidRPr="00135D4B">
        <w:rPr>
          <w:color w:val="000000" w:themeColor="text1"/>
          <w:sz w:val="26"/>
          <w:szCs w:val="26"/>
        </w:rPr>
        <w:t>………………………………</w:t>
      </w:r>
    </w:p>
    <w:p w:rsidRPr="00135D4B" w:rsidR="00474E3E" w:rsidP="00474E3E" w:rsidRDefault="00474E3E" w14:paraId="065B8FD8" w14:textId="77777777">
      <w:pPr>
        <w:spacing w:before="60" w:after="60"/>
        <w:rPr>
          <w:color w:val="000000" w:themeColor="text1"/>
          <w:sz w:val="26"/>
          <w:szCs w:val="26"/>
        </w:rPr>
      </w:pPr>
      <w:r w:rsidRPr="00135D4B">
        <w:rPr>
          <w:color w:val="000000" w:themeColor="text1"/>
          <w:sz w:val="26"/>
          <w:szCs w:val="26"/>
        </w:rPr>
        <w:t>b) Loại hình cung cấp dịch vụ: …………………</w:t>
      </w:r>
      <w:r w:rsidRPr="00135D4B">
        <w:rPr>
          <w:rStyle w:val="FootnoteReference"/>
          <w:color w:val="000000" w:themeColor="text1"/>
          <w:sz w:val="26"/>
          <w:szCs w:val="26"/>
        </w:rPr>
        <w:footnoteReference w:id="45"/>
      </w:r>
      <w:r w:rsidRPr="00135D4B">
        <w:rPr>
          <w:color w:val="000000" w:themeColor="text1"/>
          <w:sz w:val="26"/>
          <w:szCs w:val="26"/>
        </w:rPr>
        <w:t>………………………………</w:t>
      </w:r>
    </w:p>
    <w:p w:rsidRPr="00135D4B" w:rsidR="00474E3E" w:rsidP="00474E3E" w:rsidRDefault="00474E3E" w14:paraId="01AA0E51" w14:textId="77777777">
      <w:pPr>
        <w:spacing w:before="60" w:after="60"/>
        <w:rPr>
          <w:color w:val="000000" w:themeColor="text1"/>
          <w:sz w:val="26"/>
          <w:szCs w:val="26"/>
        </w:rPr>
      </w:pPr>
      <w:r w:rsidRPr="00135D4B">
        <w:rPr>
          <w:color w:val="000000" w:themeColor="text1"/>
          <w:sz w:val="26"/>
          <w:szCs w:val="26"/>
          <w:lang w:val="vi-VN"/>
        </w:rPr>
        <w:t xml:space="preserve">Cơ sở </w:t>
      </w:r>
      <w:r w:rsidRPr="00135D4B">
        <w:rPr>
          <w:color w:val="000000" w:themeColor="text1"/>
          <w:sz w:val="26"/>
          <w:szCs w:val="26"/>
        </w:rPr>
        <w:t xml:space="preserve">cam kết thực hiện đầy đủ trách nhiệm, nghĩa vụ theo đúng quy định của pháp luật về </w:t>
      </w:r>
      <w:r w:rsidRPr="00135D4B">
        <w:rPr>
          <w:color w:val="000000" w:themeColor="text1"/>
          <w:sz w:val="26"/>
          <w:szCs w:val="26"/>
          <w:lang w:val="vi-VN"/>
        </w:rPr>
        <w:t>cai nghiện ma túy</w:t>
      </w:r>
      <w:r w:rsidRPr="00135D4B">
        <w:rPr>
          <w:color w:val="000000" w:themeColor="text1"/>
          <w:sz w:val="26"/>
          <w:szCs w:val="26"/>
        </w:rPr>
        <w:t>.</w:t>
      </w:r>
    </w:p>
    <w:p w:rsidRPr="00135D4B" w:rsidR="00474E3E" w:rsidP="00474E3E" w:rsidRDefault="00474E3E" w14:paraId="73F3D96B" w14:textId="77777777">
      <w:pPr>
        <w:spacing w:before="60" w:after="60"/>
        <w:rPr>
          <w:color w:val="000000" w:themeColor="text1"/>
          <w:sz w:val="26"/>
          <w:szCs w:val="26"/>
        </w:rPr>
      </w:pPr>
      <w:r w:rsidRPr="00135D4B">
        <w:rPr>
          <w:color w:val="000000" w:themeColor="text1"/>
          <w:sz w:val="26"/>
          <w:szCs w:val="26"/>
        </w:rPr>
        <w:t>3. Hồ sơ kèm theo gồm:</w:t>
      </w:r>
    </w:p>
    <w:p w:rsidRPr="00135D4B" w:rsidR="00474E3E" w:rsidP="00474E3E" w:rsidRDefault="00474E3E" w14:paraId="6CE8CD37" w14:textId="77777777">
      <w:pPr>
        <w:spacing w:before="60" w:after="60"/>
        <w:rPr>
          <w:color w:val="000000" w:themeColor="text1"/>
          <w:sz w:val="26"/>
          <w:szCs w:val="26"/>
        </w:rPr>
      </w:pPr>
      <w:r w:rsidRPr="00135D4B">
        <w:rPr>
          <w:color w:val="000000" w:themeColor="text1"/>
          <w:sz w:val="26"/>
          <w:szCs w:val="26"/>
          <w:lang w:val="vi-VN"/>
        </w:rPr>
        <w:t xml:space="preserve">1) </w:t>
      </w:r>
      <w:r w:rsidRPr="00135D4B">
        <w:rPr>
          <w:color w:val="000000" w:themeColor="text1"/>
          <w:sz w:val="26"/>
          <w:szCs w:val="26"/>
        </w:rPr>
        <w:t>............................................................................................................................</w:t>
      </w:r>
    </w:p>
    <w:p w:rsidRPr="00135D4B" w:rsidR="00474E3E" w:rsidP="00474E3E" w:rsidRDefault="00474E3E" w14:paraId="3A159936" w14:textId="77777777">
      <w:pPr>
        <w:spacing w:before="60" w:after="60"/>
        <w:rPr>
          <w:color w:val="000000" w:themeColor="text1"/>
          <w:sz w:val="26"/>
          <w:szCs w:val="26"/>
        </w:rPr>
      </w:pPr>
      <w:r w:rsidRPr="00135D4B">
        <w:rPr>
          <w:color w:val="000000" w:themeColor="text1"/>
          <w:sz w:val="26"/>
          <w:szCs w:val="26"/>
        </w:rPr>
        <w:t>2</w:t>
      </w:r>
      <w:r w:rsidRPr="00135D4B">
        <w:rPr>
          <w:color w:val="000000" w:themeColor="text1"/>
          <w:sz w:val="26"/>
          <w:szCs w:val="26"/>
          <w:lang w:val="vi-VN"/>
        </w:rPr>
        <w:t xml:space="preserve">) </w:t>
      </w:r>
      <w:r w:rsidRPr="00135D4B">
        <w:rPr>
          <w:color w:val="000000" w:themeColor="text1"/>
          <w:sz w:val="26"/>
          <w:szCs w:val="26"/>
        </w:rPr>
        <w:t>............................................................................................................................</w:t>
      </w:r>
    </w:p>
    <w:p w:rsidRPr="00135D4B" w:rsidR="00474E3E" w:rsidP="00474E3E" w:rsidRDefault="00474E3E" w14:paraId="69A38B8D" w14:textId="77777777">
      <w:pPr>
        <w:spacing w:before="60" w:after="60"/>
        <w:rPr>
          <w:color w:val="000000" w:themeColor="text1"/>
          <w:sz w:val="26"/>
          <w:szCs w:val="26"/>
        </w:rPr>
      </w:pPr>
    </w:p>
    <w:tbl>
      <w:tblPr>
        <w:tblW w:w="9072" w:type="dxa"/>
        <w:tblCellSpacing w:w="0" w:type="dxa"/>
        <w:tblInd w:w="108" w:type="dxa"/>
        <w:tblCellMar>
          <w:left w:w="0" w:type="dxa"/>
          <w:right w:w="0" w:type="dxa"/>
        </w:tblCellMar>
        <w:tblLook w:val="04A0" w:firstRow="1" w:lastRow="0" w:firstColumn="1" w:lastColumn="0" w:noHBand="0" w:noVBand="1"/>
      </w:tblPr>
      <w:tblGrid>
        <w:gridCol w:w="3585"/>
        <w:gridCol w:w="5487"/>
      </w:tblGrid>
      <w:tr w:rsidRPr="00135D4B" w:rsidR="00135D4B" w:rsidTr="00B3741E" w14:paraId="142D20F6" w14:textId="77777777">
        <w:trPr>
          <w:trHeight w:val="967"/>
          <w:tblCellSpacing w:w="0" w:type="dxa"/>
        </w:trPr>
        <w:tc>
          <w:tcPr>
            <w:tcW w:w="3585" w:type="dxa"/>
            <w:tcMar>
              <w:top w:w="0" w:type="dxa"/>
              <w:left w:w="108" w:type="dxa"/>
              <w:bottom w:w="0" w:type="dxa"/>
              <w:right w:w="108" w:type="dxa"/>
            </w:tcMar>
            <w:hideMark/>
          </w:tcPr>
          <w:p w:rsidRPr="00135D4B" w:rsidR="00474E3E" w:rsidP="00B3741E" w:rsidRDefault="00474E3E" w14:paraId="422D7F62" w14:textId="77777777">
            <w:pPr>
              <w:ind w:firstLine="0"/>
              <w:rPr>
                <w:b/>
                <w:i/>
                <w:color w:val="000000" w:themeColor="text1"/>
                <w:lang w:val="vi-VN"/>
              </w:rPr>
            </w:pPr>
            <w:r w:rsidRPr="00135D4B">
              <w:rPr>
                <w:color w:val="000000" w:themeColor="text1"/>
              </w:rPr>
              <w:t> </w:t>
            </w:r>
            <w:r w:rsidRPr="00135D4B">
              <w:rPr>
                <w:b/>
                <w:i/>
                <w:color w:val="000000" w:themeColor="text1"/>
                <w:lang w:val="vi-VN"/>
              </w:rPr>
              <w:t>Nơi nhận:</w:t>
            </w:r>
          </w:p>
          <w:p w:rsidRPr="00135D4B" w:rsidR="00474E3E" w:rsidP="00B3741E" w:rsidRDefault="00474E3E" w14:paraId="667CA04D" w14:textId="77777777">
            <w:pPr>
              <w:ind w:firstLine="0"/>
              <w:rPr>
                <w:color w:val="000000" w:themeColor="text1"/>
                <w:sz w:val="22"/>
                <w:szCs w:val="22"/>
                <w:lang w:val="vi-VN"/>
              </w:rPr>
            </w:pPr>
            <w:r w:rsidRPr="00135D4B">
              <w:rPr>
                <w:color w:val="000000" w:themeColor="text1"/>
                <w:sz w:val="22"/>
                <w:szCs w:val="22"/>
                <w:lang w:val="vi-VN"/>
              </w:rPr>
              <w:t>- Như trên;</w:t>
            </w:r>
          </w:p>
          <w:p w:rsidRPr="00135D4B" w:rsidR="00474E3E" w:rsidP="00B3741E" w:rsidRDefault="00474E3E" w14:paraId="561E91AC" w14:textId="77777777">
            <w:pPr>
              <w:ind w:firstLine="0"/>
              <w:rPr>
                <w:color w:val="000000" w:themeColor="text1"/>
                <w:szCs w:val="26"/>
                <w:lang w:val="vi-VN"/>
              </w:rPr>
            </w:pPr>
            <w:r w:rsidRPr="00135D4B">
              <w:rPr>
                <w:color w:val="000000" w:themeColor="text1"/>
                <w:sz w:val="22"/>
                <w:szCs w:val="22"/>
                <w:lang w:val="vi-VN"/>
              </w:rPr>
              <w:t>- Lưu.........</w:t>
            </w:r>
          </w:p>
        </w:tc>
        <w:tc>
          <w:tcPr>
            <w:tcW w:w="5487" w:type="dxa"/>
            <w:tcMar>
              <w:top w:w="0" w:type="dxa"/>
              <w:left w:w="108" w:type="dxa"/>
              <w:bottom w:w="0" w:type="dxa"/>
              <w:right w:w="108" w:type="dxa"/>
            </w:tcMar>
            <w:hideMark/>
          </w:tcPr>
          <w:p w:rsidRPr="00135D4B" w:rsidR="00474E3E" w:rsidP="00B3741E" w:rsidRDefault="00474E3E" w14:paraId="6DC75C4E" w14:textId="77777777">
            <w:pPr>
              <w:ind w:hanging="183"/>
              <w:jc w:val="center"/>
              <w:rPr>
                <w:color w:val="000000" w:themeColor="text1"/>
                <w:sz w:val="26"/>
                <w:szCs w:val="26"/>
                <w:lang w:val="vi-VN"/>
              </w:rPr>
            </w:pPr>
            <w:r w:rsidRPr="00135D4B">
              <w:rPr>
                <w:b/>
                <w:bCs/>
                <w:color w:val="000000" w:themeColor="text1"/>
                <w:sz w:val="26"/>
                <w:szCs w:val="26"/>
                <w:lang w:val="vi-VN"/>
              </w:rPr>
              <w:t>NGƯỜI ĐẠI DIỆN</w:t>
            </w:r>
            <w:r w:rsidR="00941587">
              <w:rPr>
                <w:b/>
                <w:bCs/>
                <w:color w:val="000000" w:themeColor="text1"/>
                <w:sz w:val="26"/>
                <w:szCs w:val="26"/>
              </w:rPr>
              <w:t>/ĐỀ NGHỊ</w:t>
            </w:r>
            <w:r w:rsidRPr="00135D4B">
              <w:rPr>
                <w:b/>
                <w:bCs/>
                <w:color w:val="000000" w:themeColor="text1"/>
                <w:sz w:val="26"/>
                <w:szCs w:val="26"/>
                <w:lang w:val="vi-VN"/>
              </w:rPr>
              <w:br/>
            </w:r>
            <w:r w:rsidRPr="00135D4B">
              <w:rPr>
                <w:i/>
                <w:color w:val="000000" w:themeColor="text1"/>
                <w:sz w:val="26"/>
                <w:szCs w:val="26"/>
                <w:lang w:val="vi-VN"/>
              </w:rPr>
              <w:t>(Ký, ghi rõ họ tên, chức danh, đóng dấu</w:t>
            </w:r>
            <w:r w:rsidR="00941587">
              <w:rPr>
                <w:i/>
                <w:color w:val="000000" w:themeColor="text1"/>
                <w:sz w:val="26"/>
                <w:szCs w:val="26"/>
              </w:rPr>
              <w:t xml:space="preserve"> (nếu có)</w:t>
            </w:r>
            <w:r w:rsidRPr="00135D4B">
              <w:rPr>
                <w:i/>
                <w:color w:val="000000" w:themeColor="text1"/>
                <w:sz w:val="26"/>
                <w:szCs w:val="26"/>
                <w:lang w:val="vi-VN"/>
              </w:rPr>
              <w:t>)</w:t>
            </w:r>
          </w:p>
        </w:tc>
      </w:tr>
    </w:tbl>
    <w:p w:rsidRPr="00135D4B" w:rsidR="00474E3E" w:rsidP="00474E3E" w:rsidRDefault="00474E3E" w14:paraId="22564454" w14:textId="77777777">
      <w:pPr>
        <w:spacing w:before="120" w:after="120"/>
        <w:ind w:firstLine="0"/>
        <w:jc w:val="left"/>
        <w:rPr>
          <w:color w:val="000000" w:themeColor="text1"/>
          <w:sz w:val="26"/>
          <w:szCs w:val="26"/>
          <w:lang w:val="vi-VN"/>
        </w:rPr>
      </w:pPr>
      <w:r w:rsidRPr="00135D4B">
        <w:rPr>
          <w:color w:val="000000" w:themeColor="text1"/>
          <w:sz w:val="26"/>
          <w:szCs w:val="26"/>
          <w:lang w:val="vi-VN"/>
        </w:rPr>
        <w:br w:type="page"/>
      </w:r>
    </w:p>
    <w:p w:rsidRPr="00135D4B" w:rsidR="00474E3E" w:rsidP="006F2530" w:rsidRDefault="00474E3E" w14:paraId="6287FE84" w14:textId="5F07EAD5">
      <w:pPr>
        <w:jc w:val="right"/>
        <w:rPr>
          <w:b/>
          <w:color w:val="000000" w:themeColor="text1"/>
          <w:sz w:val="26"/>
          <w:szCs w:val="26"/>
          <w:lang w:val="vi-VN"/>
        </w:rPr>
      </w:pPr>
      <w:r w:rsidRPr="00135D4B">
        <w:rPr>
          <w:b/>
          <w:color w:val="000000" w:themeColor="text1"/>
          <w:sz w:val="26"/>
          <w:szCs w:val="26"/>
          <w:lang w:val="vi-VN"/>
        </w:rPr>
        <w:t>Mẫu</w:t>
      </w:r>
      <w:r w:rsidRPr="00135D4B" w:rsidR="003C7964">
        <w:rPr>
          <w:b/>
          <w:color w:val="000000" w:themeColor="text1"/>
          <w:sz w:val="26"/>
          <w:szCs w:val="26"/>
        </w:rPr>
        <w:t xml:space="preserve"> số 12</w:t>
      </w:r>
    </w:p>
    <w:p w:rsidRPr="00135D4B" w:rsidR="00474E3E" w:rsidP="00474E3E" w:rsidRDefault="00474E3E" w14:paraId="163BEA0B" w14:textId="77777777">
      <w:pPr>
        <w:rPr>
          <w:b/>
          <w:color w:val="000000" w:themeColor="text1"/>
          <w:lang w:val="vi-VN"/>
        </w:rPr>
      </w:pPr>
    </w:p>
    <w:tbl>
      <w:tblPr>
        <w:tblW w:w="9000" w:type="dxa"/>
        <w:jc w:val="center"/>
        <w:tblLayout w:type="fixed"/>
        <w:tblCellMar>
          <w:left w:w="0" w:type="dxa"/>
          <w:right w:w="0" w:type="dxa"/>
        </w:tblCellMar>
        <w:tblLook w:val="0000" w:firstRow="0" w:lastRow="0" w:firstColumn="0" w:lastColumn="0" w:noHBand="0" w:noVBand="0"/>
      </w:tblPr>
      <w:tblGrid>
        <w:gridCol w:w="3510"/>
        <w:gridCol w:w="5490"/>
      </w:tblGrid>
      <w:tr w:rsidRPr="00135D4B" w:rsidR="00135D4B" w:rsidTr="00B3741E" w14:paraId="20E71FB5" w14:textId="77777777">
        <w:trPr>
          <w:trHeight w:val="688"/>
          <w:jc w:val="center"/>
        </w:trPr>
        <w:tc>
          <w:tcPr>
            <w:tcW w:w="3510" w:type="dxa"/>
            <w:tcBorders>
              <w:left w:val="nil"/>
              <w:right w:val="nil"/>
            </w:tcBorders>
            <w:shd w:val="clear" w:color="auto" w:fill="FFFFFF"/>
          </w:tcPr>
          <w:p w:rsidRPr="00135D4B" w:rsidR="00474E3E" w:rsidP="00B3741E" w:rsidRDefault="005F469D" w14:paraId="138E648B" w14:textId="77777777">
            <w:pPr>
              <w:pStyle w:val="Other0"/>
              <w:shd w:val="clear" w:color="auto" w:fill="auto"/>
              <w:spacing w:after="0" w:line="240" w:lineRule="auto"/>
              <w:ind w:firstLine="0"/>
              <w:jc w:val="center"/>
              <w:rPr>
                <w:rStyle w:val="Other"/>
                <w:bCs/>
                <w:color w:val="000000" w:themeColor="text1"/>
                <w:sz w:val="24"/>
                <w:lang w:eastAsia="vi-VN"/>
              </w:rPr>
            </w:pPr>
            <w:r w:rsidRPr="00135D4B">
              <w:rPr>
                <w:rStyle w:val="Other"/>
                <w:color w:val="000000" w:themeColor="text1"/>
                <w:sz w:val="24"/>
                <w:lang w:eastAsia="vi-VN"/>
              </w:rPr>
              <w:t>BỘ CÔNG AN</w:t>
            </w:r>
            <w:r w:rsidRPr="00135D4B" w:rsidR="00474E3E">
              <w:rPr>
                <w:rStyle w:val="Other"/>
                <w:color w:val="000000" w:themeColor="text1"/>
                <w:sz w:val="24"/>
                <w:lang w:eastAsia="vi-VN"/>
              </w:rPr>
              <w:br/>
            </w:r>
            <w:r w:rsidRPr="00135D4B">
              <w:rPr>
                <w:rStyle w:val="Other"/>
                <w:b/>
                <w:bCs/>
                <w:color w:val="000000" w:themeColor="text1"/>
                <w:sz w:val="24"/>
                <w:lang w:eastAsia="vi-VN"/>
              </w:rPr>
              <w:t>CÔNG AN</w:t>
            </w:r>
            <w:r w:rsidRPr="00135D4B" w:rsidR="00474E3E">
              <w:rPr>
                <w:rStyle w:val="Other"/>
                <w:b/>
                <w:bCs/>
                <w:color w:val="000000" w:themeColor="text1"/>
                <w:sz w:val="24"/>
                <w:lang w:eastAsia="vi-VN"/>
              </w:rPr>
              <w:t xml:space="preserve"> </w:t>
            </w:r>
            <w:r w:rsidRPr="00135D4B" w:rsidR="00474E3E">
              <w:rPr>
                <w:rStyle w:val="Other"/>
                <w:bCs/>
                <w:color w:val="000000" w:themeColor="text1"/>
                <w:sz w:val="24"/>
                <w:lang w:eastAsia="vi-VN"/>
              </w:rPr>
              <w:t>………</w:t>
            </w:r>
            <w:r w:rsidR="00E620D7">
              <w:rPr>
                <w:rStyle w:val="FootnoteReference"/>
                <w:bCs/>
                <w:color w:val="000000" w:themeColor="text1"/>
                <w:sz w:val="24"/>
                <w:lang w:eastAsia="vi-VN"/>
              </w:rPr>
              <w:footnoteReference w:id="46"/>
            </w:r>
            <w:r w:rsidRPr="00135D4B" w:rsidR="00474E3E">
              <w:rPr>
                <w:rStyle w:val="Other"/>
                <w:bCs/>
                <w:color w:val="000000" w:themeColor="text1"/>
                <w:sz w:val="24"/>
                <w:lang w:eastAsia="vi-VN"/>
              </w:rPr>
              <w:t>…....</w:t>
            </w:r>
          </w:p>
          <w:p w:rsidRPr="00135D4B" w:rsidR="00474E3E" w:rsidP="00B3741E" w:rsidRDefault="008404B0" w14:paraId="58B3D2FB" w14:textId="77777777">
            <w:pPr>
              <w:pStyle w:val="Other0"/>
              <w:shd w:val="clear" w:color="auto" w:fill="auto"/>
              <w:spacing w:after="0" w:line="240" w:lineRule="auto"/>
              <w:ind w:firstLine="0"/>
              <w:jc w:val="center"/>
              <w:rPr>
                <w:color w:val="000000" w:themeColor="text1"/>
                <w:sz w:val="24"/>
                <w:vertAlign w:val="superscript"/>
              </w:rPr>
            </w:pPr>
            <w:r w:rsidRPr="00135D4B">
              <w:rPr>
                <w:color w:val="000000" w:themeColor="text1"/>
                <w:sz w:val="24"/>
                <w:vertAlign w:val="superscript"/>
              </w:rPr>
              <w:t>__________</w:t>
            </w:r>
          </w:p>
        </w:tc>
        <w:tc>
          <w:tcPr>
            <w:tcW w:w="5490" w:type="dxa"/>
            <w:tcBorders>
              <w:left w:val="nil"/>
              <w:right w:val="nil"/>
            </w:tcBorders>
            <w:shd w:val="clear" w:color="auto" w:fill="FFFFFF"/>
          </w:tcPr>
          <w:p w:rsidRPr="00135D4B" w:rsidR="00474E3E" w:rsidP="00B3741E" w:rsidRDefault="00474E3E" w14:paraId="05B1C0A7" w14:textId="77777777">
            <w:pPr>
              <w:pStyle w:val="Other0"/>
              <w:shd w:val="clear" w:color="auto" w:fill="auto"/>
              <w:spacing w:after="0" w:line="240" w:lineRule="auto"/>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474E3E" w:rsidP="00B3741E" w:rsidRDefault="00474E3E" w14:paraId="0F387580" w14:textId="77777777">
            <w:pPr>
              <w:pStyle w:val="Other0"/>
              <w:shd w:val="clear" w:color="auto" w:fill="auto"/>
              <w:spacing w:after="0" w:line="240" w:lineRule="auto"/>
              <w:ind w:firstLine="142"/>
              <w:jc w:val="center"/>
              <w:rPr>
                <w:rStyle w:val="Other"/>
                <w:b/>
                <w:bCs/>
                <w:color w:val="000000" w:themeColor="text1"/>
                <w:sz w:val="28"/>
                <w:szCs w:val="28"/>
                <w:lang w:eastAsia="vi-VN"/>
              </w:rPr>
            </w:pPr>
            <w:r w:rsidRPr="00135D4B">
              <w:rPr>
                <w:rStyle w:val="Other"/>
                <w:b/>
                <w:bCs/>
                <w:color w:val="000000" w:themeColor="text1"/>
                <w:sz w:val="28"/>
                <w:szCs w:val="28"/>
                <w:lang w:eastAsia="vi-VN"/>
              </w:rPr>
              <w:t>Độc lập - Tự do - Hạnh phúc</w:t>
            </w:r>
          </w:p>
          <w:p w:rsidRPr="00135D4B" w:rsidR="008404B0" w:rsidP="00B3741E" w:rsidRDefault="008404B0" w14:paraId="04007723" w14:textId="77777777">
            <w:pPr>
              <w:pStyle w:val="Other0"/>
              <w:shd w:val="clear" w:color="auto" w:fill="auto"/>
              <w:spacing w:after="0" w:line="240" w:lineRule="auto"/>
              <w:ind w:firstLine="142"/>
              <w:jc w:val="center"/>
              <w:rPr>
                <w:color w:val="000000" w:themeColor="text1"/>
                <w:sz w:val="28"/>
                <w:szCs w:val="28"/>
                <w:vertAlign w:val="superscript"/>
              </w:rPr>
            </w:pPr>
            <w:r w:rsidRPr="00135D4B">
              <w:rPr>
                <w:color w:val="000000" w:themeColor="text1"/>
                <w:sz w:val="28"/>
                <w:szCs w:val="28"/>
                <w:vertAlign w:val="superscript"/>
              </w:rPr>
              <w:t>_________________________________________</w:t>
            </w:r>
          </w:p>
        </w:tc>
      </w:tr>
      <w:tr w:rsidRPr="00135D4B" w:rsidR="00135D4B" w:rsidTr="00B3741E" w14:paraId="4FBA010F" w14:textId="77777777">
        <w:tblPrEx>
          <w:jc w:val="left"/>
          <w:tblLook w:val="04A0" w:firstRow="1" w:lastRow="0" w:firstColumn="1" w:lastColumn="0" w:noHBand="0" w:noVBand="1"/>
        </w:tblPrEx>
        <w:tc>
          <w:tcPr>
            <w:tcW w:w="3510" w:type="dxa"/>
            <w:tcBorders>
              <w:top w:val="nil"/>
              <w:left w:val="nil"/>
              <w:bottom w:val="nil"/>
              <w:right w:val="nil"/>
              <w:tl2br w:val="nil"/>
              <w:tr2bl w:val="nil"/>
            </w:tcBorders>
            <w:tcMar>
              <w:top w:w="0" w:type="dxa"/>
              <w:left w:w="108" w:type="dxa"/>
              <w:bottom w:w="0" w:type="dxa"/>
              <w:right w:w="108" w:type="dxa"/>
            </w:tcMar>
          </w:tcPr>
          <w:p w:rsidRPr="00135D4B" w:rsidR="00474E3E" w:rsidP="00B3741E" w:rsidRDefault="00474E3E" w14:paraId="5DB819C0" w14:textId="77777777">
            <w:pPr>
              <w:rPr>
                <w:color w:val="000000" w:themeColor="text1"/>
                <w:sz w:val="26"/>
                <w:szCs w:val="26"/>
              </w:rPr>
            </w:pPr>
            <w:r w:rsidRPr="00135D4B">
              <w:rPr>
                <w:color w:val="000000" w:themeColor="text1"/>
                <w:sz w:val="26"/>
                <w:szCs w:val="26"/>
                <w:lang w:val="vi-VN"/>
              </w:rPr>
              <w:t>Số:       /</w:t>
            </w:r>
            <w:r w:rsidRPr="00135D4B">
              <w:rPr>
                <w:color w:val="000000" w:themeColor="text1"/>
                <w:sz w:val="26"/>
                <w:szCs w:val="26"/>
              </w:rPr>
              <w:t>QĐ</w:t>
            </w:r>
            <w:r w:rsidRPr="00135D4B">
              <w:rPr>
                <w:color w:val="000000" w:themeColor="text1"/>
                <w:sz w:val="26"/>
                <w:szCs w:val="26"/>
                <w:lang w:val="vi-VN"/>
              </w:rPr>
              <w:t>-</w:t>
            </w:r>
            <w:r w:rsidRPr="00135D4B" w:rsidR="005F469D">
              <w:rPr>
                <w:color w:val="000000" w:themeColor="text1"/>
                <w:sz w:val="26"/>
                <w:szCs w:val="26"/>
              </w:rPr>
              <w:t>CA</w:t>
            </w:r>
            <w:r w:rsidR="00194C94">
              <w:rPr>
                <w:color w:val="000000" w:themeColor="text1"/>
                <w:sz w:val="26"/>
                <w:szCs w:val="26"/>
              </w:rPr>
              <w:t>…</w:t>
            </w:r>
          </w:p>
        </w:tc>
        <w:tc>
          <w:tcPr>
            <w:tcW w:w="5490" w:type="dxa"/>
            <w:tcBorders>
              <w:top w:val="nil"/>
              <w:left w:val="nil"/>
              <w:bottom w:val="nil"/>
              <w:right w:val="nil"/>
              <w:tl2br w:val="nil"/>
              <w:tr2bl w:val="nil"/>
            </w:tcBorders>
            <w:tcMar>
              <w:top w:w="0" w:type="dxa"/>
              <w:left w:w="108" w:type="dxa"/>
              <w:bottom w:w="0" w:type="dxa"/>
              <w:right w:w="108" w:type="dxa"/>
            </w:tcMar>
          </w:tcPr>
          <w:p w:rsidRPr="00135D4B" w:rsidR="00474E3E" w:rsidP="00B3741E" w:rsidRDefault="00474E3E" w14:paraId="7AC0C106" w14:textId="77777777">
            <w:pPr>
              <w:ind w:firstLine="0"/>
              <w:jc w:val="center"/>
              <w:rPr>
                <w:color w:val="000000" w:themeColor="text1"/>
                <w:sz w:val="26"/>
                <w:szCs w:val="26"/>
              </w:rPr>
            </w:pPr>
            <w:r w:rsidRPr="00135D4B">
              <w:rPr>
                <w:i/>
                <w:color w:val="000000" w:themeColor="text1"/>
                <w:sz w:val="26"/>
                <w:szCs w:val="26"/>
              </w:rPr>
              <w:t>...........</w:t>
            </w:r>
            <w:r w:rsidR="00E620D7">
              <w:rPr>
                <w:rStyle w:val="FootnoteReference"/>
                <w:i/>
                <w:color w:val="000000" w:themeColor="text1"/>
                <w:sz w:val="26"/>
                <w:szCs w:val="26"/>
              </w:rPr>
              <w:footnoteReference w:id="47"/>
            </w:r>
            <w:r w:rsidRPr="00135D4B">
              <w:rPr>
                <w:i/>
                <w:color w:val="000000" w:themeColor="text1"/>
                <w:sz w:val="26"/>
                <w:szCs w:val="26"/>
              </w:rPr>
              <w:t xml:space="preserve">........., ngày </w:t>
            </w:r>
            <w:r w:rsidRPr="00135D4B" w:rsidR="008404B0">
              <w:rPr>
                <w:i/>
                <w:color w:val="000000" w:themeColor="text1"/>
                <w:sz w:val="26"/>
                <w:szCs w:val="26"/>
              </w:rPr>
              <w:t>….</w:t>
            </w:r>
            <w:r w:rsidRPr="00135D4B">
              <w:rPr>
                <w:i/>
                <w:color w:val="000000" w:themeColor="text1"/>
                <w:sz w:val="26"/>
                <w:szCs w:val="26"/>
              </w:rPr>
              <w:t xml:space="preserve">.. tháng </w:t>
            </w:r>
            <w:proofErr w:type="gramStart"/>
            <w:r w:rsidRPr="00135D4B" w:rsidR="008404B0">
              <w:rPr>
                <w:i/>
                <w:color w:val="000000" w:themeColor="text1"/>
                <w:sz w:val="26"/>
                <w:szCs w:val="26"/>
              </w:rPr>
              <w:t>…</w:t>
            </w:r>
            <w:r w:rsidRPr="00135D4B">
              <w:rPr>
                <w:i/>
                <w:color w:val="000000" w:themeColor="text1"/>
                <w:sz w:val="26"/>
                <w:szCs w:val="26"/>
              </w:rPr>
              <w:t>..</w:t>
            </w:r>
            <w:proofErr w:type="gramEnd"/>
            <w:r w:rsidRPr="00135D4B">
              <w:rPr>
                <w:i/>
                <w:color w:val="000000" w:themeColor="text1"/>
                <w:sz w:val="26"/>
                <w:szCs w:val="26"/>
              </w:rPr>
              <w:t xml:space="preserve"> năm …</w:t>
            </w:r>
            <w:r w:rsidRPr="00135D4B" w:rsidR="008404B0">
              <w:rPr>
                <w:i/>
                <w:color w:val="000000" w:themeColor="text1"/>
                <w:sz w:val="26"/>
                <w:szCs w:val="26"/>
              </w:rPr>
              <w:t>…</w:t>
            </w:r>
            <w:r w:rsidRPr="00135D4B">
              <w:rPr>
                <w:i/>
                <w:color w:val="000000" w:themeColor="text1"/>
                <w:sz w:val="26"/>
                <w:szCs w:val="26"/>
              </w:rPr>
              <w:t>…</w:t>
            </w:r>
          </w:p>
        </w:tc>
      </w:tr>
    </w:tbl>
    <w:p w:rsidRPr="00135D4B" w:rsidR="00474E3E" w:rsidP="00474E3E" w:rsidRDefault="00474E3E" w14:paraId="2DC77C49" w14:textId="77777777">
      <w:pPr>
        <w:tabs>
          <w:tab w:val="left" w:pos="3885"/>
          <w:tab w:val="center" w:pos="5103"/>
        </w:tabs>
        <w:spacing w:before="240"/>
        <w:ind w:firstLine="0"/>
        <w:jc w:val="center"/>
        <w:rPr>
          <w:b/>
          <w:color w:val="000000" w:themeColor="text1"/>
          <w:sz w:val="26"/>
          <w:szCs w:val="26"/>
          <w:lang w:val="sv-SE"/>
        </w:rPr>
      </w:pPr>
      <w:r w:rsidRPr="00135D4B">
        <w:rPr>
          <w:b/>
          <w:color w:val="000000" w:themeColor="text1"/>
          <w:sz w:val="26"/>
          <w:szCs w:val="26"/>
          <w:lang w:val="sv-SE"/>
        </w:rPr>
        <w:t>QUYẾT ĐỊNH</w:t>
      </w:r>
    </w:p>
    <w:p w:rsidRPr="00135D4B" w:rsidR="00474E3E" w:rsidP="00474E3E" w:rsidRDefault="00474E3E" w14:paraId="58F7BC35" w14:textId="77777777">
      <w:pPr>
        <w:shd w:val="clear" w:color="auto" w:fill="FFFFFF"/>
        <w:ind w:firstLine="0"/>
        <w:jc w:val="center"/>
        <w:rPr>
          <w:rFonts w:eastAsiaTheme="minorHAnsi" w:cstheme="minorBidi"/>
          <w:b/>
          <w:bCs/>
          <w:color w:val="000000" w:themeColor="text1"/>
          <w:sz w:val="26"/>
          <w:szCs w:val="26"/>
          <w:lang w:val="sv-SE"/>
        </w:rPr>
      </w:pPr>
      <w:r w:rsidRPr="00135D4B">
        <w:rPr>
          <w:b/>
          <w:color w:val="000000" w:themeColor="text1"/>
          <w:sz w:val="26"/>
          <w:szCs w:val="26"/>
          <w:lang w:val="sv-SE"/>
        </w:rPr>
        <w:t xml:space="preserve">Công bố tổ chức/cá nhân </w:t>
      </w:r>
      <w:r w:rsidRPr="00135D4B">
        <w:rPr>
          <w:rFonts w:eastAsiaTheme="minorHAnsi" w:cstheme="minorBidi"/>
          <w:b/>
          <w:bCs/>
          <w:color w:val="000000" w:themeColor="text1"/>
          <w:sz w:val="26"/>
          <w:szCs w:val="26"/>
          <w:lang w:val="sv-SE"/>
        </w:rPr>
        <w:t>đủ điều kiện cung cấp dịch vụ cai nghiện ma túy</w:t>
      </w:r>
      <w:r w:rsidRPr="00135D4B">
        <w:rPr>
          <w:rFonts w:eastAsiaTheme="minorHAnsi" w:cstheme="minorBidi"/>
          <w:b/>
          <w:bCs/>
          <w:color w:val="000000" w:themeColor="text1"/>
          <w:sz w:val="26"/>
          <w:szCs w:val="26"/>
          <w:lang w:val="sv-SE"/>
        </w:rPr>
        <w:br/>
      </w:r>
      <w:r w:rsidRPr="00135D4B">
        <w:rPr>
          <w:rFonts w:eastAsiaTheme="minorHAnsi" w:cstheme="minorBidi"/>
          <w:b/>
          <w:bCs/>
          <w:color w:val="000000" w:themeColor="text1"/>
          <w:sz w:val="26"/>
          <w:szCs w:val="26"/>
          <w:lang w:val="sv-SE"/>
        </w:rPr>
        <w:t>tự nguyện tại gia đình, cộng đồng</w:t>
      </w:r>
    </w:p>
    <w:p w:rsidRPr="00135D4B" w:rsidR="008404B0" w:rsidP="00474E3E" w:rsidRDefault="008404B0" w14:paraId="32FC263B" w14:textId="77777777">
      <w:pPr>
        <w:shd w:val="clear" w:color="auto" w:fill="FFFFFF"/>
        <w:ind w:firstLine="0"/>
        <w:jc w:val="center"/>
        <w:rPr>
          <w:rFonts w:eastAsiaTheme="minorHAnsi" w:cstheme="minorBidi"/>
          <w:color w:val="000000" w:themeColor="text1"/>
          <w:sz w:val="26"/>
          <w:szCs w:val="26"/>
          <w:vertAlign w:val="superscript"/>
          <w:lang w:val="sv-SE"/>
        </w:rPr>
      </w:pPr>
      <w:r w:rsidRPr="00135D4B">
        <w:rPr>
          <w:rFonts w:eastAsiaTheme="minorHAnsi" w:cstheme="minorBidi"/>
          <w:color w:val="000000" w:themeColor="text1"/>
          <w:sz w:val="26"/>
          <w:szCs w:val="26"/>
          <w:vertAlign w:val="superscript"/>
          <w:lang w:val="sv-SE"/>
        </w:rPr>
        <w:t>__________________</w:t>
      </w:r>
    </w:p>
    <w:p w:rsidRPr="00135D4B" w:rsidR="00474E3E" w:rsidP="00474E3E" w:rsidRDefault="00C44FAD" w14:paraId="0E536B45" w14:textId="77777777">
      <w:pPr>
        <w:spacing w:before="240" w:after="120"/>
        <w:ind w:firstLine="0"/>
        <w:jc w:val="center"/>
        <w:rPr>
          <w:i/>
          <w:color w:val="000000" w:themeColor="text1"/>
          <w:sz w:val="26"/>
          <w:szCs w:val="26"/>
          <w:lang w:val="pt-BR"/>
        </w:rPr>
      </w:pPr>
      <w:r w:rsidRPr="00135D4B">
        <w:rPr>
          <w:rStyle w:val="Other"/>
          <w:b/>
          <w:bCs/>
          <w:color w:val="000000" w:themeColor="text1"/>
          <w:lang w:val="sv-SE" w:eastAsia="vi-VN"/>
        </w:rPr>
        <w:t>GIÁM ĐỐC CÔNG A</w:t>
      </w:r>
      <w:r w:rsidR="00E620D7">
        <w:rPr>
          <w:rStyle w:val="Other"/>
          <w:b/>
          <w:bCs/>
          <w:color w:val="000000" w:themeColor="text1"/>
          <w:lang w:val="sv-SE" w:eastAsia="vi-VN"/>
        </w:rPr>
        <w:t>N</w:t>
      </w:r>
      <w:r w:rsidRPr="00135D4B" w:rsidR="00474E3E">
        <w:rPr>
          <w:rStyle w:val="Other"/>
          <w:b/>
          <w:bCs/>
          <w:color w:val="000000" w:themeColor="text1"/>
          <w:lang w:val="sv-SE" w:eastAsia="vi-VN"/>
        </w:rPr>
        <w:t>……</w:t>
      </w:r>
      <w:r w:rsidR="00E620D7">
        <w:rPr>
          <w:rStyle w:val="FootnoteReference"/>
          <w:b/>
          <w:bCs/>
          <w:color w:val="000000" w:themeColor="text1"/>
          <w:szCs w:val="26"/>
          <w:shd w:val="clear" w:color="auto" w:fill="FFFFFF"/>
          <w:lang w:eastAsia="vi-VN"/>
        </w:rPr>
        <w:t>1</w:t>
      </w:r>
      <w:r w:rsidRPr="00135D4B" w:rsidR="00474E3E">
        <w:rPr>
          <w:rStyle w:val="Other"/>
          <w:b/>
          <w:bCs/>
          <w:color w:val="000000" w:themeColor="text1"/>
          <w:lang w:val="sv-SE" w:eastAsia="vi-VN"/>
        </w:rPr>
        <w:t>……</w:t>
      </w:r>
    </w:p>
    <w:p w:rsidRPr="00135D4B" w:rsidR="00474E3E" w:rsidP="00474E3E" w:rsidRDefault="00474E3E" w14:paraId="3146F4A2" w14:textId="77777777">
      <w:pPr>
        <w:spacing w:before="60" w:after="60"/>
        <w:rPr>
          <w:i/>
          <w:color w:val="000000" w:themeColor="text1"/>
          <w:sz w:val="26"/>
          <w:szCs w:val="26"/>
          <w:lang w:val="pt-BR"/>
        </w:rPr>
      </w:pPr>
      <w:r w:rsidRPr="00135D4B">
        <w:rPr>
          <w:i/>
          <w:color w:val="000000" w:themeColor="text1"/>
          <w:sz w:val="26"/>
          <w:szCs w:val="26"/>
          <w:lang w:val="pt-BR"/>
        </w:rPr>
        <w:t xml:space="preserve">Căn cứ Luật Phòng, chống </w:t>
      </w:r>
      <w:r w:rsidRPr="00135D4B" w:rsidR="001D5168">
        <w:rPr>
          <w:i/>
          <w:color w:val="000000" w:themeColor="text1"/>
          <w:sz w:val="26"/>
          <w:szCs w:val="26"/>
          <w:lang w:val="pt-BR"/>
        </w:rPr>
        <w:t>ma túy năm 2025</w:t>
      </w:r>
      <w:r w:rsidRPr="00135D4B">
        <w:rPr>
          <w:i/>
          <w:color w:val="000000" w:themeColor="text1"/>
          <w:sz w:val="26"/>
          <w:szCs w:val="26"/>
          <w:lang w:val="pt-BR"/>
        </w:rPr>
        <w:t>;</w:t>
      </w:r>
    </w:p>
    <w:p w:rsidRPr="00135D4B" w:rsidR="00474E3E" w:rsidP="0085547E" w:rsidRDefault="0085547E" w14:paraId="0A23B808"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p>
    <w:p w:rsidRPr="00135D4B" w:rsidR="00474E3E" w:rsidP="00474E3E" w:rsidRDefault="00474E3E" w14:paraId="1757C1D5" w14:textId="77777777">
      <w:pPr>
        <w:spacing w:before="60" w:after="60"/>
        <w:rPr>
          <w:i/>
          <w:color w:val="000000" w:themeColor="text1"/>
          <w:sz w:val="26"/>
          <w:szCs w:val="26"/>
          <w:lang w:val="vi-VN"/>
        </w:rPr>
      </w:pPr>
      <w:r w:rsidRPr="00135D4B">
        <w:rPr>
          <w:i/>
          <w:color w:val="000000" w:themeColor="text1"/>
          <w:sz w:val="26"/>
          <w:szCs w:val="26"/>
          <w:lang w:val="pt-BR"/>
        </w:rPr>
        <w:t>Căn cứ Biên bản thẩm định............................ngày ....../...../......... của...........</w:t>
      </w:r>
      <w:r w:rsidRPr="00135D4B">
        <w:rPr>
          <w:i/>
          <w:color w:val="000000" w:themeColor="text1"/>
          <w:sz w:val="26"/>
          <w:szCs w:val="26"/>
          <w:lang w:val="vi-VN"/>
        </w:rPr>
        <w:t>.......</w:t>
      </w:r>
    </w:p>
    <w:p w:rsidRPr="00135D4B" w:rsidR="00474E3E" w:rsidP="00474E3E" w:rsidRDefault="00474E3E" w14:paraId="1CB3C154" w14:textId="77777777">
      <w:pPr>
        <w:spacing w:before="60" w:after="60"/>
        <w:rPr>
          <w:i/>
          <w:color w:val="000000" w:themeColor="text1"/>
          <w:sz w:val="26"/>
          <w:szCs w:val="26"/>
          <w:lang w:val="pt-BR"/>
        </w:rPr>
      </w:pPr>
      <w:r w:rsidRPr="00135D4B">
        <w:rPr>
          <w:i/>
          <w:color w:val="000000" w:themeColor="text1"/>
          <w:sz w:val="26"/>
          <w:szCs w:val="26"/>
          <w:lang w:val="pt-BR"/>
        </w:rPr>
        <w:t xml:space="preserve">Theo đề nghị của Trưởng phòng </w:t>
      </w:r>
      <w:bookmarkStart w:name="_Hlk217460704" w:id="4"/>
      <w:r w:rsidRPr="00135D4B" w:rsidR="00277BD0">
        <w:rPr>
          <w:i/>
          <w:color w:val="000000" w:themeColor="text1"/>
          <w:sz w:val="26"/>
          <w:szCs w:val="26"/>
          <w:lang w:val="pt-BR"/>
        </w:rPr>
        <w:t>cảnh sát điều tra tội phạm</w:t>
      </w:r>
      <w:r w:rsidRPr="00135D4B" w:rsidR="0015623C">
        <w:rPr>
          <w:i/>
          <w:color w:val="000000" w:themeColor="text1"/>
          <w:sz w:val="26"/>
          <w:szCs w:val="26"/>
          <w:lang w:val="pt-BR"/>
        </w:rPr>
        <w:t xml:space="preserve"> về ma túy</w:t>
      </w:r>
      <w:bookmarkEnd w:id="4"/>
      <w:r w:rsidRPr="00135D4B" w:rsidR="0015623C">
        <w:rPr>
          <w:i/>
          <w:color w:val="000000" w:themeColor="text1"/>
          <w:sz w:val="26"/>
          <w:szCs w:val="26"/>
          <w:lang w:val="pt-BR"/>
        </w:rPr>
        <w:t>.</w:t>
      </w:r>
    </w:p>
    <w:p w:rsidRPr="00135D4B" w:rsidR="00474E3E" w:rsidP="00474E3E" w:rsidRDefault="00474E3E" w14:paraId="370C68CA" w14:textId="77777777">
      <w:pPr>
        <w:spacing w:before="240" w:after="120"/>
        <w:ind w:firstLine="0"/>
        <w:jc w:val="center"/>
        <w:rPr>
          <w:rStyle w:val="Other"/>
          <w:b/>
          <w:bCs/>
          <w:color w:val="000000" w:themeColor="text1"/>
          <w:lang w:val="pt-BR" w:eastAsia="vi-VN"/>
        </w:rPr>
      </w:pPr>
      <w:r w:rsidRPr="00135D4B">
        <w:rPr>
          <w:rStyle w:val="Other"/>
          <w:b/>
          <w:bCs/>
          <w:color w:val="000000" w:themeColor="text1"/>
          <w:lang w:val="pt-BR" w:eastAsia="vi-VN"/>
        </w:rPr>
        <w:t>QUYẾT ĐỊNH:</w:t>
      </w:r>
    </w:p>
    <w:p w:rsidRPr="00135D4B" w:rsidR="00474E3E" w:rsidP="00474E3E" w:rsidRDefault="00474E3E" w14:paraId="721CECD7" w14:textId="77777777">
      <w:pPr>
        <w:shd w:val="clear" w:color="auto" w:fill="FFFFFF"/>
        <w:ind w:firstLine="709"/>
        <w:rPr>
          <w:rFonts w:eastAsiaTheme="minorHAnsi" w:cstheme="minorBidi"/>
          <w:bCs/>
          <w:color w:val="000000" w:themeColor="text1"/>
          <w:sz w:val="26"/>
          <w:szCs w:val="26"/>
          <w:lang w:val="pt-BR"/>
        </w:rPr>
      </w:pPr>
      <w:r w:rsidRPr="00135D4B">
        <w:rPr>
          <w:rFonts w:eastAsiaTheme="minorHAnsi" w:cstheme="minorBidi"/>
          <w:b/>
          <w:bCs/>
          <w:color w:val="000000" w:themeColor="text1"/>
          <w:sz w:val="26"/>
          <w:szCs w:val="26"/>
          <w:lang w:val="pt-BR"/>
        </w:rPr>
        <w:t>Điều 1. </w:t>
      </w:r>
      <w:r w:rsidRPr="00135D4B">
        <w:rPr>
          <w:rFonts w:eastAsiaTheme="minorHAnsi" w:cstheme="minorBidi"/>
          <w:bCs/>
          <w:color w:val="000000" w:themeColor="text1"/>
          <w:sz w:val="26"/>
          <w:szCs w:val="26"/>
          <w:lang w:val="pt-BR"/>
        </w:rPr>
        <w:t>Cơ sở/cá nhân dưới đây đủ điều kiện cung cấp dịch vụ cai nghiện ma túy tự nguyện tại gia đình, cộng đồng:</w:t>
      </w:r>
    </w:p>
    <w:p w:rsidRPr="00135D4B" w:rsidR="00474E3E" w:rsidP="00474E3E" w:rsidRDefault="00474E3E" w14:paraId="5AB6DDAE" w14:textId="77777777">
      <w:pPr>
        <w:spacing w:before="60" w:after="60"/>
        <w:rPr>
          <w:color w:val="000000" w:themeColor="text1"/>
          <w:sz w:val="26"/>
          <w:szCs w:val="26"/>
          <w:lang w:val="pt-BR"/>
        </w:rPr>
      </w:pPr>
      <w:r w:rsidRPr="00135D4B">
        <w:rPr>
          <w:color w:val="000000" w:themeColor="text1"/>
          <w:sz w:val="26"/>
          <w:szCs w:val="26"/>
          <w:lang w:val="pt-BR"/>
        </w:rPr>
        <w:t>1. Họ, tên cá nhân/</w:t>
      </w:r>
      <w:r w:rsidRPr="00135D4B">
        <w:rPr>
          <w:color w:val="000000" w:themeColor="text1"/>
          <w:sz w:val="26"/>
          <w:szCs w:val="26"/>
          <w:lang w:val="vi-VN"/>
        </w:rPr>
        <w:t>cơ sở</w:t>
      </w:r>
      <w:r w:rsidRPr="00135D4B">
        <w:rPr>
          <w:color w:val="000000" w:themeColor="text1"/>
          <w:sz w:val="26"/>
          <w:szCs w:val="26"/>
          <w:lang w:val="pt-BR"/>
        </w:rPr>
        <w:t xml:space="preserve"> cung cấp dịch vụ (</w:t>
      </w:r>
      <w:r w:rsidRPr="00135D4B">
        <w:rPr>
          <w:i/>
          <w:color w:val="000000" w:themeColor="text1"/>
          <w:sz w:val="26"/>
          <w:szCs w:val="26"/>
          <w:lang w:val="pt-BR"/>
        </w:rPr>
        <w:t>chữ in hoa</w:t>
      </w:r>
      <w:r w:rsidRPr="00135D4B">
        <w:rPr>
          <w:color w:val="000000" w:themeColor="text1"/>
          <w:sz w:val="26"/>
          <w:szCs w:val="26"/>
          <w:lang w:val="pt-BR"/>
        </w:rPr>
        <w:t>): .........</w:t>
      </w:r>
      <w:r w:rsidRPr="00135D4B">
        <w:rPr>
          <w:color w:val="000000" w:themeColor="text1"/>
          <w:sz w:val="26"/>
          <w:szCs w:val="26"/>
          <w:lang w:val="vi-VN"/>
        </w:rPr>
        <w:t>.</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w:t>
      </w:r>
    </w:p>
    <w:p w:rsidRPr="00135D4B" w:rsidR="00474E3E" w:rsidP="00474E3E" w:rsidRDefault="00474E3E" w14:paraId="34633381" w14:textId="77777777">
      <w:pPr>
        <w:spacing w:before="60" w:after="60"/>
        <w:rPr>
          <w:color w:val="000000" w:themeColor="text1"/>
          <w:sz w:val="26"/>
          <w:szCs w:val="26"/>
          <w:lang w:val="pt-BR"/>
        </w:rPr>
      </w:pPr>
      <w:r w:rsidRPr="00135D4B">
        <w:rPr>
          <w:color w:val="000000" w:themeColor="text1"/>
          <w:sz w:val="26"/>
          <w:szCs w:val="26"/>
          <w:lang w:val="pt-BR"/>
        </w:rPr>
        <w:t>Điện thoại: .........................................; E-mail: ..............................</w:t>
      </w:r>
      <w:r w:rsidRPr="00135D4B">
        <w:rPr>
          <w:color w:val="000000" w:themeColor="text1"/>
          <w:sz w:val="26"/>
          <w:szCs w:val="26"/>
          <w:lang w:val="vi-VN"/>
        </w:rPr>
        <w:t>....</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w:t>
      </w:r>
    </w:p>
    <w:p w:rsidRPr="00135D4B" w:rsidR="00474E3E" w:rsidP="00474E3E" w:rsidRDefault="00474E3E" w14:paraId="5CBBA6CA" w14:textId="77777777">
      <w:pPr>
        <w:spacing w:before="60" w:after="60"/>
        <w:rPr>
          <w:color w:val="000000" w:themeColor="text1"/>
          <w:sz w:val="26"/>
          <w:szCs w:val="26"/>
          <w:lang w:val="vi-VN"/>
        </w:rPr>
      </w:pPr>
      <w:r w:rsidRPr="00135D4B">
        <w:rPr>
          <w:color w:val="000000" w:themeColor="text1"/>
          <w:sz w:val="26"/>
          <w:szCs w:val="26"/>
          <w:lang w:val="pt-BR"/>
        </w:rPr>
        <w:t>Người đại diện theo pháp luật (đối với cơ sở):</w:t>
      </w:r>
      <w:r w:rsidRPr="00135D4B">
        <w:rPr>
          <w:color w:val="000000" w:themeColor="text1"/>
          <w:sz w:val="26"/>
          <w:szCs w:val="26"/>
          <w:lang w:val="vi-VN"/>
        </w:rPr>
        <w:t xml:space="preserve"> ........................</w:t>
      </w:r>
      <w:r w:rsidRPr="00135D4B">
        <w:rPr>
          <w:color w:val="000000" w:themeColor="text1"/>
          <w:sz w:val="26"/>
          <w:szCs w:val="26"/>
          <w:lang w:val="pt-BR"/>
        </w:rPr>
        <w:t>....</w:t>
      </w:r>
      <w:r w:rsidRPr="00135D4B">
        <w:rPr>
          <w:color w:val="000000" w:themeColor="text1"/>
          <w:sz w:val="26"/>
          <w:szCs w:val="26"/>
          <w:lang w:val="vi-VN"/>
        </w:rPr>
        <w:t>..........................</w:t>
      </w:r>
    </w:p>
    <w:p w:rsidRPr="00135D4B" w:rsidR="00474E3E" w:rsidP="00474E3E" w:rsidRDefault="00474E3E" w14:paraId="25FA85CD" w14:textId="77777777">
      <w:pPr>
        <w:spacing w:before="60" w:after="60"/>
        <w:rPr>
          <w:color w:val="000000" w:themeColor="text1"/>
          <w:sz w:val="26"/>
          <w:szCs w:val="26"/>
          <w:lang w:val="vi-VN"/>
        </w:rPr>
      </w:pPr>
      <w:r w:rsidRPr="00135D4B">
        <w:rPr>
          <w:color w:val="000000" w:themeColor="text1"/>
          <w:sz w:val="26"/>
          <w:szCs w:val="26"/>
          <w:lang w:val="vi-VN"/>
        </w:rPr>
        <w:t>Chức danh: ............................................. Số điện thoại: ………………................</w:t>
      </w:r>
    </w:p>
    <w:p w:rsidRPr="00135D4B" w:rsidR="00474E3E" w:rsidP="00474E3E" w:rsidRDefault="00474E3E" w14:paraId="16EBCAF6" w14:textId="77777777">
      <w:pPr>
        <w:spacing w:before="60" w:after="60"/>
        <w:rPr>
          <w:color w:val="000000" w:themeColor="text1"/>
          <w:sz w:val="26"/>
          <w:szCs w:val="26"/>
          <w:lang w:val="vi-VN"/>
        </w:rPr>
      </w:pPr>
      <w:r w:rsidRPr="00135D4B">
        <w:rPr>
          <w:color w:val="000000" w:themeColor="text1"/>
          <w:sz w:val="26"/>
          <w:szCs w:val="26"/>
          <w:lang w:val="vi-VN"/>
        </w:rPr>
        <w:t>2. Phạm vi dịch vụ: ………………………………</w:t>
      </w:r>
      <w:r w:rsidRPr="00135D4B">
        <w:rPr>
          <w:rStyle w:val="FootnoteReference"/>
          <w:color w:val="000000" w:themeColor="text1"/>
          <w:sz w:val="26"/>
          <w:szCs w:val="26"/>
        </w:rPr>
        <w:footnoteReference w:id="48"/>
      </w:r>
      <w:r w:rsidRPr="00135D4B">
        <w:rPr>
          <w:color w:val="000000" w:themeColor="text1"/>
          <w:sz w:val="26"/>
          <w:szCs w:val="26"/>
          <w:lang w:val="vi-VN"/>
        </w:rPr>
        <w:t>……………………………...</w:t>
      </w:r>
    </w:p>
    <w:p w:rsidRPr="00135D4B" w:rsidR="00474E3E" w:rsidP="00474E3E" w:rsidRDefault="00474E3E" w14:paraId="6ED60FC3" w14:textId="77777777">
      <w:pPr>
        <w:spacing w:before="60" w:after="60"/>
        <w:rPr>
          <w:color w:val="000000" w:themeColor="text1"/>
          <w:sz w:val="26"/>
          <w:szCs w:val="26"/>
          <w:lang w:val="vi-VN"/>
        </w:rPr>
      </w:pPr>
      <w:r w:rsidRPr="00135D4B">
        <w:rPr>
          <w:color w:val="000000" w:themeColor="text1"/>
          <w:sz w:val="26"/>
          <w:szCs w:val="26"/>
          <w:lang w:val="vi-VN"/>
        </w:rPr>
        <w:t>3. Loại hình cung cấp dịch vụ: …………………..</w:t>
      </w:r>
      <w:r w:rsidRPr="00135D4B">
        <w:rPr>
          <w:rStyle w:val="FootnoteReference"/>
          <w:color w:val="000000" w:themeColor="text1"/>
          <w:sz w:val="26"/>
          <w:szCs w:val="26"/>
        </w:rPr>
        <w:footnoteReference w:id="49"/>
      </w:r>
      <w:r w:rsidRPr="00135D4B">
        <w:rPr>
          <w:color w:val="000000" w:themeColor="text1"/>
          <w:sz w:val="26"/>
          <w:szCs w:val="26"/>
          <w:lang w:val="vi-VN"/>
        </w:rPr>
        <w:t>………………………..….…</w:t>
      </w:r>
    </w:p>
    <w:p w:rsidRPr="00135D4B" w:rsidR="00474E3E" w:rsidP="00474E3E" w:rsidRDefault="00474E3E" w14:paraId="2527A839" w14:textId="77777777">
      <w:pPr>
        <w:spacing w:before="60" w:after="60"/>
        <w:rPr>
          <w:color w:val="000000" w:themeColor="text1"/>
          <w:sz w:val="26"/>
          <w:szCs w:val="26"/>
          <w:lang w:val="vi-VN"/>
        </w:rPr>
      </w:pPr>
      <w:r w:rsidRPr="00135D4B">
        <w:rPr>
          <w:color w:val="000000" w:themeColor="text1"/>
          <w:sz w:val="26"/>
          <w:szCs w:val="26"/>
          <w:lang w:val="vi-VN"/>
        </w:rPr>
        <w:t>4. Địa chỉ cung cấp dịch vụ: ..................................................................................</w:t>
      </w:r>
    </w:p>
    <w:p w:rsidRPr="00135D4B" w:rsidR="00474E3E" w:rsidP="00474E3E" w:rsidRDefault="00474E3E" w14:paraId="7D6D5A43" w14:textId="77777777">
      <w:pPr>
        <w:spacing w:before="60" w:after="60"/>
        <w:rPr>
          <w:color w:val="000000" w:themeColor="text1"/>
          <w:sz w:val="26"/>
          <w:szCs w:val="26"/>
          <w:lang w:val="vi-VN"/>
        </w:rPr>
      </w:pPr>
      <w:r w:rsidRPr="00135D4B">
        <w:rPr>
          <w:color w:val="000000" w:themeColor="text1"/>
          <w:sz w:val="26"/>
          <w:szCs w:val="26"/>
          <w:lang w:val="vi-VN"/>
        </w:rPr>
        <w:t>5. Giá dịch vụ (dự kiến): …............………………………………………………</w:t>
      </w:r>
    </w:p>
    <w:p w:rsidRPr="00135D4B" w:rsidR="00474E3E" w:rsidP="00474E3E" w:rsidRDefault="00474E3E" w14:paraId="672CA816" w14:textId="77777777">
      <w:pPr>
        <w:spacing w:before="60" w:after="60"/>
        <w:rPr>
          <w:color w:val="000000" w:themeColor="text1"/>
          <w:sz w:val="26"/>
          <w:szCs w:val="26"/>
          <w:lang w:val="pt-BR"/>
        </w:rPr>
      </w:pPr>
      <w:r w:rsidRPr="00135D4B">
        <w:rPr>
          <w:b/>
          <w:color w:val="000000" w:themeColor="text1"/>
          <w:sz w:val="26"/>
          <w:szCs w:val="26"/>
          <w:lang w:val="pt-BR"/>
        </w:rPr>
        <w:t>Điều 2.</w:t>
      </w:r>
      <w:r w:rsidRPr="00135D4B">
        <w:rPr>
          <w:color w:val="000000" w:themeColor="text1"/>
          <w:sz w:val="26"/>
          <w:szCs w:val="26"/>
          <w:lang w:val="pt-BR"/>
        </w:rPr>
        <w:t xml:space="preserve"> Quyết định này có hiệu lực kể từ ngày ký.</w:t>
      </w:r>
    </w:p>
    <w:p w:rsidRPr="0097243B" w:rsidR="00474E3E" w:rsidP="00474E3E" w:rsidRDefault="00474E3E" w14:paraId="373935A0" w14:textId="77777777">
      <w:pPr>
        <w:spacing w:before="60" w:after="60"/>
        <w:rPr>
          <w:bCs/>
          <w:color w:val="000000" w:themeColor="text1"/>
          <w:sz w:val="26"/>
          <w:szCs w:val="26"/>
          <w:lang w:val="pt-BR"/>
        </w:rPr>
      </w:pPr>
      <w:r w:rsidRPr="00135D4B">
        <w:rPr>
          <w:b/>
          <w:color w:val="000000" w:themeColor="text1"/>
          <w:sz w:val="26"/>
          <w:szCs w:val="26"/>
          <w:lang w:val="pt-BR"/>
        </w:rPr>
        <w:t xml:space="preserve">Điều 3. </w:t>
      </w:r>
      <w:r w:rsidRPr="0097243B">
        <w:rPr>
          <w:bCs/>
          <w:color w:val="000000" w:themeColor="text1"/>
          <w:sz w:val="26"/>
          <w:szCs w:val="26"/>
          <w:lang w:val="pt-BR"/>
        </w:rPr>
        <w:t>Trưởng phòng Tham mưu, Trưởng phòng Cảnh sát điều tra tội phạm về ma túy, tổ chức/cá nhân có tên tại Điều 1 và các cơ quan, tổ chức, cá nhân có liên quan chịu trách nhiệm thi hành Quyết định này./.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Pr="00135D4B" w:rsidR="00342CAB" w:rsidTr="00B3741E" w14:paraId="11BCA21D" w14:textId="77777777">
        <w:tc>
          <w:tcPr>
            <w:tcW w:w="4531" w:type="dxa"/>
          </w:tcPr>
          <w:p w:rsidRPr="00135D4B" w:rsidR="00474E3E" w:rsidP="00B3741E" w:rsidRDefault="00474E3E" w14:paraId="28CB089A" w14:textId="77777777">
            <w:pPr>
              <w:ind w:firstLine="0"/>
              <w:rPr>
                <w:b/>
                <w:bCs/>
                <w:i/>
                <w:iCs/>
                <w:color w:val="000000" w:themeColor="text1"/>
                <w:sz w:val="26"/>
                <w:szCs w:val="26"/>
                <w:lang w:val="pt-BR"/>
              </w:rPr>
            </w:pPr>
            <w:r w:rsidRPr="00135D4B">
              <w:rPr>
                <w:b/>
                <w:bCs/>
                <w:i/>
                <w:iCs/>
                <w:color w:val="000000" w:themeColor="text1"/>
                <w:sz w:val="26"/>
                <w:szCs w:val="26"/>
                <w:lang w:val="pt-BR"/>
              </w:rPr>
              <w:t>Nơi nhận:</w:t>
            </w:r>
          </w:p>
          <w:p w:rsidRPr="00135D4B" w:rsidR="00474E3E" w:rsidP="00B3741E" w:rsidRDefault="00474E3E" w14:paraId="1015CEBF" w14:textId="77777777">
            <w:pPr>
              <w:ind w:firstLine="0"/>
              <w:jc w:val="left"/>
              <w:rPr>
                <w:color w:val="000000" w:themeColor="text1"/>
                <w:sz w:val="22"/>
                <w:szCs w:val="22"/>
                <w:lang w:val="nl-NL"/>
              </w:rPr>
            </w:pPr>
            <w:r w:rsidRPr="00135D4B">
              <w:rPr>
                <w:color w:val="000000" w:themeColor="text1"/>
                <w:sz w:val="22"/>
                <w:szCs w:val="22"/>
                <w:lang w:val="pt-BR"/>
              </w:rPr>
              <w:t>- Như Điều 3</w:t>
            </w:r>
            <w:r w:rsidRPr="00135D4B">
              <w:rPr>
                <w:color w:val="000000" w:themeColor="text1"/>
                <w:sz w:val="22"/>
                <w:szCs w:val="22"/>
                <w:lang w:val="nl-NL"/>
              </w:rPr>
              <w:t>;</w:t>
            </w:r>
          </w:p>
          <w:p w:rsidRPr="00135D4B" w:rsidR="00474E3E" w:rsidP="00B3741E" w:rsidRDefault="00474E3E" w14:paraId="2FA91DD9" w14:textId="77777777">
            <w:pPr>
              <w:ind w:firstLine="0"/>
              <w:rPr>
                <w:color w:val="000000" w:themeColor="text1"/>
                <w:sz w:val="26"/>
                <w:szCs w:val="26"/>
                <w:lang w:val="pt-BR"/>
              </w:rPr>
            </w:pPr>
            <w:r w:rsidRPr="00135D4B">
              <w:rPr>
                <w:color w:val="000000" w:themeColor="text1"/>
                <w:sz w:val="22"/>
                <w:szCs w:val="22"/>
                <w:lang w:val="pt-BR"/>
              </w:rPr>
              <w:t>- Lưu V</w:t>
            </w:r>
            <w:r w:rsidRPr="00135D4B">
              <w:rPr>
                <w:color w:val="000000" w:themeColor="text1"/>
                <w:sz w:val="22"/>
                <w:szCs w:val="22"/>
                <w:lang w:val="nl-NL"/>
              </w:rPr>
              <w:t>T</w:t>
            </w:r>
            <w:r w:rsidRPr="00135D4B">
              <w:rPr>
                <w:color w:val="000000" w:themeColor="text1"/>
                <w:sz w:val="22"/>
                <w:szCs w:val="22"/>
                <w:lang w:val="pt-BR"/>
              </w:rPr>
              <w:t>.</w:t>
            </w:r>
          </w:p>
        </w:tc>
        <w:tc>
          <w:tcPr>
            <w:tcW w:w="4531" w:type="dxa"/>
          </w:tcPr>
          <w:p w:rsidRPr="00135D4B" w:rsidR="00474E3E" w:rsidP="00B3741E" w:rsidRDefault="003C7964" w14:paraId="05EAEAF9" w14:textId="77777777">
            <w:pPr>
              <w:ind w:firstLine="0"/>
              <w:jc w:val="center"/>
              <w:rPr>
                <w:b/>
                <w:bCs/>
                <w:color w:val="000000" w:themeColor="text1"/>
                <w:sz w:val="26"/>
                <w:szCs w:val="26"/>
                <w:lang w:val="nl-NL"/>
              </w:rPr>
            </w:pPr>
            <w:r w:rsidRPr="00135D4B">
              <w:rPr>
                <w:b/>
                <w:bCs/>
                <w:color w:val="000000" w:themeColor="text1"/>
                <w:sz w:val="26"/>
                <w:szCs w:val="26"/>
                <w:lang w:val="nl-NL"/>
              </w:rPr>
              <w:t>GIÁM ĐỐC</w:t>
            </w:r>
          </w:p>
          <w:p w:rsidRPr="00135D4B" w:rsidR="00474E3E" w:rsidP="00B3741E" w:rsidRDefault="00474E3E" w14:paraId="2044FD78" w14:textId="77777777">
            <w:pPr>
              <w:ind w:firstLine="0"/>
              <w:jc w:val="center"/>
              <w:rPr>
                <w:color w:val="000000" w:themeColor="text1"/>
                <w:sz w:val="26"/>
                <w:szCs w:val="26"/>
                <w:lang w:val="pt-BR"/>
              </w:rPr>
            </w:pPr>
            <w:r w:rsidRPr="00135D4B">
              <w:rPr>
                <w:bCs/>
                <w:i/>
                <w:color w:val="000000" w:themeColor="text1"/>
                <w:sz w:val="26"/>
                <w:szCs w:val="26"/>
                <w:lang w:val="nl-NL"/>
              </w:rPr>
              <w:t>(Ký, ghi rõ họ tên, đóng dấu)</w:t>
            </w:r>
          </w:p>
        </w:tc>
      </w:tr>
    </w:tbl>
    <w:p w:rsidRPr="00135D4B" w:rsidR="003C7964" w:rsidP="00474E3E" w:rsidRDefault="003C7964" w14:paraId="0CA3EAE2" w14:textId="77777777">
      <w:pPr>
        <w:ind w:firstLine="0"/>
        <w:rPr>
          <w:b/>
          <w:color w:val="000000" w:themeColor="text1"/>
          <w:sz w:val="26"/>
          <w:szCs w:val="26"/>
          <w:lang w:val="nl-NL"/>
        </w:rPr>
      </w:pPr>
    </w:p>
    <w:p w:rsidR="006F2D7E" w:rsidRDefault="006F2D7E" w14:paraId="65092517" w14:textId="77777777">
      <w:pPr>
        <w:spacing w:after="200" w:line="276" w:lineRule="auto"/>
        <w:ind w:firstLine="0"/>
        <w:jc w:val="left"/>
        <w:rPr>
          <w:b/>
          <w:color w:val="000000" w:themeColor="text1"/>
          <w:sz w:val="26"/>
          <w:szCs w:val="26"/>
          <w:lang w:val="nl-NL"/>
        </w:rPr>
      </w:pPr>
      <w:r>
        <w:rPr>
          <w:b/>
          <w:color w:val="000000" w:themeColor="text1"/>
          <w:sz w:val="26"/>
          <w:szCs w:val="26"/>
          <w:lang w:val="nl-NL"/>
        </w:rPr>
        <w:br w:type="page"/>
      </w:r>
    </w:p>
    <w:p w:rsidRPr="00135D4B" w:rsidR="00474E3E" w:rsidP="006F2D7E" w:rsidRDefault="00474E3E" w14:paraId="2FEC6ED7" w14:textId="22BA6D8B">
      <w:pPr>
        <w:spacing w:after="200" w:line="276" w:lineRule="auto"/>
        <w:ind w:firstLine="0"/>
        <w:jc w:val="right"/>
        <w:rPr>
          <w:b/>
          <w:color w:val="000000" w:themeColor="text1"/>
          <w:sz w:val="26"/>
          <w:szCs w:val="26"/>
          <w:lang w:val="nl-NL"/>
        </w:rPr>
      </w:pPr>
      <w:r w:rsidRPr="00135D4B">
        <w:rPr>
          <w:b/>
          <w:color w:val="000000" w:themeColor="text1"/>
          <w:sz w:val="26"/>
          <w:szCs w:val="26"/>
          <w:lang w:val="nl-NL"/>
        </w:rPr>
        <w:t xml:space="preserve">Mẫu </w:t>
      </w:r>
      <w:r w:rsidRPr="00135D4B" w:rsidR="003C7964">
        <w:rPr>
          <w:b/>
          <w:color w:val="000000" w:themeColor="text1"/>
          <w:sz w:val="26"/>
          <w:szCs w:val="26"/>
          <w:lang w:val="nl-NL"/>
        </w:rPr>
        <w:t>số 13</w:t>
      </w:r>
    </w:p>
    <w:p w:rsidRPr="00135D4B" w:rsidR="00474E3E" w:rsidP="00474E3E" w:rsidRDefault="00474E3E" w14:paraId="1C64FB36" w14:textId="77777777">
      <w:pPr>
        <w:pStyle w:val="Heading1"/>
        <w:spacing w:before="0"/>
        <w:ind w:firstLine="0"/>
        <w:rPr>
          <w:rFonts w:ascii="Times New Roman" w:hAnsi="Times New Roman" w:cs="Times New Roman"/>
          <w:b w:val="0"/>
          <w:bCs w:val="0"/>
          <w:color w:val="000000" w:themeColor="text1"/>
          <w:sz w:val="26"/>
          <w:szCs w:val="26"/>
          <w:lang w:val="nl-NL"/>
        </w:rPr>
      </w:pPr>
    </w:p>
    <w:tbl>
      <w:tblPr>
        <w:tblW w:w="0" w:type="auto"/>
        <w:jc w:val="center"/>
        <w:tblLook w:val="04A0" w:firstRow="1" w:lastRow="0" w:firstColumn="1" w:lastColumn="0" w:noHBand="0" w:noVBand="1"/>
      </w:tblPr>
      <w:tblGrid>
        <w:gridCol w:w="2818"/>
        <w:gridCol w:w="6368"/>
      </w:tblGrid>
      <w:tr w:rsidRPr="00CF2DE2" w:rsidR="00CF2DE2" w:rsidTr="00430CD2" w14:paraId="671B1D05" w14:textId="77777777">
        <w:trPr>
          <w:trHeight w:val="267"/>
          <w:jc w:val="center"/>
        </w:trPr>
        <w:tc>
          <w:tcPr>
            <w:tcW w:w="2835" w:type="dxa"/>
          </w:tcPr>
          <w:p w:rsidRPr="00CF2DE2" w:rsidR="00CF2DE2" w:rsidP="00CF2DE2" w:rsidRDefault="00CF2DE2" w14:paraId="6905F692" w14:textId="77777777">
            <w:pPr>
              <w:widowControl w:val="0"/>
              <w:tabs>
                <w:tab w:val="right" w:leader="dot" w:pos="2666"/>
                <w:tab w:val="left" w:pos="3780"/>
                <w:tab w:val="left" w:pos="4752"/>
              </w:tabs>
              <w:adjustRightInd w:val="0"/>
              <w:snapToGrid w:val="0"/>
              <w:ind w:firstLine="0"/>
              <w:jc w:val="left"/>
              <w:rPr>
                <w:rFonts w:eastAsia="Calibri"/>
                <w:bCs/>
                <w:sz w:val="12"/>
                <w:szCs w:val="12"/>
                <w:highlight w:val="white"/>
                <w:lang w:eastAsia="vi-VN"/>
              </w:rPr>
            </w:pPr>
            <w:r w:rsidRPr="00CF2DE2">
              <w:rPr>
                <w:rFonts w:eastAsia="Calibri"/>
                <w:bCs/>
                <w:sz w:val="26"/>
                <w:szCs w:val="26"/>
                <w:highlight w:val="white"/>
                <w:lang w:eastAsia="vi-VN"/>
              </w:rPr>
              <w:t>.......................</w:t>
            </w:r>
            <w:r w:rsidRPr="00CF2DE2">
              <w:rPr>
                <w:rFonts w:eastAsia="Calibri"/>
                <w:sz w:val="26"/>
                <w:szCs w:val="26"/>
                <w:highlight w:val="white"/>
                <w:lang w:eastAsia="vi-VN"/>
              </w:rPr>
              <w:t>.......</w:t>
            </w:r>
            <w:r w:rsidRPr="00CF2DE2">
              <w:rPr>
                <w:rFonts w:eastAsia="Calibri"/>
                <w:bCs/>
                <w:sz w:val="26"/>
                <w:szCs w:val="26"/>
                <w:highlight w:val="white"/>
                <w:lang w:eastAsia="vi-VN"/>
              </w:rPr>
              <w:t>..</w:t>
            </w:r>
            <w:r w:rsidRPr="00CF2DE2">
              <w:rPr>
                <w:rFonts w:eastAsia="Calibri"/>
                <w:bCs/>
                <w:sz w:val="26"/>
                <w:szCs w:val="26"/>
                <w:highlight w:val="white"/>
                <w:vertAlign w:val="superscript"/>
                <w:lang w:eastAsia="vi-VN"/>
              </w:rPr>
              <w:footnoteReference w:id="50"/>
            </w:r>
          </w:p>
          <w:p w:rsidRPr="00CF2DE2" w:rsidR="00CF2DE2" w:rsidP="00CF2DE2" w:rsidRDefault="00CF2DE2" w14:paraId="24D12279" w14:textId="77777777">
            <w:pPr>
              <w:widowControl w:val="0"/>
              <w:tabs>
                <w:tab w:val="right" w:leader="dot" w:pos="2666"/>
                <w:tab w:val="left" w:pos="3780"/>
                <w:tab w:val="left" w:pos="4752"/>
              </w:tabs>
              <w:adjustRightInd w:val="0"/>
              <w:snapToGrid w:val="0"/>
              <w:ind w:firstLine="0"/>
              <w:jc w:val="left"/>
              <w:rPr>
                <w:rFonts w:eastAsia="Calibri"/>
                <w:bCs/>
                <w:sz w:val="26"/>
                <w:szCs w:val="26"/>
                <w:highlight w:val="white"/>
                <w:lang w:eastAsia="vi-VN"/>
              </w:rPr>
            </w:pPr>
            <w:r w:rsidRPr="00CF2DE2">
              <w:rPr>
                <w:rFonts w:eastAsia="Calibri"/>
                <w:bCs/>
                <w:sz w:val="26"/>
                <w:szCs w:val="26"/>
                <w:highlight w:val="white"/>
                <w:lang w:eastAsia="vi-VN"/>
              </w:rPr>
              <w:t>.....................</w:t>
            </w:r>
            <w:r w:rsidRPr="00CF2DE2">
              <w:rPr>
                <w:rFonts w:eastAsia="Calibri"/>
                <w:sz w:val="26"/>
                <w:szCs w:val="26"/>
                <w:highlight w:val="white"/>
                <w:lang w:eastAsia="vi-VN"/>
              </w:rPr>
              <w:t>.......</w:t>
            </w:r>
            <w:r w:rsidRPr="00CF2DE2">
              <w:rPr>
                <w:rFonts w:eastAsia="Calibri"/>
                <w:bCs/>
                <w:sz w:val="26"/>
                <w:szCs w:val="26"/>
                <w:highlight w:val="white"/>
                <w:lang w:eastAsia="vi-VN"/>
              </w:rPr>
              <w:t>....</w:t>
            </w:r>
            <w:r w:rsidRPr="00CF2DE2">
              <w:rPr>
                <w:rFonts w:eastAsia="Calibri"/>
                <w:bCs/>
                <w:sz w:val="26"/>
                <w:szCs w:val="26"/>
                <w:highlight w:val="white"/>
                <w:vertAlign w:val="superscript"/>
                <w:lang w:eastAsia="vi-VN"/>
              </w:rPr>
              <w:footnoteReference w:id="51"/>
            </w:r>
          </w:p>
          <w:p w:rsidRPr="00CF2DE2" w:rsidR="00CF2DE2" w:rsidP="00CF2DE2" w:rsidRDefault="00CF2DE2" w14:paraId="062430DC" w14:textId="77777777">
            <w:pPr>
              <w:widowControl w:val="0"/>
              <w:tabs>
                <w:tab w:val="right" w:leader="dot" w:pos="2666"/>
                <w:tab w:val="left" w:pos="3780"/>
                <w:tab w:val="left" w:pos="4752"/>
              </w:tabs>
              <w:adjustRightInd w:val="0"/>
              <w:snapToGrid w:val="0"/>
              <w:ind w:firstLine="0"/>
              <w:jc w:val="left"/>
              <w:rPr>
                <w:rFonts w:eastAsia="Calibri"/>
                <w:bCs/>
                <w:sz w:val="26"/>
                <w:szCs w:val="26"/>
                <w:highlight w:val="white"/>
                <w:vertAlign w:val="superscript"/>
                <w:lang w:eastAsia="vi-VN"/>
              </w:rPr>
            </w:pPr>
            <w:r>
              <w:rPr>
                <w:rFonts w:eastAsia="Calibri"/>
                <w:bCs/>
                <w:noProof/>
                <w:sz w:val="26"/>
                <w:szCs w:val="26"/>
                <w:vertAlign w:val="superscript"/>
                <w:lang w:eastAsia="vi-VN"/>
              </w:rPr>
              <mc:AlternateContent>
                <mc:Choice Requires="wps">
                  <w:drawing>
                    <wp:anchor distT="0" distB="0" distL="114300" distR="114300" simplePos="0" relativeHeight="251945984" behindDoc="0" locked="0" layoutInCell="1" allowOverlap="1" wp14:anchorId="40F6ECB5" wp14:editId="66CFB420">
                      <wp:simplePos x="0" y="0"/>
                      <wp:positionH relativeFrom="column">
                        <wp:posOffset>229235</wp:posOffset>
                      </wp:positionH>
                      <wp:positionV relativeFrom="paragraph">
                        <wp:posOffset>65477</wp:posOffset>
                      </wp:positionV>
                      <wp:extent cx="775503" cy="0"/>
                      <wp:effectExtent l="0" t="0" r="0" b="0"/>
                      <wp:wrapNone/>
                      <wp:docPr id="1995715771" name="Straight Connector 41"/>
                      <wp:cNvGraphicFramePr/>
                      <a:graphic xmlns:a="http://schemas.openxmlformats.org/drawingml/2006/main">
                        <a:graphicData uri="http://schemas.microsoft.com/office/word/2010/wordprocessingShape">
                          <wps:wsp>
                            <wps:cNvCnPr/>
                            <wps:spPr>
                              <a:xfrm>
                                <a:off x="0" y="0"/>
                                <a:ext cx="7755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25BCF0F">
                    <v:line id="Straight Connector 41" style="position:absolute;z-index:25194598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8.05pt,5.15pt" to="79.1pt,5.15pt" w14:anchorId="215F15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"/>
                  </w:pict>
                </mc:Fallback>
              </mc:AlternateContent>
            </w:r>
            <w:r w:rsidRPr="00CF2DE2">
              <w:rPr>
                <w:rFonts w:eastAsia="Calibri"/>
                <w:bCs/>
                <w:sz w:val="26"/>
                <w:szCs w:val="26"/>
                <w:highlight w:val="white"/>
                <w:vertAlign w:val="superscript"/>
                <w:lang w:eastAsia="vi-VN"/>
              </w:rPr>
              <w:t xml:space="preserve">      </w:t>
            </w:r>
          </w:p>
          <w:p w:rsidRPr="00CF2DE2" w:rsidR="00CF2DE2" w:rsidP="00CF2DE2" w:rsidRDefault="00CF2DE2" w14:paraId="3573248A" w14:textId="77777777">
            <w:pPr>
              <w:widowControl w:val="0"/>
              <w:tabs>
                <w:tab w:val="right" w:leader="dot" w:pos="2666"/>
                <w:tab w:val="left" w:pos="3780"/>
                <w:tab w:val="left" w:pos="4752"/>
              </w:tabs>
              <w:adjustRightInd w:val="0"/>
              <w:snapToGrid w:val="0"/>
              <w:ind w:firstLine="0"/>
              <w:rPr>
                <w:rFonts w:eastAsia="Calibri"/>
                <w:bCs/>
                <w:sz w:val="26"/>
                <w:szCs w:val="26"/>
                <w:highlight w:val="white"/>
                <w:lang w:eastAsia="vi-VN"/>
              </w:rPr>
            </w:pPr>
            <w:r>
              <w:rPr>
                <w:rFonts w:eastAsia="Calibri"/>
                <w:sz w:val="26"/>
                <w:szCs w:val="26"/>
                <w:highlight w:val="white"/>
                <w:lang w:eastAsia="vi-VN"/>
              </w:rPr>
              <w:t xml:space="preserve">     </w:t>
            </w:r>
            <w:r w:rsidRPr="00CF2DE2">
              <w:rPr>
                <w:rFonts w:eastAsia="Calibri"/>
                <w:sz w:val="26"/>
                <w:szCs w:val="26"/>
                <w:highlight w:val="white"/>
                <w:lang w:eastAsia="vi-VN"/>
              </w:rPr>
              <w:t>Số: .......</w:t>
            </w:r>
            <w:r>
              <w:rPr>
                <w:rFonts w:eastAsia="Calibri"/>
                <w:sz w:val="26"/>
                <w:szCs w:val="26"/>
                <w:highlight w:val="white"/>
                <w:lang w:eastAsia="vi-VN"/>
              </w:rPr>
              <w:t>....</w:t>
            </w:r>
          </w:p>
        </w:tc>
        <w:tc>
          <w:tcPr>
            <w:tcW w:w="6525" w:type="dxa"/>
          </w:tcPr>
          <w:p w:rsidRPr="00CF2DE2" w:rsidR="00CF2DE2" w:rsidP="00CF2DE2" w:rsidRDefault="00CF2DE2" w14:paraId="1D4D99F4" w14:textId="77777777">
            <w:pPr>
              <w:widowControl w:val="0"/>
              <w:tabs>
                <w:tab w:val="right" w:leader="dot" w:pos="2666"/>
                <w:tab w:val="left" w:pos="3780"/>
                <w:tab w:val="left" w:pos="4752"/>
              </w:tabs>
              <w:adjustRightInd w:val="0"/>
              <w:snapToGrid w:val="0"/>
              <w:ind w:firstLine="0"/>
              <w:jc w:val="left"/>
              <w:rPr>
                <w:rFonts w:eastAsia="Calibri"/>
                <w:b/>
                <w:bCs/>
                <w:sz w:val="26"/>
                <w:szCs w:val="26"/>
                <w:highlight w:val="white"/>
                <w:lang w:eastAsia="vi-VN"/>
              </w:rPr>
            </w:pPr>
            <w:r w:rsidRPr="00CF2DE2">
              <w:rPr>
                <w:rFonts w:eastAsia="Calibri"/>
                <w:b/>
                <w:bCs/>
                <w:sz w:val="26"/>
                <w:szCs w:val="26"/>
                <w:highlight w:val="white"/>
                <w:lang w:eastAsia="vi-VN"/>
              </w:rPr>
              <w:t>CỘNG HÒA XÃ HỘI CHỦ NGHĨA VIỆT NAM</w:t>
            </w:r>
          </w:p>
          <w:p w:rsidRPr="00CF2DE2" w:rsidR="00CF2DE2" w:rsidP="00CF2DE2" w:rsidRDefault="00CF2DE2" w14:paraId="4517D49F" w14:textId="77777777">
            <w:pPr>
              <w:widowControl w:val="0"/>
              <w:tabs>
                <w:tab w:val="right" w:leader="dot" w:pos="2666"/>
                <w:tab w:val="left" w:pos="3780"/>
                <w:tab w:val="left" w:pos="4752"/>
              </w:tabs>
              <w:adjustRightInd w:val="0"/>
              <w:snapToGrid w:val="0"/>
              <w:ind w:firstLine="0"/>
              <w:jc w:val="left"/>
              <w:rPr>
                <w:rFonts w:eastAsia="Calibri"/>
                <w:b/>
                <w:bCs/>
                <w:sz w:val="26"/>
                <w:szCs w:val="26"/>
                <w:highlight w:val="white"/>
                <w:lang w:eastAsia="vi-VN"/>
              </w:rPr>
            </w:pPr>
            <w:r w:rsidRPr="00CF2DE2">
              <w:rPr>
                <w:rFonts w:eastAsia="Calibri"/>
                <w:b/>
                <w:bCs/>
                <w:sz w:val="26"/>
                <w:szCs w:val="26"/>
                <w:highlight w:val="white"/>
                <w:lang w:eastAsia="vi-VN"/>
              </w:rPr>
              <w:t xml:space="preserve">                Độc lập - Tự do - Hạnh phúc</w:t>
            </w:r>
          </w:p>
          <w:p w:rsidRPr="00CF2DE2" w:rsidR="00CF2DE2" w:rsidP="00CF2DE2" w:rsidRDefault="00CF2DE2" w14:paraId="3E44AD55" w14:textId="77777777">
            <w:pPr>
              <w:widowControl w:val="0"/>
              <w:tabs>
                <w:tab w:val="right" w:leader="dot" w:pos="2666"/>
                <w:tab w:val="left" w:pos="3780"/>
                <w:tab w:val="left" w:pos="4752"/>
              </w:tabs>
              <w:adjustRightInd w:val="0"/>
              <w:snapToGrid w:val="0"/>
              <w:ind w:firstLine="0"/>
              <w:jc w:val="left"/>
              <w:rPr>
                <w:rFonts w:eastAsia="Calibri"/>
                <w:bCs/>
                <w:sz w:val="26"/>
                <w:szCs w:val="26"/>
                <w:highlight w:val="white"/>
                <w:vertAlign w:val="superscript"/>
                <w:lang w:eastAsia="vi-VN"/>
              </w:rPr>
            </w:pPr>
            <w:r w:rsidRPr="00CF2DE2">
              <w:rPr>
                <w:rFonts w:eastAsia="Calibri"/>
                <w:bCs/>
                <w:sz w:val="26"/>
                <w:szCs w:val="26"/>
                <w:highlight w:val="white"/>
                <w:vertAlign w:val="superscript"/>
                <w:lang w:eastAsia="vi-VN"/>
              </w:rPr>
              <w:t xml:space="preserve">                                    _________________________</w:t>
            </w:r>
          </w:p>
          <w:p w:rsidRPr="00CF2DE2" w:rsidR="00CF2DE2" w:rsidP="00CF2DE2" w:rsidRDefault="00CF2DE2" w14:paraId="6BBA59FD" w14:textId="77777777">
            <w:pPr>
              <w:widowControl w:val="0"/>
              <w:tabs>
                <w:tab w:val="left" w:leader="dot" w:pos="4282"/>
                <w:tab w:val="left" w:leader="dot" w:pos="5224"/>
              </w:tabs>
              <w:adjustRightInd w:val="0"/>
              <w:snapToGrid w:val="0"/>
              <w:ind w:firstLine="0"/>
              <w:jc w:val="center"/>
              <w:rPr>
                <w:rFonts w:eastAsia="Calibri"/>
                <w:i/>
                <w:iCs/>
                <w:sz w:val="26"/>
                <w:szCs w:val="26"/>
                <w:highlight w:val="white"/>
                <w:lang w:eastAsia="vi-VN"/>
              </w:rPr>
            </w:pPr>
            <w:r w:rsidRPr="00CF2DE2">
              <w:rPr>
                <w:rFonts w:eastAsia="Calibri"/>
                <w:i/>
                <w:iCs/>
                <w:sz w:val="26"/>
                <w:szCs w:val="26"/>
                <w:highlight w:val="white"/>
                <w:lang w:eastAsia="vi-VN"/>
              </w:rPr>
              <w:t>........, ngày.... tháng</w:t>
            </w:r>
            <w:proofErr w:type="gramStart"/>
            <w:r w:rsidRPr="00CF2DE2">
              <w:rPr>
                <w:rFonts w:eastAsia="Calibri"/>
                <w:i/>
                <w:iCs/>
                <w:sz w:val="26"/>
                <w:szCs w:val="26"/>
                <w:highlight w:val="white"/>
                <w:lang w:eastAsia="vi-VN"/>
              </w:rPr>
              <w:t>.....</w:t>
            </w:r>
            <w:proofErr w:type="gramEnd"/>
            <w:r w:rsidRPr="00CF2DE2">
              <w:rPr>
                <w:rFonts w:eastAsia="Calibri"/>
                <w:i/>
                <w:iCs/>
                <w:sz w:val="26"/>
                <w:szCs w:val="26"/>
                <w:highlight w:val="white"/>
                <w:lang w:eastAsia="vi-VN"/>
              </w:rPr>
              <w:t xml:space="preserve"> năm.......</w:t>
            </w:r>
          </w:p>
        </w:tc>
      </w:tr>
    </w:tbl>
    <w:p w:rsidR="00474E3E" w:rsidP="00474E3E" w:rsidRDefault="00474E3E" w14:paraId="1635280E" w14:textId="77777777">
      <w:pPr>
        <w:shd w:val="clear" w:color="auto" w:fill="FFFFFF"/>
        <w:ind w:firstLine="0"/>
        <w:rPr>
          <w:b/>
          <w:color w:val="000000" w:themeColor="text1"/>
          <w:sz w:val="26"/>
          <w:szCs w:val="26"/>
        </w:rPr>
      </w:pPr>
    </w:p>
    <w:p w:rsidRPr="00CF2DE2" w:rsidR="00CF2DE2" w:rsidP="00474E3E" w:rsidRDefault="00CF2DE2" w14:paraId="104E4F65" w14:textId="77777777">
      <w:pPr>
        <w:shd w:val="clear" w:color="auto" w:fill="FFFFFF"/>
        <w:ind w:firstLine="0"/>
        <w:rPr>
          <w:b/>
          <w:color w:val="000000" w:themeColor="text1"/>
          <w:sz w:val="26"/>
          <w:szCs w:val="26"/>
        </w:rPr>
      </w:pPr>
    </w:p>
    <w:p w:rsidRPr="00135D4B" w:rsidR="00FE67C5" w:rsidP="00FE67C5" w:rsidRDefault="00FE67C5" w14:paraId="274892E9" w14:textId="77777777">
      <w:pPr>
        <w:pStyle w:val="BodyTextIndent3"/>
        <w:spacing w:before="120"/>
        <w:ind w:left="0" w:firstLine="0"/>
        <w:jc w:val="center"/>
        <w:rPr>
          <w:color w:val="000000" w:themeColor="text1"/>
          <w:sz w:val="26"/>
          <w:szCs w:val="26"/>
          <w:lang w:val="vi-VN"/>
        </w:rPr>
      </w:pPr>
      <w:r w:rsidRPr="00135D4B">
        <w:rPr>
          <w:b/>
          <w:bCs/>
          <w:color w:val="000000" w:themeColor="text1"/>
          <w:sz w:val="26"/>
          <w:szCs w:val="26"/>
          <w:lang w:val="vi-VN"/>
        </w:rPr>
        <w:t>BIÊN BẢN VI PHẠM</w:t>
      </w:r>
    </w:p>
    <w:p w:rsidRPr="00135D4B" w:rsidR="00FE67C5" w:rsidP="00FE67C5" w:rsidRDefault="00FE67C5" w14:paraId="2638B77C" w14:textId="77777777">
      <w:pPr>
        <w:pStyle w:val="BodyTextIndent3"/>
        <w:spacing w:before="240"/>
        <w:ind w:left="0" w:firstLine="709"/>
        <w:rPr>
          <w:i/>
          <w:color w:val="000000" w:themeColor="text1"/>
          <w:sz w:val="26"/>
          <w:szCs w:val="26"/>
          <w:lang w:val="vi-VN"/>
        </w:rPr>
      </w:pPr>
      <w:r w:rsidRPr="00135D4B">
        <w:rPr>
          <w:i/>
          <w:color w:val="000000" w:themeColor="text1"/>
          <w:sz w:val="26"/>
          <w:szCs w:val="26"/>
          <w:lang w:val="vi-VN"/>
        </w:rPr>
        <w:t>Hôm nay, hồi.... giờ.... phút, ngày..../..../........, tại .....................</w:t>
      </w:r>
      <w:r w:rsidR="007431A8">
        <w:rPr>
          <w:rStyle w:val="FootnoteReference"/>
          <w:i/>
          <w:color w:val="000000" w:themeColor="text1"/>
          <w:sz w:val="26"/>
          <w:szCs w:val="26"/>
          <w:lang w:val="vi-VN"/>
        </w:rPr>
        <w:footnoteReference w:id="52"/>
      </w:r>
      <w:r w:rsidRPr="00135D4B">
        <w:rPr>
          <w:i/>
          <w:color w:val="000000" w:themeColor="text1"/>
          <w:sz w:val="26"/>
          <w:szCs w:val="26"/>
          <w:lang w:val="vi-VN"/>
        </w:rPr>
        <w:t>........................</w:t>
      </w:r>
    </w:p>
    <w:p w:rsidRPr="00135D4B" w:rsidR="00FE67C5" w:rsidP="00FE67C5" w:rsidRDefault="00FE67C5" w14:paraId="68E3C46B" w14:textId="77777777">
      <w:pPr>
        <w:spacing w:before="60" w:after="60"/>
        <w:rPr>
          <w:i/>
          <w:color w:val="000000" w:themeColor="text1"/>
          <w:sz w:val="26"/>
          <w:szCs w:val="26"/>
        </w:rPr>
      </w:pPr>
      <w:r w:rsidRPr="00135D4B">
        <w:rPr>
          <w:i/>
          <w:color w:val="000000" w:themeColor="text1"/>
          <w:sz w:val="26"/>
          <w:szCs w:val="26"/>
          <w:lang w:val="vi-VN"/>
        </w:rPr>
        <w:t xml:space="preserve">Căn cứ Nghị định số </w:t>
      </w:r>
      <w:r w:rsidRPr="00135D4B">
        <w:rPr>
          <w:i/>
          <w:color w:val="000000" w:themeColor="text1"/>
          <w:sz w:val="26"/>
          <w:szCs w:val="26"/>
        </w:rPr>
        <w:t>……</w:t>
      </w:r>
      <w:r w:rsidRPr="00135D4B">
        <w:rPr>
          <w:i/>
          <w:color w:val="000000" w:themeColor="text1"/>
          <w:sz w:val="26"/>
          <w:szCs w:val="26"/>
          <w:lang w:val="vi-VN"/>
        </w:rPr>
        <w:t>/202</w:t>
      </w:r>
      <w:r w:rsidRPr="00135D4B">
        <w:rPr>
          <w:i/>
          <w:color w:val="000000" w:themeColor="text1"/>
          <w:sz w:val="26"/>
          <w:szCs w:val="26"/>
        </w:rPr>
        <w:t>6</w:t>
      </w:r>
      <w:r w:rsidRPr="00135D4B">
        <w:rPr>
          <w:i/>
          <w:color w:val="000000" w:themeColor="text1"/>
          <w:sz w:val="26"/>
          <w:szCs w:val="26"/>
          <w:lang w:val="vi-VN"/>
        </w:rPr>
        <w:t xml:space="preserve">/NĐ-CP ngày </w:t>
      </w:r>
      <w:r w:rsidRPr="00135D4B">
        <w:rPr>
          <w:i/>
          <w:color w:val="000000" w:themeColor="text1"/>
          <w:sz w:val="26"/>
          <w:szCs w:val="26"/>
        </w:rPr>
        <w:t>…..</w:t>
      </w:r>
      <w:r w:rsidRPr="00135D4B">
        <w:rPr>
          <w:i/>
          <w:color w:val="000000" w:themeColor="text1"/>
          <w:sz w:val="26"/>
          <w:szCs w:val="26"/>
          <w:lang w:val="vi-VN"/>
        </w:rPr>
        <w:t xml:space="preserve"> tháng </w:t>
      </w:r>
      <w:r w:rsidRPr="00135D4B">
        <w:rPr>
          <w:i/>
          <w:color w:val="000000" w:themeColor="text1"/>
          <w:sz w:val="26"/>
          <w:szCs w:val="26"/>
        </w:rPr>
        <w:t>…..</w:t>
      </w:r>
      <w:r w:rsidRPr="00135D4B">
        <w:rPr>
          <w:i/>
          <w:color w:val="000000" w:themeColor="text1"/>
          <w:sz w:val="26"/>
          <w:szCs w:val="26"/>
          <w:lang w:val="vi-VN"/>
        </w:rPr>
        <w:t xml:space="preserve"> năm 202</w:t>
      </w:r>
      <w:r>
        <w:rPr>
          <w:i/>
          <w:color w:val="000000" w:themeColor="text1"/>
          <w:sz w:val="26"/>
          <w:szCs w:val="26"/>
        </w:rPr>
        <w:t>6</w:t>
      </w:r>
      <w:r w:rsidRPr="00135D4B">
        <w:rPr>
          <w:i/>
          <w:color w:val="000000" w:themeColor="text1"/>
          <w:sz w:val="26"/>
          <w:szCs w:val="26"/>
          <w:lang w:val="vi-VN"/>
        </w:rPr>
        <w:t xml:space="preserve"> của Chính phủ </w:t>
      </w:r>
      <w:r w:rsidRPr="00135D4B">
        <w:rPr>
          <w:i/>
          <w:color w:val="000000" w:themeColor="text1"/>
          <w:sz w:val="26"/>
          <w:szCs w:val="26"/>
        </w:rPr>
        <w:t>q</w:t>
      </w:r>
      <w:r w:rsidRPr="00135D4B">
        <w:rPr>
          <w:i/>
          <w:color w:val="000000" w:themeColor="text1"/>
          <w:sz w:val="26"/>
          <w:szCs w:val="26"/>
          <w:lang w:val="vi-VN"/>
        </w:rPr>
        <w:t>uy định chi tiết và hướng dẫn thi hành Luật Phòng, chống ma túy</w:t>
      </w:r>
      <w:r w:rsidRPr="00135D4B">
        <w:rPr>
          <w:i/>
          <w:color w:val="000000" w:themeColor="text1"/>
          <w:sz w:val="26"/>
          <w:szCs w:val="26"/>
        </w:rPr>
        <w:t>;</w:t>
      </w:r>
    </w:p>
    <w:p w:rsidRPr="00135D4B" w:rsidR="00474E3E" w:rsidP="00474E3E" w:rsidRDefault="00474E3E" w14:paraId="04F33BCE" w14:textId="77777777">
      <w:pPr>
        <w:pStyle w:val="BodyTextIndent3"/>
        <w:spacing w:before="120"/>
        <w:ind w:left="0" w:firstLine="709"/>
        <w:rPr>
          <w:color w:val="000000" w:themeColor="text1"/>
          <w:sz w:val="26"/>
          <w:szCs w:val="26"/>
          <w:lang w:val="vi-VN"/>
        </w:rPr>
      </w:pPr>
      <w:r w:rsidRPr="00135D4B">
        <w:rPr>
          <w:b/>
          <w:bCs/>
          <w:color w:val="000000" w:themeColor="text1"/>
          <w:sz w:val="26"/>
          <w:szCs w:val="26"/>
          <w:lang w:val="vi-VN"/>
        </w:rPr>
        <w:t>I. Chúng tôi gồm:</w:t>
      </w:r>
    </w:p>
    <w:p w:rsidRPr="00135D4B" w:rsidR="00474E3E" w:rsidP="00474E3E" w:rsidRDefault="00474E3E" w14:paraId="0249F5C7"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1. Họ và tên: .......................</w:t>
      </w:r>
      <w:r w:rsidR="004E6419">
        <w:rPr>
          <w:rStyle w:val="FootnoteReference"/>
          <w:color w:val="000000" w:themeColor="text1"/>
          <w:sz w:val="26"/>
          <w:szCs w:val="26"/>
          <w:lang w:val="vi-VN"/>
        </w:rPr>
        <w:footnoteReference w:id="53"/>
      </w:r>
      <w:r w:rsidRPr="00135D4B">
        <w:rPr>
          <w:color w:val="000000" w:themeColor="text1"/>
          <w:sz w:val="26"/>
          <w:szCs w:val="26"/>
          <w:lang w:val="vi-VN"/>
        </w:rPr>
        <w:t>........................... Chức vụ: .....................................</w:t>
      </w:r>
    </w:p>
    <w:p w:rsidRPr="00417384" w:rsidR="00474E3E" w:rsidP="00474E3E" w:rsidRDefault="00417384" w14:paraId="6A667FA6" w14:textId="77777777">
      <w:pPr>
        <w:pStyle w:val="BodyTextIndent3"/>
        <w:spacing w:before="120"/>
        <w:ind w:left="0" w:firstLine="709"/>
        <w:rPr>
          <w:color w:val="000000" w:themeColor="text1"/>
          <w:sz w:val="26"/>
          <w:szCs w:val="26"/>
        </w:rPr>
      </w:pPr>
      <w:r>
        <w:rPr>
          <w:color w:val="000000" w:themeColor="text1"/>
          <w:sz w:val="26"/>
          <w:szCs w:val="26"/>
        </w:rPr>
        <w:t>Đơn vị:</w:t>
      </w:r>
      <w:r w:rsidRPr="00135D4B" w:rsidR="00474E3E">
        <w:rPr>
          <w:color w:val="000000" w:themeColor="text1"/>
          <w:sz w:val="26"/>
          <w:szCs w:val="26"/>
          <w:lang w:val="vi-VN"/>
        </w:rPr>
        <w:t xml:space="preserve"> ................................................................................</w:t>
      </w:r>
      <w:r>
        <w:rPr>
          <w:color w:val="000000" w:themeColor="text1"/>
          <w:sz w:val="26"/>
          <w:szCs w:val="26"/>
        </w:rPr>
        <w:t>..................................</w:t>
      </w:r>
    </w:p>
    <w:p w:rsidRPr="00135D4B" w:rsidR="00474E3E" w:rsidP="00474E3E" w:rsidRDefault="004E6419" w14:paraId="793BF186" w14:textId="77777777">
      <w:pPr>
        <w:pStyle w:val="BodyTextIndent3"/>
        <w:spacing w:before="120"/>
        <w:ind w:left="0" w:firstLine="709"/>
        <w:rPr>
          <w:color w:val="000000" w:themeColor="text1"/>
          <w:sz w:val="26"/>
          <w:szCs w:val="26"/>
          <w:lang w:val="vi-VN"/>
        </w:rPr>
      </w:pPr>
      <w:r>
        <w:rPr>
          <w:color w:val="000000" w:themeColor="text1"/>
          <w:sz w:val="26"/>
          <w:szCs w:val="26"/>
        </w:rPr>
        <w:t>2</w:t>
      </w:r>
      <w:r w:rsidRPr="00135D4B" w:rsidR="00474E3E">
        <w:rPr>
          <w:color w:val="000000" w:themeColor="text1"/>
          <w:sz w:val="26"/>
          <w:szCs w:val="26"/>
          <w:lang w:val="vi-VN"/>
        </w:rPr>
        <w:t>. Với sự chứng kiến của</w:t>
      </w:r>
      <w:r w:rsidRPr="00135D4B" w:rsidR="00474E3E">
        <w:rPr>
          <w:rStyle w:val="FootnoteReference"/>
          <w:color w:val="000000" w:themeColor="text1"/>
          <w:sz w:val="26"/>
          <w:szCs w:val="26"/>
          <w:lang w:val="vi-VN"/>
        </w:rPr>
        <w:footnoteReference w:id="54"/>
      </w:r>
      <w:r w:rsidRPr="00135D4B" w:rsidR="00474E3E">
        <w:rPr>
          <w:color w:val="000000" w:themeColor="text1"/>
          <w:sz w:val="26"/>
          <w:szCs w:val="26"/>
          <w:lang w:val="vi-VN"/>
        </w:rPr>
        <w:t>:</w:t>
      </w:r>
    </w:p>
    <w:p w:rsidR="00474E3E" w:rsidP="00474E3E" w:rsidRDefault="00474E3E" w14:paraId="0BAD99F1" w14:textId="77777777">
      <w:pPr>
        <w:pStyle w:val="BodyTextIndent3"/>
        <w:spacing w:before="120"/>
        <w:ind w:left="0" w:firstLine="709"/>
        <w:rPr>
          <w:color w:val="000000" w:themeColor="text1"/>
          <w:sz w:val="26"/>
          <w:szCs w:val="26"/>
        </w:rPr>
      </w:pPr>
      <w:r w:rsidRPr="00135D4B">
        <w:rPr>
          <w:color w:val="000000" w:themeColor="text1"/>
          <w:sz w:val="26"/>
          <w:szCs w:val="26"/>
          <w:lang w:val="vi-VN"/>
        </w:rPr>
        <w:t>Họ và tên: ................................................... Nghề nghiệp: ...............................</w:t>
      </w:r>
      <w:r w:rsidR="004E6419">
        <w:rPr>
          <w:color w:val="000000" w:themeColor="text1"/>
          <w:sz w:val="26"/>
          <w:szCs w:val="26"/>
        </w:rPr>
        <w:t>....</w:t>
      </w:r>
    </w:p>
    <w:p w:rsidRPr="004E6419" w:rsidR="004E6419" w:rsidP="004E6419" w:rsidRDefault="004E6419" w14:paraId="1DF77A8F" w14:textId="77777777">
      <w:pPr>
        <w:pStyle w:val="BodyTextIndent3"/>
        <w:spacing w:before="120"/>
        <w:ind w:firstLine="349"/>
        <w:rPr>
          <w:color w:val="000000" w:themeColor="text1"/>
          <w:sz w:val="26"/>
          <w:szCs w:val="26"/>
        </w:rPr>
      </w:pPr>
      <w:r w:rsidRPr="004E6419">
        <w:rPr>
          <w:color w:val="000000" w:themeColor="text1"/>
          <w:sz w:val="26"/>
          <w:szCs w:val="26"/>
        </w:rPr>
        <w:t>Số CC/CCCD/CMND/</w:t>
      </w:r>
      <w:proofErr w:type="gramStart"/>
      <w:r w:rsidRPr="004E6419">
        <w:rPr>
          <w:color w:val="000000" w:themeColor="text1"/>
          <w:sz w:val="26"/>
          <w:szCs w:val="26"/>
        </w:rPr>
        <w:t>HC:.................................</w:t>
      </w:r>
      <w:proofErr w:type="gramEnd"/>
      <w:r w:rsidRPr="004E6419">
        <w:rPr>
          <w:color w:val="000000" w:themeColor="text1"/>
          <w:sz w:val="26"/>
          <w:szCs w:val="26"/>
        </w:rPr>
        <w:t xml:space="preserve">Ngày cấp: </w:t>
      </w:r>
      <w:proofErr w:type="gramStart"/>
      <w:r w:rsidRPr="004E6419">
        <w:rPr>
          <w:color w:val="000000" w:themeColor="text1"/>
          <w:sz w:val="26"/>
          <w:szCs w:val="26"/>
        </w:rPr>
        <w:t>…..</w:t>
      </w:r>
      <w:proofErr w:type="gramEnd"/>
      <w:r w:rsidRPr="004E6419">
        <w:rPr>
          <w:color w:val="000000" w:themeColor="text1"/>
          <w:sz w:val="26"/>
          <w:szCs w:val="26"/>
        </w:rPr>
        <w:t>/.........../..............</w:t>
      </w:r>
    </w:p>
    <w:p w:rsidRPr="004E6419" w:rsidR="004E6419" w:rsidP="004E6419" w:rsidRDefault="004E6419" w14:paraId="3A2588C8" w14:textId="77777777">
      <w:pPr>
        <w:pStyle w:val="BodyTextIndent3"/>
        <w:spacing w:before="120"/>
        <w:ind w:left="0" w:firstLine="709"/>
        <w:rPr>
          <w:color w:val="000000" w:themeColor="text1"/>
          <w:sz w:val="26"/>
          <w:szCs w:val="26"/>
        </w:rPr>
      </w:pPr>
      <w:r w:rsidRPr="004E6419">
        <w:rPr>
          <w:color w:val="000000" w:themeColor="text1"/>
          <w:sz w:val="26"/>
          <w:szCs w:val="26"/>
        </w:rPr>
        <w:t>Nơi cấp: …………….............................................................................................</w:t>
      </w:r>
    </w:p>
    <w:p w:rsidRPr="00135D4B" w:rsidR="00474E3E" w:rsidP="00474E3E" w:rsidRDefault="00474E3E" w14:paraId="4CFD2969"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Nơi ở hiện nay: ......................................................................................................</w:t>
      </w:r>
    </w:p>
    <w:p w:rsidRPr="00135D4B" w:rsidR="00474E3E" w:rsidP="00474E3E" w:rsidRDefault="00474E3E" w14:paraId="272A894C" w14:textId="77777777">
      <w:pPr>
        <w:pStyle w:val="BodyTextIndent3"/>
        <w:spacing w:before="120"/>
        <w:ind w:left="0" w:firstLine="709"/>
        <w:rPr>
          <w:b/>
          <w:bCs/>
          <w:color w:val="000000" w:themeColor="text1"/>
          <w:sz w:val="26"/>
          <w:szCs w:val="26"/>
          <w:lang w:val="vi-VN"/>
        </w:rPr>
      </w:pPr>
      <w:r w:rsidRPr="00135D4B">
        <w:rPr>
          <w:b/>
          <w:bCs/>
          <w:color w:val="000000" w:themeColor="text1"/>
          <w:sz w:val="26"/>
          <w:szCs w:val="26"/>
          <w:lang w:val="vi-VN"/>
        </w:rPr>
        <w:t>II. Tiến hành lập biên bản vi phạm đối với:</w:t>
      </w:r>
    </w:p>
    <w:p w:rsidRPr="00135D4B" w:rsidR="00474E3E" w:rsidP="00474E3E" w:rsidRDefault="00474E3E" w14:paraId="25E1EE85" w14:textId="77777777">
      <w:pPr>
        <w:spacing w:before="60" w:after="60"/>
        <w:rPr>
          <w:color w:val="000000" w:themeColor="text1"/>
          <w:sz w:val="26"/>
          <w:szCs w:val="26"/>
          <w:lang w:val="vi-VN"/>
        </w:rPr>
      </w:pPr>
      <w:r w:rsidRPr="00135D4B">
        <w:rPr>
          <w:color w:val="000000" w:themeColor="text1"/>
          <w:sz w:val="26"/>
          <w:szCs w:val="26"/>
          <w:lang w:val="vi-VN"/>
        </w:rPr>
        <w:t>1. Họ, tên cá nhân/cơ sở cung cấp dịch vụ (</w:t>
      </w:r>
      <w:r w:rsidRPr="00135D4B">
        <w:rPr>
          <w:i/>
          <w:color w:val="000000" w:themeColor="text1"/>
          <w:sz w:val="26"/>
          <w:szCs w:val="26"/>
          <w:lang w:val="vi-VN"/>
        </w:rPr>
        <w:t>chữ in hoa</w:t>
      </w:r>
      <w:r w:rsidRPr="00135D4B">
        <w:rPr>
          <w:color w:val="000000" w:themeColor="text1"/>
          <w:sz w:val="26"/>
          <w:szCs w:val="26"/>
          <w:lang w:val="vi-VN"/>
        </w:rPr>
        <w:t>): .......................................</w:t>
      </w:r>
    </w:p>
    <w:p w:rsidRPr="00135D4B" w:rsidR="00474E3E" w:rsidP="00474E3E" w:rsidRDefault="00474E3E" w14:paraId="678829D9" w14:textId="77777777">
      <w:pPr>
        <w:spacing w:before="60" w:after="60"/>
        <w:rPr>
          <w:color w:val="000000" w:themeColor="text1"/>
          <w:sz w:val="26"/>
          <w:szCs w:val="26"/>
          <w:lang w:val="vi-VN"/>
        </w:rPr>
      </w:pPr>
      <w:r w:rsidRPr="00135D4B">
        <w:rPr>
          <w:color w:val="000000" w:themeColor="text1"/>
          <w:sz w:val="26"/>
          <w:szCs w:val="26"/>
          <w:lang w:val="vi-VN"/>
        </w:rPr>
        <w:t>Điện thoại: .........................................; E-mail: .....................................................</w:t>
      </w:r>
    </w:p>
    <w:p w:rsidRPr="00135D4B" w:rsidR="00474E3E" w:rsidP="00474E3E" w:rsidRDefault="00474E3E" w14:paraId="6DBA593F" w14:textId="77777777">
      <w:pPr>
        <w:spacing w:before="60" w:after="60"/>
        <w:rPr>
          <w:color w:val="000000" w:themeColor="text1"/>
          <w:sz w:val="26"/>
          <w:szCs w:val="26"/>
          <w:lang w:val="vi-VN"/>
        </w:rPr>
      </w:pPr>
      <w:r w:rsidRPr="00135D4B">
        <w:rPr>
          <w:color w:val="000000" w:themeColor="text1"/>
          <w:sz w:val="26"/>
          <w:szCs w:val="26"/>
          <w:lang w:val="vi-VN"/>
        </w:rPr>
        <w:t>Người đại diện theo pháp luật (đối với cơ sở): ......................................................</w:t>
      </w:r>
    </w:p>
    <w:p w:rsidR="00474E3E" w:rsidP="00474E3E" w:rsidRDefault="00474E3E" w14:paraId="20FEC9EA" w14:textId="77777777">
      <w:pPr>
        <w:spacing w:before="60" w:after="60"/>
        <w:rPr>
          <w:color w:val="000000" w:themeColor="text1"/>
          <w:sz w:val="26"/>
          <w:szCs w:val="26"/>
        </w:rPr>
      </w:pPr>
      <w:r w:rsidRPr="00135D4B">
        <w:rPr>
          <w:color w:val="000000" w:themeColor="text1"/>
          <w:sz w:val="26"/>
          <w:szCs w:val="26"/>
          <w:lang w:val="vi-VN"/>
        </w:rPr>
        <w:t xml:space="preserve">Chức </w:t>
      </w:r>
      <w:r w:rsidR="00D3411C">
        <w:rPr>
          <w:color w:val="000000" w:themeColor="text1"/>
          <w:sz w:val="26"/>
          <w:szCs w:val="26"/>
        </w:rPr>
        <w:t>vụ</w:t>
      </w:r>
      <w:r w:rsidRPr="00135D4B">
        <w:rPr>
          <w:color w:val="000000" w:themeColor="text1"/>
          <w:sz w:val="26"/>
          <w:szCs w:val="26"/>
          <w:lang w:val="vi-VN"/>
        </w:rPr>
        <w:t>: ..............................................</w:t>
      </w:r>
    </w:p>
    <w:p w:rsidRPr="004E6419" w:rsidR="00D3411C" w:rsidP="00D3411C" w:rsidRDefault="00D3411C" w14:paraId="6994CB94" w14:textId="77777777">
      <w:pPr>
        <w:pStyle w:val="BodyTextIndent3"/>
        <w:spacing w:before="120"/>
        <w:ind w:firstLine="349"/>
        <w:rPr>
          <w:color w:val="000000" w:themeColor="text1"/>
          <w:sz w:val="26"/>
          <w:szCs w:val="26"/>
        </w:rPr>
      </w:pPr>
      <w:r w:rsidRPr="004E6419">
        <w:rPr>
          <w:color w:val="000000" w:themeColor="text1"/>
          <w:sz w:val="26"/>
          <w:szCs w:val="26"/>
        </w:rPr>
        <w:t>Số CC/CCCD/CMND/</w:t>
      </w:r>
      <w:proofErr w:type="gramStart"/>
      <w:r w:rsidRPr="004E6419">
        <w:rPr>
          <w:color w:val="000000" w:themeColor="text1"/>
          <w:sz w:val="26"/>
          <w:szCs w:val="26"/>
        </w:rPr>
        <w:t>HC:.................................</w:t>
      </w:r>
      <w:proofErr w:type="gramEnd"/>
      <w:r w:rsidRPr="004E6419">
        <w:rPr>
          <w:color w:val="000000" w:themeColor="text1"/>
          <w:sz w:val="26"/>
          <w:szCs w:val="26"/>
        </w:rPr>
        <w:t xml:space="preserve">Ngày cấp: </w:t>
      </w:r>
      <w:proofErr w:type="gramStart"/>
      <w:r w:rsidRPr="004E6419">
        <w:rPr>
          <w:color w:val="000000" w:themeColor="text1"/>
          <w:sz w:val="26"/>
          <w:szCs w:val="26"/>
        </w:rPr>
        <w:t>…..</w:t>
      </w:r>
      <w:proofErr w:type="gramEnd"/>
      <w:r w:rsidRPr="004E6419">
        <w:rPr>
          <w:color w:val="000000" w:themeColor="text1"/>
          <w:sz w:val="26"/>
          <w:szCs w:val="26"/>
        </w:rPr>
        <w:t>/.........../..............</w:t>
      </w:r>
    </w:p>
    <w:p w:rsidRPr="004E6419" w:rsidR="00D3411C" w:rsidP="00D3411C" w:rsidRDefault="00D3411C" w14:paraId="0C52E81A" w14:textId="77777777">
      <w:pPr>
        <w:pStyle w:val="BodyTextIndent3"/>
        <w:spacing w:before="120"/>
        <w:ind w:left="0" w:firstLine="709"/>
        <w:rPr>
          <w:color w:val="000000" w:themeColor="text1"/>
          <w:sz w:val="26"/>
          <w:szCs w:val="26"/>
        </w:rPr>
      </w:pPr>
      <w:r w:rsidRPr="004E6419">
        <w:rPr>
          <w:color w:val="000000" w:themeColor="text1"/>
          <w:sz w:val="26"/>
          <w:szCs w:val="26"/>
        </w:rPr>
        <w:t>Nơi cấp: …………….............................................................................................</w:t>
      </w:r>
    </w:p>
    <w:p w:rsidRPr="00805089" w:rsidR="00474E3E" w:rsidP="00474E3E" w:rsidRDefault="00474E3E" w14:paraId="639EE02C" w14:textId="77777777">
      <w:pPr>
        <w:pStyle w:val="BodyTextIndent3"/>
        <w:spacing w:before="120"/>
        <w:ind w:left="0" w:firstLine="709"/>
        <w:rPr>
          <w:color w:val="000000" w:themeColor="text1"/>
          <w:sz w:val="26"/>
          <w:szCs w:val="26"/>
        </w:rPr>
      </w:pPr>
      <w:r w:rsidRPr="00135D4B">
        <w:rPr>
          <w:color w:val="000000" w:themeColor="text1"/>
          <w:sz w:val="26"/>
          <w:szCs w:val="26"/>
          <w:lang w:val="vi-VN"/>
        </w:rPr>
        <w:t>2. Đã có các hành vi vi phạm: ..........................</w:t>
      </w:r>
      <w:r w:rsidRPr="00135D4B">
        <w:rPr>
          <w:rStyle w:val="FootnoteReference"/>
          <w:color w:val="000000" w:themeColor="text1"/>
          <w:sz w:val="26"/>
          <w:szCs w:val="26"/>
          <w:lang w:val="vi-VN"/>
        </w:rPr>
        <w:t xml:space="preserve"> </w:t>
      </w:r>
      <w:r w:rsidRPr="00135D4B">
        <w:rPr>
          <w:rStyle w:val="FootnoteReference"/>
          <w:color w:val="000000" w:themeColor="text1"/>
          <w:sz w:val="26"/>
          <w:szCs w:val="26"/>
          <w:lang w:val="vi-VN"/>
        </w:rPr>
        <w:footnoteReference w:id="55"/>
      </w:r>
      <w:r w:rsidRPr="00135D4B">
        <w:rPr>
          <w:color w:val="000000" w:themeColor="text1"/>
          <w:sz w:val="26"/>
          <w:szCs w:val="26"/>
          <w:lang w:val="vi-VN"/>
        </w:rPr>
        <w:t>.................................</w:t>
      </w:r>
      <w:r w:rsidR="00805089">
        <w:rPr>
          <w:color w:val="000000" w:themeColor="text1"/>
          <w:sz w:val="26"/>
          <w:szCs w:val="26"/>
        </w:rPr>
        <w:t>.................</w:t>
      </w:r>
    </w:p>
    <w:p w:rsidRPr="00135D4B" w:rsidR="00474E3E" w:rsidP="00474E3E" w:rsidRDefault="00474E3E" w14:paraId="610AD0B3" w14:textId="77777777">
      <w:pPr>
        <w:pStyle w:val="BodyTextIndent3"/>
        <w:tabs>
          <w:tab w:val="left" w:leader="dot" w:pos="9072"/>
        </w:tabs>
        <w:spacing w:before="120"/>
        <w:ind w:left="0" w:firstLine="709"/>
        <w:rPr>
          <w:color w:val="000000" w:themeColor="text1"/>
          <w:sz w:val="26"/>
          <w:szCs w:val="26"/>
          <w:lang w:val="vi-VN"/>
        </w:rPr>
      </w:pPr>
      <w:r w:rsidRPr="00135D4B">
        <w:rPr>
          <w:color w:val="000000" w:themeColor="text1"/>
          <w:sz w:val="26"/>
          <w:szCs w:val="26"/>
          <w:lang w:val="vi-VN"/>
        </w:rPr>
        <w:tab/>
      </w:r>
    </w:p>
    <w:p w:rsidRPr="00FE67C5" w:rsidR="00474E3E" w:rsidP="00D26B58" w:rsidRDefault="00474E3E" w14:paraId="76F53F43" w14:textId="77777777">
      <w:pPr>
        <w:spacing w:before="60" w:after="60"/>
        <w:rPr>
          <w:iCs/>
          <w:color w:val="000000" w:themeColor="text1"/>
          <w:sz w:val="26"/>
          <w:szCs w:val="26"/>
          <w:lang w:val="pt-BR"/>
        </w:rPr>
      </w:pPr>
      <w:r w:rsidRPr="00135D4B">
        <w:rPr>
          <w:color w:val="000000" w:themeColor="text1"/>
          <w:sz w:val="26"/>
          <w:szCs w:val="26"/>
          <w:lang w:val="vi-VN"/>
        </w:rPr>
        <w:t xml:space="preserve">Quy định tại </w:t>
      </w:r>
      <w:r w:rsidRPr="00FE67C5" w:rsidR="00D26B58">
        <w:rPr>
          <w:iCs/>
          <w:color w:val="000000" w:themeColor="text1"/>
          <w:sz w:val="26"/>
          <w:szCs w:val="26"/>
          <w:lang w:val="pt-BR"/>
        </w:rPr>
        <w:t>Nghị định số ...../2026/NĐ-CP ngày .... tháng .... năm 2026 của Chính phủ quy định và hướng dẫn thi hành Luật Phòng, chống ma túy</w:t>
      </w:r>
      <w:r w:rsidRPr="00FE67C5">
        <w:rPr>
          <w:iCs/>
          <w:color w:val="000000" w:themeColor="text1"/>
          <w:sz w:val="26"/>
          <w:szCs w:val="26"/>
          <w:lang w:val="vi-VN"/>
        </w:rPr>
        <w:t>;</w:t>
      </w:r>
    </w:p>
    <w:p w:rsidRPr="00135D4B" w:rsidR="00474E3E" w:rsidP="00474E3E" w:rsidRDefault="00FE67C5" w14:paraId="3988DE2F" w14:textId="77777777">
      <w:pPr>
        <w:pStyle w:val="BodyTextIndent3"/>
        <w:tabs>
          <w:tab w:val="left" w:pos="9072"/>
        </w:tabs>
        <w:spacing w:before="120"/>
        <w:ind w:left="0" w:firstLine="709"/>
        <w:rPr>
          <w:color w:val="000000" w:themeColor="text1"/>
          <w:sz w:val="26"/>
          <w:szCs w:val="26"/>
          <w:lang w:val="vi-VN"/>
        </w:rPr>
      </w:pPr>
      <w:r>
        <w:rPr>
          <w:color w:val="000000" w:themeColor="text1"/>
          <w:sz w:val="26"/>
          <w:szCs w:val="26"/>
        </w:rPr>
        <w:t>3</w:t>
      </w:r>
      <w:r w:rsidRPr="00135D4B" w:rsidR="00474E3E">
        <w:rPr>
          <w:color w:val="000000" w:themeColor="text1"/>
          <w:sz w:val="26"/>
          <w:szCs w:val="26"/>
          <w:lang w:val="vi-VN"/>
        </w:rPr>
        <w:t xml:space="preserve">. Ý kiến </w:t>
      </w:r>
      <w:r>
        <w:rPr>
          <w:color w:val="000000" w:themeColor="text1"/>
          <w:sz w:val="26"/>
          <w:szCs w:val="26"/>
        </w:rPr>
        <w:t>c</w:t>
      </w:r>
      <w:r w:rsidRPr="00135D4B" w:rsidR="00474E3E">
        <w:rPr>
          <w:color w:val="000000" w:themeColor="text1"/>
          <w:sz w:val="26"/>
          <w:szCs w:val="26"/>
          <w:lang w:val="vi-VN"/>
        </w:rPr>
        <w:t>ủa đại diện tổ chức</w:t>
      </w:r>
      <w:r>
        <w:rPr>
          <w:color w:val="000000" w:themeColor="text1"/>
          <w:sz w:val="26"/>
          <w:szCs w:val="26"/>
        </w:rPr>
        <w:t>/cá nhân</w:t>
      </w:r>
      <w:r w:rsidRPr="00135D4B" w:rsidR="00474E3E">
        <w:rPr>
          <w:color w:val="000000" w:themeColor="text1"/>
          <w:sz w:val="26"/>
          <w:szCs w:val="26"/>
          <w:lang w:val="vi-VN"/>
        </w:rPr>
        <w:t xml:space="preserve"> vi phạm: ………………………………</w:t>
      </w:r>
    </w:p>
    <w:p w:rsidRPr="00135D4B" w:rsidR="00474E3E" w:rsidP="00474E3E" w:rsidRDefault="00474E3E" w14:paraId="52C079D4" w14:textId="77777777">
      <w:pPr>
        <w:pStyle w:val="BodyTextIndent3"/>
        <w:tabs>
          <w:tab w:val="left" w:leader="dot" w:pos="9072"/>
        </w:tabs>
        <w:spacing w:before="120"/>
        <w:ind w:left="0" w:firstLine="0"/>
        <w:rPr>
          <w:color w:val="000000" w:themeColor="text1"/>
          <w:sz w:val="26"/>
          <w:szCs w:val="26"/>
          <w:lang w:val="vi-VN"/>
        </w:rPr>
      </w:pPr>
      <w:r w:rsidRPr="00135D4B">
        <w:rPr>
          <w:color w:val="000000" w:themeColor="text1"/>
          <w:sz w:val="26"/>
          <w:szCs w:val="26"/>
          <w:lang w:val="vi-VN"/>
        </w:rPr>
        <w:tab/>
      </w:r>
    </w:p>
    <w:p w:rsidRPr="00135D4B" w:rsidR="00474E3E" w:rsidP="00474E3E" w:rsidRDefault="00805089" w14:paraId="3D0EA22B" w14:textId="77777777">
      <w:pPr>
        <w:pStyle w:val="BodyTextIndent3"/>
        <w:spacing w:before="120"/>
        <w:ind w:left="0" w:firstLine="709"/>
        <w:rPr>
          <w:color w:val="000000" w:themeColor="text1"/>
          <w:sz w:val="26"/>
          <w:szCs w:val="26"/>
          <w:lang w:val="vi-VN"/>
        </w:rPr>
      </w:pPr>
      <w:r>
        <w:rPr>
          <w:color w:val="000000" w:themeColor="text1"/>
          <w:sz w:val="26"/>
          <w:szCs w:val="26"/>
        </w:rPr>
        <w:t>4</w:t>
      </w:r>
      <w:r w:rsidRPr="00135D4B" w:rsidR="00474E3E">
        <w:rPr>
          <w:color w:val="000000" w:themeColor="text1"/>
          <w:sz w:val="26"/>
          <w:szCs w:val="26"/>
          <w:lang w:val="vi-VN"/>
        </w:rPr>
        <w:t xml:space="preserve">. Chúng tôi đã yêu cầu </w:t>
      </w:r>
      <w:r>
        <w:rPr>
          <w:color w:val="000000" w:themeColor="text1"/>
          <w:sz w:val="26"/>
          <w:szCs w:val="26"/>
        </w:rPr>
        <w:t>tổ chức/</w:t>
      </w:r>
      <w:r w:rsidRPr="00135D4B" w:rsidR="00474E3E">
        <w:rPr>
          <w:color w:val="000000" w:themeColor="text1"/>
          <w:sz w:val="26"/>
          <w:szCs w:val="26"/>
          <w:lang w:val="vi-VN"/>
        </w:rPr>
        <w:t>cá nhân chấm dứt ngay hành vi vi phạm.</w:t>
      </w:r>
    </w:p>
    <w:p w:rsidRPr="00EF77DC" w:rsidR="00474E3E" w:rsidP="00474E3E" w:rsidRDefault="00805089" w14:paraId="75701187" w14:textId="77777777">
      <w:pPr>
        <w:pStyle w:val="BodyTextIndent3"/>
        <w:spacing w:before="120"/>
        <w:ind w:left="0" w:firstLine="709"/>
        <w:rPr>
          <w:color w:val="000000" w:themeColor="text1"/>
          <w:sz w:val="26"/>
          <w:szCs w:val="26"/>
        </w:rPr>
      </w:pPr>
      <w:r>
        <w:rPr>
          <w:color w:val="000000" w:themeColor="text1"/>
          <w:sz w:val="26"/>
          <w:szCs w:val="26"/>
        </w:rPr>
        <w:t>5</w:t>
      </w:r>
      <w:r w:rsidRPr="00135D4B" w:rsidR="00474E3E">
        <w:rPr>
          <w:color w:val="000000" w:themeColor="text1"/>
          <w:sz w:val="26"/>
          <w:szCs w:val="26"/>
          <w:lang w:val="vi-VN"/>
        </w:rPr>
        <w:t xml:space="preserve">. Các biện pháp ngăn chặn và bảo đảm xử lý vi phạm được áp dụng, </w:t>
      </w:r>
      <w:proofErr w:type="gramStart"/>
      <w:r w:rsidRPr="00135D4B" w:rsidR="00474E3E">
        <w:rPr>
          <w:color w:val="000000" w:themeColor="text1"/>
          <w:sz w:val="26"/>
          <w:szCs w:val="26"/>
          <w:lang w:val="vi-VN"/>
        </w:rPr>
        <w:t>gồm:.......................................................................................................................</w:t>
      </w:r>
      <w:r w:rsidR="00EF77DC">
        <w:rPr>
          <w:color w:val="000000" w:themeColor="text1"/>
          <w:sz w:val="26"/>
          <w:szCs w:val="26"/>
        </w:rPr>
        <w:t>............</w:t>
      </w:r>
      <w:proofErr w:type="gramEnd"/>
    </w:p>
    <w:p w:rsidRPr="00135D4B" w:rsidR="00474E3E" w:rsidP="00474E3E" w:rsidRDefault="00474E3E" w14:paraId="675D53F0"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 xml:space="preserve">Biên bản lập xong hồi.... giờ.... phút, ngày......../....../.........., gồm........ tờ, được lập thành........... bản có nội dung và giá trị như nhau; đã đọc lại cho những người có tên nêu trên cùng nghe, công nhận là đúng và cùng ký tên dưới đây; giao cho </w:t>
      </w:r>
      <w:r w:rsidR="00805089">
        <w:rPr>
          <w:color w:val="000000" w:themeColor="text1"/>
          <w:sz w:val="26"/>
          <w:szCs w:val="26"/>
        </w:rPr>
        <w:t>đại diện tổ chức/</w:t>
      </w:r>
      <w:r w:rsidRPr="00135D4B">
        <w:rPr>
          <w:color w:val="000000" w:themeColor="text1"/>
          <w:sz w:val="26"/>
          <w:szCs w:val="26"/>
          <w:lang w:val="vi-VN"/>
        </w:rPr>
        <w:t>cá nhân vi phạm ..... bản, ..... bản lưu hồ sơ.</w:t>
      </w:r>
    </w:p>
    <w:p w:rsidRPr="008C1D41" w:rsidR="00474E3E" w:rsidP="00474E3E" w:rsidRDefault="00474E3E" w14:paraId="026A0D9C" w14:textId="77777777">
      <w:pPr>
        <w:pStyle w:val="BodyTextIndent3"/>
        <w:spacing w:before="120"/>
        <w:ind w:left="0" w:firstLine="709"/>
        <w:rPr>
          <w:b/>
          <w:iCs/>
          <w:color w:val="000000" w:themeColor="text1"/>
          <w:sz w:val="26"/>
          <w:szCs w:val="26"/>
          <w:lang w:val="vi-VN"/>
        </w:rPr>
      </w:pPr>
      <w:r w:rsidRPr="008C1D41">
        <w:rPr>
          <w:b/>
          <w:iCs/>
          <w:color w:val="000000" w:themeColor="text1"/>
          <w:sz w:val="26"/>
          <w:szCs w:val="26"/>
          <w:lang w:val="vi-VN"/>
        </w:rPr>
        <w:t>Trường hợp không ký biên bản</w:t>
      </w:r>
    </w:p>
    <w:p w:rsidRPr="008C1D41" w:rsidR="00474E3E" w:rsidP="00474E3E" w:rsidRDefault="00474E3E" w14:paraId="3998D0F8" w14:textId="77777777">
      <w:pPr>
        <w:pStyle w:val="BodyTextIndent3"/>
        <w:spacing w:before="120"/>
        <w:ind w:left="0" w:firstLine="709"/>
        <w:rPr>
          <w:color w:val="000000" w:themeColor="text1"/>
          <w:sz w:val="26"/>
          <w:szCs w:val="26"/>
        </w:rPr>
      </w:pPr>
      <w:r w:rsidRPr="00135D4B">
        <w:rPr>
          <w:color w:val="000000" w:themeColor="text1"/>
          <w:sz w:val="26"/>
          <w:szCs w:val="26"/>
          <w:lang w:val="vi-VN"/>
        </w:rPr>
        <w:t>Lý do đại diện tổ chức</w:t>
      </w:r>
      <w:r w:rsidR="00805089">
        <w:rPr>
          <w:color w:val="000000" w:themeColor="text1"/>
          <w:sz w:val="26"/>
          <w:szCs w:val="26"/>
        </w:rPr>
        <w:t>/cá nhân</w:t>
      </w:r>
      <w:r w:rsidRPr="00135D4B">
        <w:rPr>
          <w:color w:val="000000" w:themeColor="text1"/>
          <w:sz w:val="26"/>
          <w:szCs w:val="26"/>
          <w:lang w:val="vi-VN"/>
        </w:rPr>
        <w:t xml:space="preserve"> vi phạm không ký biên bản:.................................</w:t>
      </w:r>
    </w:p>
    <w:p w:rsidRPr="00135D4B" w:rsidR="00474E3E" w:rsidP="00474E3E" w:rsidRDefault="00474E3E" w14:paraId="369595E2" w14:textId="77777777">
      <w:pPr>
        <w:pStyle w:val="BodyTextIndent3"/>
        <w:tabs>
          <w:tab w:val="left" w:leader="dot" w:pos="9072"/>
        </w:tabs>
        <w:spacing w:before="120"/>
        <w:ind w:left="0" w:firstLine="0"/>
        <w:rPr>
          <w:color w:val="000000" w:themeColor="text1"/>
          <w:sz w:val="26"/>
          <w:szCs w:val="26"/>
          <w:lang w:val="vi-VN"/>
        </w:rPr>
      </w:pPr>
      <w:r w:rsidRPr="00135D4B">
        <w:rPr>
          <w:color w:val="000000" w:themeColor="text1"/>
          <w:sz w:val="26"/>
          <w:szCs w:val="26"/>
          <w:lang w:val="vi-VN"/>
        </w:rPr>
        <w:tab/>
      </w:r>
    </w:p>
    <w:p w:rsidRPr="00135D4B" w:rsidR="00474E3E" w:rsidP="00474E3E" w:rsidRDefault="00474E3E" w14:paraId="23A3DD23" w14:textId="77777777">
      <w:pPr>
        <w:pStyle w:val="BodyTextIndent3"/>
        <w:tabs>
          <w:tab w:val="left" w:leader="dot" w:pos="9072"/>
        </w:tabs>
        <w:spacing w:before="120"/>
        <w:ind w:left="0" w:firstLine="0"/>
        <w:rPr>
          <w:color w:val="000000" w:themeColor="text1"/>
          <w:sz w:val="26"/>
          <w:szCs w:val="26"/>
          <w:lang w:val="vi-VN"/>
        </w:rPr>
      </w:pPr>
      <w:r w:rsidRPr="00135D4B">
        <w:rPr>
          <w:color w:val="000000" w:themeColor="text1"/>
          <w:sz w:val="26"/>
          <w:szCs w:val="26"/>
          <w:lang w:val="vi-VN"/>
        </w:rPr>
        <w:tab/>
      </w:r>
    </w:p>
    <w:p w:rsidRPr="00135D4B" w:rsidR="00474E3E" w:rsidP="00474E3E" w:rsidRDefault="00474E3E" w14:paraId="60675FFB" w14:textId="77777777">
      <w:pPr>
        <w:pStyle w:val="BodyTextIndent3"/>
        <w:spacing w:before="120"/>
        <w:ind w:left="0" w:firstLine="709"/>
        <w:rPr>
          <w:color w:val="000000" w:themeColor="text1"/>
          <w:sz w:val="26"/>
          <w:szCs w:val="26"/>
          <w:lang w:val="vi-VN"/>
        </w:rPr>
      </w:pPr>
    </w:p>
    <w:tbl>
      <w:tblPr>
        <w:tblW w:w="9082" w:type="dxa"/>
        <w:tblCellSpacing w:w="0" w:type="dxa"/>
        <w:tblCellMar>
          <w:left w:w="0" w:type="dxa"/>
          <w:right w:w="0" w:type="dxa"/>
        </w:tblCellMar>
        <w:tblLook w:val="04A0" w:firstRow="1" w:lastRow="0" w:firstColumn="1" w:lastColumn="0" w:noHBand="0" w:noVBand="1"/>
      </w:tblPr>
      <w:tblGrid>
        <w:gridCol w:w="2872"/>
        <w:gridCol w:w="2970"/>
        <w:gridCol w:w="3240"/>
      </w:tblGrid>
      <w:tr w:rsidRPr="00135D4B" w:rsidR="00474E3E" w:rsidTr="00B3741E" w14:paraId="063CD0AC" w14:textId="77777777">
        <w:trPr>
          <w:tblCellSpacing w:w="0" w:type="dxa"/>
        </w:trPr>
        <w:tc>
          <w:tcPr>
            <w:tcW w:w="2872" w:type="dxa"/>
            <w:hideMark/>
          </w:tcPr>
          <w:p w:rsidRPr="00135D4B" w:rsidR="00474E3E" w:rsidP="00B3741E" w:rsidRDefault="00474E3E" w14:paraId="78D9F8F8" w14:textId="77777777">
            <w:pPr>
              <w:pStyle w:val="BodyTextIndent3"/>
              <w:spacing w:after="0"/>
              <w:ind w:left="0" w:firstLine="0"/>
              <w:jc w:val="center"/>
              <w:rPr>
                <w:i/>
                <w:iCs/>
                <w:color w:val="000000" w:themeColor="text1"/>
                <w:sz w:val="26"/>
                <w:szCs w:val="26"/>
                <w:lang w:val="vi-VN"/>
              </w:rPr>
            </w:pPr>
            <w:r w:rsidRPr="00135D4B">
              <w:rPr>
                <w:b/>
                <w:bCs/>
                <w:color w:val="000000" w:themeColor="text1"/>
                <w:sz w:val="26"/>
                <w:szCs w:val="26"/>
                <w:lang w:val="vi-VN"/>
              </w:rPr>
              <w:t xml:space="preserve">CÁ NHÂN VI PHẠM </w:t>
            </w:r>
            <w:r w:rsidRPr="00135D4B">
              <w:rPr>
                <w:b/>
                <w:bCs/>
                <w:color w:val="000000" w:themeColor="text1"/>
                <w:sz w:val="26"/>
                <w:szCs w:val="26"/>
                <w:lang w:val="vi-VN"/>
              </w:rPr>
              <w:br/>
            </w:r>
            <w:r w:rsidRPr="00135D4B">
              <w:rPr>
                <w:i/>
                <w:iCs/>
                <w:color w:val="000000" w:themeColor="text1"/>
                <w:sz w:val="26"/>
                <w:szCs w:val="26"/>
                <w:lang w:val="vi-VN"/>
              </w:rPr>
              <w:t>(Ký, ghi rõ họ và tên)</w:t>
            </w:r>
          </w:p>
          <w:p w:rsidRPr="00135D4B" w:rsidR="00474E3E" w:rsidP="00B3741E" w:rsidRDefault="00474E3E" w14:paraId="5D314BA9" w14:textId="77777777">
            <w:pPr>
              <w:pStyle w:val="BodyTextIndent3"/>
              <w:spacing w:after="0"/>
              <w:ind w:left="0" w:firstLine="0"/>
              <w:jc w:val="center"/>
              <w:rPr>
                <w:i/>
                <w:iCs/>
                <w:color w:val="000000" w:themeColor="text1"/>
                <w:sz w:val="26"/>
                <w:szCs w:val="26"/>
                <w:lang w:val="vi-VN"/>
              </w:rPr>
            </w:pPr>
          </w:p>
          <w:p w:rsidRPr="00135D4B" w:rsidR="00474E3E" w:rsidP="00B3741E" w:rsidRDefault="00474E3E" w14:paraId="47307F1E" w14:textId="77777777">
            <w:pPr>
              <w:pStyle w:val="BodyTextIndent3"/>
              <w:spacing w:after="0"/>
              <w:ind w:left="0" w:firstLine="0"/>
              <w:jc w:val="center"/>
              <w:rPr>
                <w:i/>
                <w:iCs/>
                <w:color w:val="000000" w:themeColor="text1"/>
                <w:sz w:val="26"/>
                <w:szCs w:val="26"/>
                <w:lang w:val="vi-VN"/>
              </w:rPr>
            </w:pPr>
          </w:p>
          <w:p w:rsidRPr="00135D4B" w:rsidR="00474E3E" w:rsidP="00B3741E" w:rsidRDefault="00474E3E" w14:paraId="2A896AE1" w14:textId="77777777">
            <w:pPr>
              <w:pStyle w:val="BodyTextIndent3"/>
              <w:spacing w:after="0"/>
              <w:ind w:left="0" w:firstLine="0"/>
              <w:jc w:val="center"/>
              <w:rPr>
                <w:color w:val="000000" w:themeColor="text1"/>
                <w:sz w:val="26"/>
                <w:szCs w:val="26"/>
                <w:lang w:val="vi-VN"/>
              </w:rPr>
            </w:pPr>
          </w:p>
        </w:tc>
        <w:tc>
          <w:tcPr>
            <w:tcW w:w="2970" w:type="dxa"/>
          </w:tcPr>
          <w:p w:rsidRPr="00135D4B" w:rsidR="00474E3E" w:rsidP="00B3741E" w:rsidRDefault="00474E3E" w14:paraId="74D6106D" w14:textId="77777777">
            <w:pPr>
              <w:pStyle w:val="BodyTextIndent3"/>
              <w:spacing w:after="0"/>
              <w:ind w:left="75" w:firstLine="0"/>
              <w:jc w:val="center"/>
              <w:rPr>
                <w:b/>
                <w:bCs/>
                <w:color w:val="000000" w:themeColor="text1"/>
                <w:sz w:val="26"/>
                <w:szCs w:val="26"/>
                <w:lang w:val="vi-VN"/>
              </w:rPr>
            </w:pPr>
            <w:r w:rsidRPr="00135D4B">
              <w:rPr>
                <w:b/>
                <w:bCs/>
                <w:color w:val="000000" w:themeColor="text1"/>
                <w:sz w:val="26"/>
                <w:szCs w:val="26"/>
                <w:lang w:val="vi-VN"/>
              </w:rPr>
              <w:t>NGƯỜI CHỨNG KIẾN</w:t>
            </w:r>
            <w:r w:rsidRPr="00135D4B">
              <w:rPr>
                <w:color w:val="000000" w:themeColor="text1"/>
                <w:sz w:val="26"/>
                <w:szCs w:val="26"/>
                <w:lang w:val="vi-VN"/>
              </w:rPr>
              <w:br/>
            </w:r>
            <w:r w:rsidRPr="00135D4B">
              <w:rPr>
                <w:i/>
                <w:iCs/>
                <w:color w:val="000000" w:themeColor="text1"/>
                <w:sz w:val="26"/>
                <w:szCs w:val="26"/>
                <w:lang w:val="vi-VN"/>
              </w:rPr>
              <w:t>(Ký, ghi rõ họ và tên)</w:t>
            </w:r>
          </w:p>
        </w:tc>
        <w:tc>
          <w:tcPr>
            <w:tcW w:w="3240" w:type="dxa"/>
            <w:hideMark/>
          </w:tcPr>
          <w:p w:rsidRPr="00135D4B" w:rsidR="00474E3E" w:rsidP="00B3741E" w:rsidRDefault="00474E3E" w14:paraId="53412BDE" w14:textId="77777777">
            <w:pPr>
              <w:pStyle w:val="BodyTextIndent3"/>
              <w:spacing w:after="0"/>
              <w:ind w:left="0" w:firstLine="0"/>
              <w:jc w:val="center"/>
              <w:rPr>
                <w:color w:val="000000" w:themeColor="text1"/>
                <w:sz w:val="26"/>
                <w:szCs w:val="26"/>
                <w:lang w:val="vi-VN"/>
              </w:rPr>
            </w:pPr>
            <w:r w:rsidRPr="00135D4B">
              <w:rPr>
                <w:b/>
                <w:bCs/>
                <w:color w:val="000000" w:themeColor="text1"/>
                <w:sz w:val="26"/>
                <w:szCs w:val="26"/>
                <w:lang w:val="vi-VN"/>
              </w:rPr>
              <w:t>NGƯỜI LẬP BIÊN BẢN</w:t>
            </w:r>
            <w:r w:rsidRPr="00135D4B">
              <w:rPr>
                <w:color w:val="000000" w:themeColor="text1"/>
                <w:sz w:val="26"/>
                <w:szCs w:val="26"/>
                <w:lang w:val="vi-VN"/>
              </w:rPr>
              <w:br/>
            </w:r>
            <w:r w:rsidRPr="00135D4B">
              <w:rPr>
                <w:i/>
                <w:iCs/>
                <w:color w:val="000000" w:themeColor="text1"/>
                <w:sz w:val="26"/>
                <w:szCs w:val="26"/>
                <w:lang w:val="vi-VN"/>
              </w:rPr>
              <w:t>(Ký, ghi rõ chức vụ, họ và tên)</w:t>
            </w:r>
          </w:p>
        </w:tc>
      </w:tr>
    </w:tbl>
    <w:p w:rsidRPr="00135D4B" w:rsidR="00474E3E" w:rsidP="00474E3E" w:rsidRDefault="00474E3E" w14:paraId="661E14F9" w14:textId="77777777">
      <w:pPr>
        <w:shd w:val="clear" w:color="auto" w:fill="FFFFFF"/>
        <w:ind w:firstLine="0"/>
        <w:rPr>
          <w:b/>
          <w:color w:val="000000" w:themeColor="text1"/>
          <w:sz w:val="26"/>
          <w:szCs w:val="26"/>
          <w:lang w:val="vi-VN"/>
        </w:rPr>
      </w:pPr>
    </w:p>
    <w:p w:rsidRPr="00135D4B" w:rsidR="00474E3E" w:rsidP="00474E3E" w:rsidRDefault="00474E3E" w14:paraId="2B178108" w14:textId="77777777">
      <w:pPr>
        <w:spacing w:line="390" w:lineRule="exact"/>
        <w:ind w:firstLine="0"/>
        <w:rPr>
          <w:rFonts w:eastAsiaTheme="minorHAnsi" w:cstheme="minorBidi"/>
          <w:b/>
          <w:color w:val="000000" w:themeColor="text1"/>
          <w:sz w:val="28"/>
          <w:szCs w:val="28"/>
          <w:lang w:val="vi-VN"/>
        </w:rPr>
      </w:pPr>
    </w:p>
    <w:p w:rsidRPr="00135D4B" w:rsidR="00474E3E" w:rsidP="00474E3E" w:rsidRDefault="00474E3E" w14:paraId="3FBDCAF3" w14:textId="77777777">
      <w:pPr>
        <w:spacing w:line="390" w:lineRule="exact"/>
        <w:ind w:firstLine="0"/>
        <w:rPr>
          <w:rFonts w:eastAsiaTheme="minorHAnsi" w:cstheme="minorBidi"/>
          <w:b/>
          <w:color w:val="000000" w:themeColor="text1"/>
          <w:sz w:val="28"/>
          <w:szCs w:val="28"/>
          <w:lang w:val="vi-VN"/>
        </w:rPr>
      </w:pPr>
    </w:p>
    <w:p w:rsidRPr="00135D4B" w:rsidR="00474E3E" w:rsidP="00474E3E" w:rsidRDefault="00474E3E" w14:paraId="6F1FAB35" w14:textId="77777777">
      <w:pPr>
        <w:spacing w:line="390" w:lineRule="exact"/>
        <w:ind w:firstLine="0"/>
        <w:rPr>
          <w:rFonts w:eastAsiaTheme="minorHAnsi" w:cstheme="minorBidi"/>
          <w:b/>
          <w:color w:val="000000" w:themeColor="text1"/>
          <w:sz w:val="28"/>
          <w:szCs w:val="28"/>
          <w:lang w:val="vi-VN"/>
        </w:rPr>
      </w:pPr>
    </w:p>
    <w:p w:rsidRPr="00135D4B" w:rsidR="00474E3E" w:rsidP="00474E3E" w:rsidRDefault="00474E3E" w14:paraId="2CF815C7" w14:textId="77777777">
      <w:pPr>
        <w:spacing w:line="390" w:lineRule="exact"/>
        <w:ind w:firstLine="0"/>
        <w:rPr>
          <w:rFonts w:eastAsiaTheme="minorHAnsi" w:cstheme="minorBidi"/>
          <w:b/>
          <w:color w:val="000000" w:themeColor="text1"/>
          <w:sz w:val="28"/>
          <w:szCs w:val="28"/>
          <w:lang w:val="vi-VN"/>
        </w:rPr>
      </w:pPr>
    </w:p>
    <w:p w:rsidRPr="00135D4B" w:rsidR="00474E3E" w:rsidP="00474E3E" w:rsidRDefault="00474E3E" w14:paraId="44684125" w14:textId="77777777">
      <w:pPr>
        <w:spacing w:line="390" w:lineRule="exact"/>
        <w:ind w:firstLine="0"/>
        <w:rPr>
          <w:rFonts w:eastAsiaTheme="minorHAnsi" w:cstheme="minorBidi"/>
          <w:b/>
          <w:color w:val="000000" w:themeColor="text1"/>
          <w:sz w:val="28"/>
          <w:szCs w:val="28"/>
          <w:lang w:val="vi-VN"/>
        </w:rPr>
      </w:pPr>
    </w:p>
    <w:p w:rsidRPr="00135D4B" w:rsidR="00474E3E" w:rsidP="00474E3E" w:rsidRDefault="00474E3E" w14:paraId="6E97F7B7" w14:textId="77777777">
      <w:pPr>
        <w:spacing w:after="200" w:line="276" w:lineRule="auto"/>
        <w:ind w:firstLine="0"/>
        <w:jc w:val="left"/>
        <w:rPr>
          <w:b/>
          <w:color w:val="000000" w:themeColor="text1"/>
          <w:sz w:val="26"/>
          <w:szCs w:val="26"/>
          <w:lang w:val="vi-VN"/>
        </w:rPr>
      </w:pPr>
    </w:p>
    <w:p w:rsidR="00805089" w:rsidRDefault="00805089" w14:paraId="57070810" w14:textId="77777777">
      <w:pPr>
        <w:spacing w:after="200" w:line="276" w:lineRule="auto"/>
        <w:ind w:firstLine="0"/>
        <w:jc w:val="left"/>
        <w:rPr>
          <w:b/>
          <w:color w:val="000000" w:themeColor="text1"/>
          <w:sz w:val="26"/>
          <w:szCs w:val="26"/>
          <w:lang w:val="vi-VN"/>
        </w:rPr>
      </w:pPr>
      <w:r>
        <w:rPr>
          <w:b/>
          <w:color w:val="000000" w:themeColor="text1"/>
          <w:sz w:val="26"/>
          <w:szCs w:val="26"/>
          <w:lang w:val="vi-VN"/>
        </w:rPr>
        <w:br w:type="page"/>
      </w:r>
    </w:p>
    <w:p w:rsidRPr="00AC63A4" w:rsidR="00474E3E" w:rsidP="0097243B" w:rsidRDefault="00474E3E" w14:paraId="43CD2CE6" w14:textId="456C98D8">
      <w:pPr>
        <w:spacing w:after="200" w:line="276" w:lineRule="auto"/>
        <w:jc w:val="right"/>
        <w:rPr>
          <w:b/>
          <w:color w:val="000000" w:themeColor="text1"/>
          <w:sz w:val="26"/>
          <w:szCs w:val="26"/>
        </w:rPr>
      </w:pPr>
      <w:r w:rsidRPr="00135D4B">
        <w:rPr>
          <w:b/>
          <w:color w:val="000000" w:themeColor="text1"/>
          <w:sz w:val="26"/>
          <w:szCs w:val="26"/>
          <w:lang w:val="vi-VN"/>
        </w:rPr>
        <w:t>Mẫu</w:t>
      </w:r>
      <w:r w:rsidRPr="00135D4B" w:rsidR="003C7964">
        <w:rPr>
          <w:b/>
          <w:color w:val="000000" w:themeColor="text1"/>
          <w:sz w:val="26"/>
          <w:szCs w:val="26"/>
        </w:rPr>
        <w:t xml:space="preserve"> số 14</w:t>
      </w:r>
    </w:p>
    <w:p w:rsidRPr="00135D4B" w:rsidR="00474E3E" w:rsidP="00474E3E" w:rsidRDefault="00474E3E" w14:paraId="31403A4A" w14:textId="77777777">
      <w:pPr>
        <w:shd w:val="clear" w:color="auto" w:fill="FFFFFF"/>
        <w:ind w:firstLine="0"/>
        <w:rPr>
          <w:b/>
          <w:color w:val="000000" w:themeColor="text1"/>
          <w:sz w:val="26"/>
          <w:szCs w:val="26"/>
          <w:lang w:val="vi-VN"/>
        </w:rPr>
      </w:pPr>
    </w:p>
    <w:tbl>
      <w:tblPr>
        <w:tblW w:w="9108" w:type="dxa"/>
        <w:jc w:val="center"/>
        <w:tblLayout w:type="fixed"/>
        <w:tblCellMar>
          <w:left w:w="0" w:type="dxa"/>
          <w:right w:w="0" w:type="dxa"/>
        </w:tblCellMar>
        <w:tblLook w:val="0000" w:firstRow="0" w:lastRow="0" w:firstColumn="0" w:lastColumn="0" w:noHBand="0" w:noVBand="0"/>
      </w:tblPr>
      <w:tblGrid>
        <w:gridCol w:w="3582"/>
        <w:gridCol w:w="5526"/>
      </w:tblGrid>
      <w:tr w:rsidRPr="00135D4B" w:rsidR="00135D4B" w:rsidTr="00B3741E" w14:paraId="51CA3FCC" w14:textId="77777777">
        <w:trPr>
          <w:trHeight w:val="688"/>
          <w:jc w:val="center"/>
        </w:trPr>
        <w:tc>
          <w:tcPr>
            <w:tcW w:w="3582" w:type="dxa"/>
            <w:tcBorders>
              <w:left w:val="nil"/>
              <w:right w:val="nil"/>
            </w:tcBorders>
            <w:shd w:val="clear" w:color="auto" w:fill="FFFFFF"/>
          </w:tcPr>
          <w:p w:rsidRPr="00135D4B" w:rsidR="00474E3E" w:rsidP="00B3741E" w:rsidRDefault="00D26B58" w14:paraId="0808EE58" w14:textId="77777777">
            <w:pPr>
              <w:pStyle w:val="Other0"/>
              <w:shd w:val="clear" w:color="auto" w:fill="auto"/>
              <w:spacing w:after="0" w:line="320" w:lineRule="exact"/>
              <w:ind w:firstLine="0"/>
              <w:jc w:val="center"/>
              <w:rPr>
                <w:rStyle w:val="Other"/>
                <w:bCs/>
                <w:color w:val="000000" w:themeColor="text1"/>
                <w:sz w:val="24"/>
                <w:lang w:eastAsia="vi-VN"/>
              </w:rPr>
            </w:pPr>
            <w:r w:rsidRPr="00135D4B">
              <w:rPr>
                <w:rStyle w:val="Other"/>
                <w:color w:val="000000" w:themeColor="text1"/>
                <w:sz w:val="24"/>
                <w:lang w:eastAsia="vi-VN"/>
              </w:rPr>
              <w:t>BỘ CÔNG AN</w:t>
            </w:r>
            <w:r w:rsidRPr="00135D4B" w:rsidR="00474E3E">
              <w:rPr>
                <w:rStyle w:val="Other"/>
                <w:b/>
                <w:bCs/>
                <w:color w:val="000000" w:themeColor="text1"/>
                <w:sz w:val="24"/>
                <w:lang w:eastAsia="vi-VN"/>
              </w:rPr>
              <w:br/>
            </w:r>
            <w:r w:rsidRPr="00135D4B">
              <w:rPr>
                <w:rStyle w:val="Other"/>
                <w:b/>
                <w:color w:val="000000" w:themeColor="text1"/>
                <w:sz w:val="24"/>
                <w:lang w:eastAsia="vi-VN"/>
              </w:rPr>
              <w:t>CÔNG AN</w:t>
            </w:r>
            <w:r w:rsidRPr="00135D4B" w:rsidR="00474E3E">
              <w:rPr>
                <w:rStyle w:val="Other"/>
                <w:bCs/>
                <w:color w:val="000000" w:themeColor="text1"/>
                <w:sz w:val="24"/>
                <w:lang w:eastAsia="vi-VN"/>
              </w:rPr>
              <w:t>………</w:t>
            </w:r>
            <w:r w:rsidRPr="00135D4B" w:rsidR="00474E3E">
              <w:rPr>
                <w:rStyle w:val="FootnoteReference"/>
                <w:bCs/>
                <w:color w:val="000000" w:themeColor="text1"/>
                <w:lang w:eastAsia="vi-VN"/>
              </w:rPr>
              <w:footnoteReference w:id="56"/>
            </w:r>
            <w:r w:rsidRPr="00135D4B" w:rsidR="00474E3E">
              <w:rPr>
                <w:rStyle w:val="Other"/>
                <w:bCs/>
                <w:color w:val="000000" w:themeColor="text1"/>
                <w:sz w:val="24"/>
                <w:lang w:eastAsia="vi-VN"/>
              </w:rPr>
              <w:t>………</w:t>
            </w:r>
          </w:p>
          <w:p w:rsidRPr="00135D4B" w:rsidR="00474E3E" w:rsidP="00B3741E" w:rsidRDefault="008404B0" w14:paraId="59AC680E" w14:textId="77777777">
            <w:pPr>
              <w:pStyle w:val="Other0"/>
              <w:shd w:val="clear" w:color="auto" w:fill="auto"/>
              <w:spacing w:after="0" w:line="320" w:lineRule="exact"/>
              <w:ind w:firstLine="0"/>
              <w:jc w:val="center"/>
              <w:rPr>
                <w:color w:val="000000" w:themeColor="text1"/>
                <w:sz w:val="24"/>
                <w:vertAlign w:val="superscript"/>
              </w:rPr>
            </w:pPr>
            <w:r w:rsidRPr="00135D4B">
              <w:rPr>
                <w:color w:val="000000" w:themeColor="text1"/>
                <w:sz w:val="24"/>
                <w:vertAlign w:val="superscript"/>
              </w:rPr>
              <w:t>____________</w:t>
            </w:r>
          </w:p>
        </w:tc>
        <w:tc>
          <w:tcPr>
            <w:tcW w:w="5526" w:type="dxa"/>
            <w:tcBorders>
              <w:left w:val="nil"/>
              <w:right w:val="nil"/>
            </w:tcBorders>
            <w:shd w:val="clear" w:color="auto" w:fill="FFFFFF"/>
          </w:tcPr>
          <w:p w:rsidRPr="00135D4B" w:rsidR="00474E3E" w:rsidP="00B3741E" w:rsidRDefault="00474E3E" w14:paraId="4620C2DE"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474E3E" w:rsidP="00B3741E" w:rsidRDefault="00474E3E" w14:paraId="71E09A0F" w14:textId="77777777">
            <w:pPr>
              <w:pStyle w:val="Other0"/>
              <w:shd w:val="clear" w:color="auto" w:fill="auto"/>
              <w:spacing w:after="0" w:line="320" w:lineRule="exact"/>
              <w:ind w:firstLine="142"/>
              <w:jc w:val="center"/>
              <w:rPr>
                <w:rStyle w:val="Other"/>
                <w:b/>
                <w:bCs/>
                <w:color w:val="000000" w:themeColor="text1"/>
                <w:sz w:val="28"/>
                <w:szCs w:val="28"/>
                <w:lang w:eastAsia="vi-VN"/>
              </w:rPr>
            </w:pPr>
            <w:r w:rsidRPr="00135D4B">
              <w:rPr>
                <w:rStyle w:val="Other"/>
                <w:b/>
                <w:bCs/>
                <w:color w:val="000000" w:themeColor="text1"/>
                <w:sz w:val="28"/>
                <w:szCs w:val="28"/>
                <w:lang w:eastAsia="vi-VN"/>
              </w:rPr>
              <w:t>Độc lập - Tự do - Hạnh phúc</w:t>
            </w:r>
          </w:p>
          <w:p w:rsidRPr="00135D4B" w:rsidR="008404B0" w:rsidP="00B3741E" w:rsidRDefault="008404B0" w14:paraId="5083225E" w14:textId="77777777">
            <w:pPr>
              <w:pStyle w:val="Other0"/>
              <w:shd w:val="clear" w:color="auto" w:fill="auto"/>
              <w:spacing w:after="0" w:line="320" w:lineRule="exact"/>
              <w:ind w:firstLine="142"/>
              <w:jc w:val="center"/>
              <w:rPr>
                <w:color w:val="000000" w:themeColor="text1"/>
                <w:sz w:val="28"/>
                <w:szCs w:val="28"/>
                <w:vertAlign w:val="superscript"/>
              </w:rPr>
            </w:pPr>
            <w:r w:rsidRPr="00135D4B">
              <w:rPr>
                <w:color w:val="000000" w:themeColor="text1"/>
                <w:sz w:val="28"/>
                <w:szCs w:val="28"/>
                <w:vertAlign w:val="superscript"/>
              </w:rPr>
              <w:t>_________________________________________</w:t>
            </w:r>
          </w:p>
        </w:tc>
      </w:tr>
      <w:tr w:rsidRPr="00135D4B" w:rsidR="00135D4B" w:rsidTr="00B3741E" w14:paraId="0FEAB9F8" w14:textId="77777777">
        <w:trPr>
          <w:trHeight w:val="324"/>
          <w:jc w:val="center"/>
        </w:trPr>
        <w:tc>
          <w:tcPr>
            <w:tcW w:w="3582" w:type="dxa"/>
            <w:tcBorders>
              <w:left w:val="nil"/>
              <w:right w:val="nil"/>
            </w:tcBorders>
            <w:shd w:val="clear" w:color="auto" w:fill="FFFFFF"/>
          </w:tcPr>
          <w:p w:rsidRPr="00135D4B" w:rsidR="00474E3E" w:rsidP="00B3741E" w:rsidRDefault="00474E3E" w14:paraId="56FE522B" w14:textId="77777777">
            <w:pPr>
              <w:pStyle w:val="Other0"/>
              <w:shd w:val="clear" w:color="auto" w:fill="auto"/>
              <w:spacing w:after="0" w:line="320" w:lineRule="exact"/>
              <w:ind w:firstLine="0"/>
              <w:jc w:val="center"/>
              <w:rPr>
                <w:rStyle w:val="Other"/>
                <w:bCs/>
                <w:color w:val="000000" w:themeColor="text1"/>
                <w:sz w:val="24"/>
                <w:lang w:eastAsia="vi-VN"/>
              </w:rPr>
            </w:pPr>
            <w:r w:rsidRPr="00135D4B">
              <w:rPr>
                <w:color w:val="000000" w:themeColor="text1"/>
                <w:lang w:val="vi-VN"/>
              </w:rPr>
              <w:t>Số:       /</w:t>
            </w:r>
            <w:r w:rsidRPr="00135D4B">
              <w:rPr>
                <w:color w:val="000000" w:themeColor="text1"/>
              </w:rPr>
              <w:t>QĐ</w:t>
            </w:r>
            <w:r w:rsidRPr="00135D4B">
              <w:rPr>
                <w:color w:val="000000" w:themeColor="text1"/>
                <w:lang w:val="vi-VN"/>
              </w:rPr>
              <w:t>-</w:t>
            </w:r>
            <w:r w:rsidRPr="00135D4B" w:rsidR="00157C16">
              <w:rPr>
                <w:color w:val="000000" w:themeColor="text1"/>
              </w:rPr>
              <w:t>CA</w:t>
            </w:r>
            <w:r w:rsidR="00194C94">
              <w:rPr>
                <w:color w:val="000000" w:themeColor="text1"/>
              </w:rPr>
              <w:t>…</w:t>
            </w:r>
          </w:p>
        </w:tc>
        <w:tc>
          <w:tcPr>
            <w:tcW w:w="5526" w:type="dxa"/>
            <w:tcBorders>
              <w:left w:val="nil"/>
              <w:right w:val="nil"/>
            </w:tcBorders>
            <w:shd w:val="clear" w:color="auto" w:fill="FFFFFF"/>
          </w:tcPr>
          <w:p w:rsidRPr="00135D4B" w:rsidR="00474E3E" w:rsidP="00B3741E" w:rsidRDefault="00474E3E" w14:paraId="75A32C63"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i/>
                <w:color w:val="000000" w:themeColor="text1"/>
              </w:rPr>
              <w:t>...........</w:t>
            </w:r>
            <w:r w:rsidR="002C61F8">
              <w:rPr>
                <w:rStyle w:val="FootnoteReference"/>
                <w:i/>
                <w:color w:val="000000" w:themeColor="text1"/>
              </w:rPr>
              <w:footnoteReference w:id="57"/>
            </w:r>
            <w:r w:rsidRPr="00135D4B">
              <w:rPr>
                <w:i/>
                <w:color w:val="000000" w:themeColor="text1"/>
              </w:rPr>
              <w:t>........., ngày .... tháng ... năm ………….</w:t>
            </w:r>
          </w:p>
        </w:tc>
      </w:tr>
    </w:tbl>
    <w:p w:rsidRPr="00135D4B" w:rsidR="00474E3E" w:rsidP="00474E3E" w:rsidRDefault="00474E3E" w14:paraId="3AED1711" w14:textId="77777777">
      <w:pPr>
        <w:shd w:val="clear" w:color="auto" w:fill="FFFFFF"/>
        <w:ind w:firstLine="0"/>
        <w:rPr>
          <w:b/>
          <w:color w:val="000000" w:themeColor="text1"/>
          <w:sz w:val="26"/>
          <w:szCs w:val="26"/>
          <w:lang w:val="vi-VN"/>
        </w:rPr>
      </w:pPr>
    </w:p>
    <w:p w:rsidRPr="00135D4B" w:rsidR="00474E3E" w:rsidP="00474E3E" w:rsidRDefault="00474E3E" w14:paraId="349AB4F4" w14:textId="77777777">
      <w:pPr>
        <w:tabs>
          <w:tab w:val="left" w:pos="3885"/>
          <w:tab w:val="center" w:pos="5103"/>
        </w:tabs>
        <w:ind w:firstLine="0"/>
        <w:jc w:val="center"/>
        <w:rPr>
          <w:b/>
          <w:color w:val="000000" w:themeColor="text1"/>
          <w:sz w:val="26"/>
          <w:szCs w:val="26"/>
          <w:lang w:val="sv-SE"/>
        </w:rPr>
      </w:pPr>
      <w:r w:rsidRPr="00135D4B">
        <w:rPr>
          <w:b/>
          <w:color w:val="000000" w:themeColor="text1"/>
          <w:sz w:val="26"/>
          <w:szCs w:val="26"/>
          <w:lang w:val="sv-SE"/>
        </w:rPr>
        <w:t>QUYẾT ĐỊNH</w:t>
      </w:r>
    </w:p>
    <w:p w:rsidRPr="00135D4B" w:rsidR="00474E3E" w:rsidP="00474E3E" w:rsidRDefault="00474E3E" w14:paraId="2E1CBCF3" w14:textId="77777777">
      <w:pPr>
        <w:ind w:firstLine="0"/>
        <w:jc w:val="center"/>
        <w:rPr>
          <w:b/>
          <w:color w:val="000000" w:themeColor="text1"/>
          <w:sz w:val="26"/>
          <w:szCs w:val="26"/>
          <w:lang w:val="sv-SE"/>
        </w:rPr>
      </w:pPr>
      <w:r w:rsidRPr="00135D4B">
        <w:rPr>
          <w:b/>
          <w:color w:val="000000" w:themeColor="text1"/>
          <w:sz w:val="26"/>
          <w:szCs w:val="26"/>
          <w:lang w:val="sv-SE"/>
        </w:rPr>
        <w:t xml:space="preserve">Đình chỉ hoạt động cơ sở cung cấp dịch vụ cai nghiện ma túy </w:t>
      </w:r>
      <w:r w:rsidRPr="00135D4B">
        <w:rPr>
          <w:b/>
          <w:color w:val="000000" w:themeColor="text1"/>
          <w:sz w:val="26"/>
          <w:szCs w:val="26"/>
          <w:lang w:val="sv-SE"/>
        </w:rPr>
        <w:br/>
      </w:r>
      <w:r w:rsidRPr="00135D4B">
        <w:rPr>
          <w:b/>
          <w:color w:val="000000" w:themeColor="text1"/>
          <w:sz w:val="26"/>
          <w:szCs w:val="26"/>
          <w:lang w:val="sv-SE"/>
        </w:rPr>
        <w:t xml:space="preserve">tại gia đình, cộng đồng </w:t>
      </w:r>
    </w:p>
    <w:p w:rsidRPr="00135D4B" w:rsidR="008404B0" w:rsidP="00474E3E" w:rsidRDefault="008404B0" w14:paraId="1F89749F" w14:textId="77777777">
      <w:pPr>
        <w:ind w:firstLine="0"/>
        <w:jc w:val="center"/>
        <w:rPr>
          <w:b/>
          <w:color w:val="000000" w:themeColor="text1"/>
          <w:sz w:val="26"/>
          <w:szCs w:val="26"/>
          <w:vertAlign w:val="superscript"/>
          <w:lang w:val="sv-SE"/>
        </w:rPr>
      </w:pPr>
      <w:r w:rsidRPr="00135D4B">
        <w:rPr>
          <w:b/>
          <w:color w:val="000000" w:themeColor="text1"/>
          <w:sz w:val="26"/>
          <w:szCs w:val="26"/>
          <w:vertAlign w:val="superscript"/>
          <w:lang w:val="sv-SE"/>
        </w:rPr>
        <w:t>_______________</w:t>
      </w:r>
    </w:p>
    <w:p w:rsidRPr="00135D4B" w:rsidR="00474E3E" w:rsidP="00474E3E" w:rsidRDefault="00474E3E" w14:paraId="774BB008" w14:textId="77777777">
      <w:pPr>
        <w:ind w:left="181"/>
        <w:rPr>
          <w:color w:val="000000" w:themeColor="text1"/>
          <w:spacing w:val="-8"/>
          <w:sz w:val="26"/>
          <w:szCs w:val="26"/>
          <w:lang w:val="sv-SE"/>
        </w:rPr>
      </w:pPr>
    </w:p>
    <w:p w:rsidRPr="00135D4B" w:rsidR="00474E3E" w:rsidP="00474E3E" w:rsidRDefault="00DE73F7" w14:paraId="2DAD0C8E" w14:textId="77777777">
      <w:pPr>
        <w:ind w:firstLine="0"/>
        <w:jc w:val="center"/>
        <w:rPr>
          <w:i/>
          <w:color w:val="000000" w:themeColor="text1"/>
          <w:sz w:val="26"/>
          <w:szCs w:val="26"/>
          <w:lang w:val="pt-BR"/>
        </w:rPr>
      </w:pPr>
      <w:r w:rsidRPr="00135D4B">
        <w:rPr>
          <w:rStyle w:val="Other"/>
          <w:b/>
          <w:bCs/>
          <w:color w:val="000000" w:themeColor="text1"/>
          <w:lang w:val="sv-SE" w:eastAsia="vi-VN"/>
        </w:rPr>
        <w:t>GIÁM ĐỐC CÔNG AN</w:t>
      </w:r>
      <w:r w:rsidRPr="00135D4B" w:rsidR="00474E3E">
        <w:rPr>
          <w:rStyle w:val="Other"/>
          <w:b/>
          <w:bCs/>
          <w:color w:val="000000" w:themeColor="text1"/>
          <w:lang w:val="sv-SE" w:eastAsia="vi-VN"/>
        </w:rPr>
        <w:t xml:space="preserve"> …………</w:t>
      </w:r>
      <w:r w:rsidRPr="00135D4B" w:rsidR="00474E3E">
        <w:rPr>
          <w:rStyle w:val="Other"/>
          <w:b/>
          <w:bCs/>
          <w:color w:val="000000" w:themeColor="text1"/>
          <w:vertAlign w:val="superscript"/>
          <w:lang w:val="sv-SE" w:eastAsia="vi-VN"/>
        </w:rPr>
        <w:t>1</w:t>
      </w:r>
      <w:r w:rsidRPr="00135D4B" w:rsidR="00474E3E">
        <w:rPr>
          <w:rStyle w:val="Other"/>
          <w:b/>
          <w:bCs/>
          <w:color w:val="000000" w:themeColor="text1"/>
          <w:lang w:val="sv-SE" w:eastAsia="vi-VN"/>
        </w:rPr>
        <w:t>…………</w:t>
      </w:r>
    </w:p>
    <w:p w:rsidRPr="00135D4B" w:rsidR="00474E3E" w:rsidP="00474E3E" w:rsidRDefault="00474E3E" w14:paraId="62C781EB" w14:textId="77777777">
      <w:pPr>
        <w:spacing w:before="60" w:after="60"/>
        <w:rPr>
          <w:i/>
          <w:color w:val="000000" w:themeColor="text1"/>
          <w:sz w:val="26"/>
          <w:szCs w:val="26"/>
          <w:lang w:val="pt-BR"/>
        </w:rPr>
      </w:pPr>
      <w:r w:rsidRPr="00135D4B">
        <w:rPr>
          <w:i/>
          <w:color w:val="000000" w:themeColor="text1"/>
          <w:sz w:val="26"/>
          <w:szCs w:val="26"/>
          <w:lang w:val="pt-BR"/>
        </w:rPr>
        <w:t xml:space="preserve">Căn cứ Luật Phòng, chống </w:t>
      </w:r>
      <w:r w:rsidRPr="00135D4B" w:rsidR="001D5168">
        <w:rPr>
          <w:i/>
          <w:color w:val="000000" w:themeColor="text1"/>
          <w:sz w:val="26"/>
          <w:szCs w:val="26"/>
          <w:lang w:val="pt-BR"/>
        </w:rPr>
        <w:t>ma túy năm 2025</w:t>
      </w:r>
      <w:r w:rsidRPr="00135D4B">
        <w:rPr>
          <w:i/>
          <w:color w:val="000000" w:themeColor="text1"/>
          <w:sz w:val="26"/>
          <w:szCs w:val="26"/>
          <w:lang w:val="pt-BR"/>
        </w:rPr>
        <w:t>;</w:t>
      </w:r>
    </w:p>
    <w:p w:rsidRPr="00135D4B" w:rsidR="00474E3E" w:rsidP="00157C16" w:rsidRDefault="00157C16" w14:paraId="1AD00883"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sidR="00474E3E">
        <w:rPr>
          <w:i/>
          <w:color w:val="000000" w:themeColor="text1"/>
          <w:sz w:val="26"/>
          <w:szCs w:val="26"/>
          <w:lang w:val="pt-BR"/>
        </w:rPr>
        <w:t>;</w:t>
      </w:r>
    </w:p>
    <w:p w:rsidRPr="00135D4B" w:rsidR="002C61F8" w:rsidP="002C61F8" w:rsidRDefault="002C61F8" w14:paraId="39E351E5" w14:textId="77777777">
      <w:pPr>
        <w:spacing w:before="60" w:after="60"/>
        <w:rPr>
          <w:i/>
          <w:color w:val="000000" w:themeColor="text1"/>
          <w:sz w:val="26"/>
          <w:szCs w:val="26"/>
          <w:lang w:val="vi-VN"/>
        </w:rPr>
      </w:pPr>
      <w:r w:rsidRPr="00135D4B">
        <w:rPr>
          <w:i/>
          <w:color w:val="000000" w:themeColor="text1"/>
          <w:sz w:val="26"/>
          <w:szCs w:val="26"/>
          <w:lang w:val="pt-BR"/>
        </w:rPr>
        <w:t xml:space="preserve">Căn cứ Biên bản </w:t>
      </w:r>
      <w:r>
        <w:rPr>
          <w:i/>
          <w:color w:val="000000" w:themeColor="text1"/>
          <w:sz w:val="26"/>
          <w:szCs w:val="26"/>
          <w:lang w:val="pt-BR"/>
        </w:rPr>
        <w:t xml:space="preserve">vi phạm </w:t>
      </w:r>
      <w:r w:rsidR="00CF2DE2">
        <w:rPr>
          <w:i/>
          <w:color w:val="000000" w:themeColor="text1"/>
          <w:sz w:val="26"/>
          <w:szCs w:val="26"/>
          <w:lang w:val="pt-BR"/>
        </w:rPr>
        <w:t>số..........</w:t>
      </w:r>
      <w:r w:rsidRPr="00135D4B">
        <w:rPr>
          <w:i/>
          <w:color w:val="000000" w:themeColor="text1"/>
          <w:sz w:val="26"/>
          <w:szCs w:val="26"/>
          <w:lang w:val="pt-BR"/>
        </w:rPr>
        <w:t>ngày ….tháng …. năm ……về hành vi vi phạm các quy định của pháp luật về cai nghiện ma túy</w:t>
      </w:r>
      <w:r>
        <w:rPr>
          <w:i/>
          <w:color w:val="000000" w:themeColor="text1"/>
          <w:sz w:val="26"/>
          <w:szCs w:val="26"/>
          <w:lang w:val="pt-BR"/>
        </w:rPr>
        <w:t xml:space="preserve"> của</w:t>
      </w:r>
      <w:r w:rsidRPr="00135D4B">
        <w:rPr>
          <w:i/>
          <w:color w:val="000000" w:themeColor="text1"/>
          <w:sz w:val="26"/>
          <w:szCs w:val="26"/>
          <w:lang w:val="pt-BR"/>
        </w:rPr>
        <w:t>...............</w:t>
      </w:r>
      <w:r>
        <w:rPr>
          <w:rStyle w:val="FootnoteReference"/>
          <w:i/>
          <w:color w:val="000000" w:themeColor="text1"/>
          <w:sz w:val="26"/>
          <w:szCs w:val="26"/>
          <w:lang w:val="pt-BR"/>
        </w:rPr>
        <w:footnoteReference w:id="58"/>
      </w:r>
      <w:r w:rsidRPr="00135D4B">
        <w:rPr>
          <w:i/>
          <w:color w:val="000000" w:themeColor="text1"/>
          <w:sz w:val="26"/>
          <w:szCs w:val="26"/>
          <w:lang w:val="pt-BR"/>
        </w:rPr>
        <w:t>...............</w:t>
      </w:r>
      <w:r w:rsidRPr="00135D4B">
        <w:rPr>
          <w:i/>
          <w:color w:val="000000" w:themeColor="text1"/>
          <w:sz w:val="26"/>
          <w:szCs w:val="26"/>
          <w:lang w:val="vi-VN"/>
        </w:rPr>
        <w:t>;</w:t>
      </w:r>
    </w:p>
    <w:p w:rsidRPr="00135D4B" w:rsidR="00474E3E" w:rsidP="00474E3E" w:rsidRDefault="00474E3E" w14:paraId="60C9A2E5" w14:textId="77777777">
      <w:pPr>
        <w:spacing w:before="60" w:after="60"/>
        <w:rPr>
          <w:i/>
          <w:color w:val="000000" w:themeColor="text1"/>
          <w:sz w:val="26"/>
          <w:szCs w:val="26"/>
          <w:lang w:val="pt-BR"/>
        </w:rPr>
      </w:pPr>
      <w:r w:rsidRPr="00135D4B">
        <w:rPr>
          <w:i/>
          <w:color w:val="000000" w:themeColor="text1"/>
          <w:sz w:val="26"/>
          <w:szCs w:val="26"/>
          <w:lang w:val="pt-BR"/>
        </w:rPr>
        <w:t xml:space="preserve">Theo đề nghị của Trưởng phòng </w:t>
      </w:r>
      <w:r w:rsidRPr="00135D4B" w:rsidR="00157C16">
        <w:rPr>
          <w:i/>
          <w:color w:val="000000" w:themeColor="text1"/>
          <w:sz w:val="26"/>
          <w:szCs w:val="26"/>
          <w:lang w:val="pt-BR"/>
        </w:rPr>
        <w:t>Cảnh sát điều tra tội phạm về ma túy</w:t>
      </w:r>
      <w:r w:rsidRPr="00135D4B">
        <w:rPr>
          <w:i/>
          <w:color w:val="000000" w:themeColor="text1"/>
          <w:sz w:val="26"/>
          <w:szCs w:val="26"/>
          <w:lang w:val="pt-BR"/>
        </w:rPr>
        <w:t>,</w:t>
      </w:r>
    </w:p>
    <w:p w:rsidRPr="00135D4B" w:rsidR="00157C16" w:rsidP="00474E3E" w:rsidRDefault="00157C16" w14:paraId="327B09D4" w14:textId="77777777">
      <w:pPr>
        <w:spacing w:before="120"/>
        <w:ind w:firstLine="0"/>
        <w:jc w:val="center"/>
        <w:rPr>
          <w:rStyle w:val="Other"/>
          <w:b/>
          <w:bCs/>
          <w:color w:val="000000" w:themeColor="text1"/>
          <w:lang w:val="pt-BR" w:eastAsia="vi-VN"/>
        </w:rPr>
      </w:pPr>
    </w:p>
    <w:p w:rsidRPr="00135D4B" w:rsidR="00474E3E" w:rsidP="00474E3E" w:rsidRDefault="00474E3E" w14:paraId="3534CD4D" w14:textId="77777777">
      <w:pPr>
        <w:spacing w:before="120"/>
        <w:ind w:firstLine="0"/>
        <w:jc w:val="center"/>
        <w:rPr>
          <w:rStyle w:val="Other"/>
          <w:b/>
          <w:bCs/>
          <w:color w:val="000000" w:themeColor="text1"/>
          <w:lang w:val="pt-BR" w:eastAsia="vi-VN"/>
        </w:rPr>
      </w:pPr>
      <w:r w:rsidRPr="00135D4B">
        <w:rPr>
          <w:rStyle w:val="Other"/>
          <w:b/>
          <w:bCs/>
          <w:color w:val="000000" w:themeColor="text1"/>
          <w:lang w:val="pt-BR" w:eastAsia="vi-VN"/>
        </w:rPr>
        <w:t>QUYẾT ĐỊNH:</w:t>
      </w:r>
    </w:p>
    <w:p w:rsidRPr="002C61F8" w:rsidR="00474E3E" w:rsidP="00474E3E" w:rsidRDefault="00474E3E" w14:paraId="45B4E128" w14:textId="77777777">
      <w:pPr>
        <w:autoSpaceDE w:val="0"/>
        <w:autoSpaceDN w:val="0"/>
        <w:adjustRightInd w:val="0"/>
        <w:spacing w:before="60" w:after="60"/>
        <w:ind w:firstLine="709"/>
        <w:rPr>
          <w:color w:val="000000" w:themeColor="text1"/>
          <w:sz w:val="26"/>
          <w:szCs w:val="26"/>
        </w:rPr>
      </w:pPr>
      <w:r w:rsidRPr="00135D4B">
        <w:rPr>
          <w:b/>
          <w:color w:val="000000" w:themeColor="text1"/>
          <w:sz w:val="26"/>
          <w:szCs w:val="26"/>
          <w:lang w:val="pt-BR"/>
        </w:rPr>
        <w:t>Điều 1.</w:t>
      </w:r>
      <w:r w:rsidRPr="00135D4B">
        <w:rPr>
          <w:color w:val="000000" w:themeColor="text1"/>
          <w:sz w:val="26"/>
          <w:szCs w:val="26"/>
          <w:lang w:val="pt-BR"/>
        </w:rPr>
        <w:t xml:space="preserve"> Đình chỉ hoạt động cai nghiện ma túy của …………</w:t>
      </w:r>
      <w:r w:rsidR="002C61F8">
        <w:rPr>
          <w:rStyle w:val="FootnoteReference"/>
          <w:color w:val="000000" w:themeColor="text1"/>
          <w:sz w:val="26"/>
          <w:szCs w:val="26"/>
        </w:rPr>
        <w:t>3</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 theo Quyết định s</w:t>
      </w:r>
      <w:r w:rsidRPr="00135D4B">
        <w:rPr>
          <w:color w:val="000000" w:themeColor="text1"/>
          <w:lang w:val="pt-BR"/>
        </w:rPr>
        <w:t>ố: …/QĐ-</w:t>
      </w:r>
      <w:r w:rsidRPr="00135D4B" w:rsidR="00157C16">
        <w:rPr>
          <w:color w:val="000000" w:themeColor="text1"/>
          <w:lang w:val="pt-BR"/>
        </w:rPr>
        <w:t>CA</w:t>
      </w:r>
      <w:r w:rsidRPr="00135D4B">
        <w:rPr>
          <w:color w:val="000000" w:themeColor="text1"/>
          <w:sz w:val="26"/>
          <w:szCs w:val="26"/>
          <w:lang w:val="vi-VN"/>
        </w:rPr>
        <w:t xml:space="preserve"> ngày </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w:t>
      </w:r>
      <w:r w:rsidRPr="00135D4B">
        <w:rPr>
          <w:color w:val="000000" w:themeColor="text1"/>
          <w:sz w:val="26"/>
          <w:szCs w:val="26"/>
          <w:lang w:val="vi-VN"/>
        </w:rPr>
        <w:t xml:space="preserve"> của </w:t>
      </w:r>
      <w:r w:rsidRPr="00135D4B" w:rsidR="00157C16">
        <w:rPr>
          <w:color w:val="000000" w:themeColor="text1"/>
          <w:sz w:val="26"/>
          <w:szCs w:val="26"/>
        </w:rPr>
        <w:t xml:space="preserve">Giám đốc Công an </w:t>
      </w:r>
      <w:r w:rsidRPr="00135D4B">
        <w:rPr>
          <w:color w:val="000000" w:themeColor="text1"/>
          <w:sz w:val="26"/>
          <w:szCs w:val="26"/>
          <w:lang w:val="vi-VN"/>
        </w:rPr>
        <w:t>…………</w:t>
      </w:r>
      <w:r w:rsidR="002C61F8">
        <w:rPr>
          <w:color w:val="000000" w:themeColor="text1"/>
          <w:sz w:val="26"/>
          <w:szCs w:val="26"/>
          <w:vertAlign w:val="superscript"/>
        </w:rPr>
        <w:t>1</w:t>
      </w:r>
      <w:r w:rsidRPr="00135D4B">
        <w:rPr>
          <w:color w:val="000000" w:themeColor="text1"/>
          <w:sz w:val="26"/>
          <w:szCs w:val="26"/>
          <w:lang w:val="vi-VN"/>
        </w:rPr>
        <w:t>…………</w:t>
      </w:r>
    </w:p>
    <w:p w:rsidRPr="00135D4B" w:rsidR="00474E3E" w:rsidP="00474E3E" w:rsidRDefault="002C61F8" w14:paraId="472EA1BC" w14:textId="77777777">
      <w:pPr>
        <w:tabs>
          <w:tab w:val="left" w:leader="dot" w:pos="9072"/>
        </w:tabs>
        <w:spacing w:before="60" w:after="60"/>
        <w:rPr>
          <w:color w:val="000000" w:themeColor="text1"/>
          <w:sz w:val="26"/>
          <w:szCs w:val="26"/>
          <w:lang w:val="pt-BR"/>
        </w:rPr>
      </w:pPr>
      <w:r>
        <w:rPr>
          <w:color w:val="000000" w:themeColor="text1"/>
          <w:sz w:val="26"/>
          <w:szCs w:val="26"/>
          <w:lang w:val="pt-BR"/>
        </w:rPr>
        <w:t xml:space="preserve">1. </w:t>
      </w:r>
      <w:r w:rsidRPr="00135D4B" w:rsidR="00474E3E">
        <w:rPr>
          <w:color w:val="000000" w:themeColor="text1"/>
          <w:sz w:val="26"/>
          <w:szCs w:val="26"/>
          <w:lang w:val="pt-BR"/>
        </w:rPr>
        <w:t>Lý do đình chỉ: ..........................................</w:t>
      </w:r>
      <w:r w:rsidRPr="00135D4B" w:rsidR="00474E3E">
        <w:rPr>
          <w:rStyle w:val="FootnoteReference"/>
          <w:color w:val="000000" w:themeColor="text1"/>
          <w:sz w:val="26"/>
          <w:szCs w:val="26"/>
          <w:lang w:val="pt-BR"/>
        </w:rPr>
        <w:footnoteReference w:id="59"/>
      </w:r>
      <w:r w:rsidRPr="00135D4B" w:rsidR="00474E3E">
        <w:rPr>
          <w:color w:val="000000" w:themeColor="text1"/>
          <w:sz w:val="26"/>
          <w:szCs w:val="26"/>
          <w:lang w:val="pt-BR"/>
        </w:rPr>
        <w:t>.................................................</w:t>
      </w:r>
      <w:r>
        <w:rPr>
          <w:color w:val="000000" w:themeColor="text1"/>
          <w:sz w:val="26"/>
          <w:szCs w:val="26"/>
          <w:lang w:val="pt-BR"/>
        </w:rPr>
        <w:t>.......</w:t>
      </w:r>
    </w:p>
    <w:p w:rsidRPr="00135D4B" w:rsidR="00474E3E" w:rsidP="00474E3E" w:rsidRDefault="00474E3E" w14:paraId="62FF79D8" w14:textId="77777777">
      <w:pPr>
        <w:tabs>
          <w:tab w:val="left" w:leader="dot" w:pos="9072"/>
        </w:tabs>
        <w:spacing w:before="60" w:after="60"/>
        <w:ind w:firstLine="0"/>
        <w:rPr>
          <w:color w:val="000000" w:themeColor="text1"/>
          <w:sz w:val="26"/>
          <w:szCs w:val="26"/>
          <w:lang w:val="pt-BR"/>
        </w:rPr>
      </w:pPr>
      <w:r w:rsidRPr="00135D4B">
        <w:rPr>
          <w:color w:val="000000" w:themeColor="text1"/>
          <w:sz w:val="26"/>
          <w:szCs w:val="26"/>
          <w:lang w:val="pt-BR"/>
        </w:rPr>
        <w:tab/>
      </w:r>
    </w:p>
    <w:p w:rsidRPr="00135D4B" w:rsidR="00474E3E" w:rsidP="00474E3E" w:rsidRDefault="00474E3E" w14:paraId="7DF2376B" w14:textId="77777777">
      <w:pPr>
        <w:tabs>
          <w:tab w:val="left" w:leader="dot" w:pos="9072"/>
        </w:tabs>
        <w:spacing w:before="60" w:after="60"/>
        <w:ind w:firstLine="0"/>
        <w:rPr>
          <w:color w:val="000000" w:themeColor="text1"/>
          <w:sz w:val="26"/>
          <w:szCs w:val="26"/>
          <w:lang w:val="pt-BR"/>
        </w:rPr>
      </w:pPr>
      <w:r w:rsidRPr="00135D4B">
        <w:rPr>
          <w:color w:val="000000" w:themeColor="text1"/>
          <w:sz w:val="26"/>
          <w:szCs w:val="26"/>
          <w:lang w:val="pt-BR"/>
        </w:rPr>
        <w:tab/>
      </w:r>
    </w:p>
    <w:p w:rsidRPr="00135D4B" w:rsidR="00474E3E" w:rsidP="00474E3E" w:rsidRDefault="002C61F8" w14:paraId="50450FE9" w14:textId="77777777">
      <w:pPr>
        <w:spacing w:before="60" w:after="60"/>
        <w:rPr>
          <w:color w:val="000000" w:themeColor="text1"/>
          <w:sz w:val="26"/>
          <w:szCs w:val="26"/>
          <w:lang w:val="pt-BR"/>
        </w:rPr>
      </w:pPr>
      <w:r>
        <w:rPr>
          <w:color w:val="000000" w:themeColor="text1"/>
          <w:sz w:val="26"/>
          <w:szCs w:val="26"/>
          <w:lang w:val="pt-BR"/>
        </w:rPr>
        <w:t>2.</w:t>
      </w:r>
      <w:r w:rsidRPr="00135D4B" w:rsidR="00474E3E">
        <w:rPr>
          <w:color w:val="000000" w:themeColor="text1"/>
          <w:sz w:val="26"/>
          <w:szCs w:val="26"/>
          <w:lang w:val="pt-BR"/>
        </w:rPr>
        <w:t xml:space="preserve"> Thời hạn đình chỉ:....... tháng, từ ngày...../...../...... đến ngày ...../....../.......</w:t>
      </w:r>
    </w:p>
    <w:p w:rsidRPr="00135D4B" w:rsidR="00474E3E" w:rsidP="00474E3E" w:rsidRDefault="00474E3E" w14:paraId="04804A38" w14:textId="77777777">
      <w:pPr>
        <w:spacing w:before="60" w:after="60"/>
        <w:rPr>
          <w:color w:val="000000" w:themeColor="text1"/>
          <w:sz w:val="26"/>
          <w:szCs w:val="26"/>
          <w:lang w:val="pt-BR"/>
        </w:rPr>
      </w:pPr>
      <w:r w:rsidRPr="00135D4B">
        <w:rPr>
          <w:b/>
          <w:color w:val="000000" w:themeColor="text1"/>
          <w:sz w:val="26"/>
          <w:szCs w:val="26"/>
          <w:lang w:val="pt-BR"/>
        </w:rPr>
        <w:t xml:space="preserve">Điều 2. </w:t>
      </w:r>
      <w:r w:rsidRPr="00135D4B">
        <w:rPr>
          <w:color w:val="000000" w:themeColor="text1"/>
          <w:sz w:val="26"/>
          <w:szCs w:val="26"/>
          <w:lang w:val="pt-BR"/>
        </w:rPr>
        <w:t>…………</w:t>
      </w:r>
      <w:r w:rsidR="00921E38">
        <w:rPr>
          <w:color w:val="000000" w:themeColor="text1"/>
          <w:sz w:val="26"/>
          <w:szCs w:val="26"/>
          <w:vertAlign w:val="superscript"/>
          <w:lang w:val="pt-BR"/>
        </w:rPr>
        <w:t>3</w:t>
      </w:r>
      <w:r w:rsidRPr="00135D4B">
        <w:rPr>
          <w:color w:val="000000" w:themeColor="text1"/>
          <w:sz w:val="26"/>
          <w:szCs w:val="26"/>
          <w:lang w:val="pt-BR"/>
        </w:rPr>
        <w:t>…….</w:t>
      </w:r>
      <w:r w:rsidRPr="00135D4B">
        <w:rPr>
          <w:color w:val="000000" w:themeColor="text1"/>
          <w:sz w:val="26"/>
          <w:szCs w:val="26"/>
          <w:lang w:val="vi-VN"/>
        </w:rPr>
        <w:t xml:space="preserve"> ……</w:t>
      </w:r>
      <w:r w:rsidRPr="00135D4B">
        <w:rPr>
          <w:color w:val="000000" w:themeColor="text1"/>
          <w:sz w:val="26"/>
          <w:szCs w:val="26"/>
          <w:lang w:val="pt-BR"/>
        </w:rPr>
        <w:t>phải chịu trách nhiệm hoàn trả chi phí cai nghiện và giải quyết các quyền, lợi ích khác của người cai nghiện theo hợp đồng dịch vụ cai nghiện.</w:t>
      </w:r>
    </w:p>
    <w:p w:rsidRPr="00135D4B" w:rsidR="00474E3E" w:rsidP="00474E3E" w:rsidRDefault="00474E3E" w14:paraId="48AC0163" w14:textId="77777777">
      <w:pPr>
        <w:spacing w:before="60" w:after="60"/>
        <w:rPr>
          <w:color w:val="000000" w:themeColor="text1"/>
          <w:sz w:val="26"/>
          <w:szCs w:val="26"/>
          <w:lang w:val="pt-BR"/>
        </w:rPr>
      </w:pPr>
      <w:r w:rsidRPr="00135D4B">
        <w:rPr>
          <w:b/>
          <w:color w:val="000000" w:themeColor="text1"/>
          <w:sz w:val="26"/>
          <w:szCs w:val="26"/>
          <w:lang w:val="pt-BR"/>
        </w:rPr>
        <w:t>Điều 3.</w:t>
      </w:r>
      <w:r w:rsidRPr="00135D4B">
        <w:rPr>
          <w:color w:val="000000" w:themeColor="text1"/>
          <w:sz w:val="26"/>
          <w:szCs w:val="26"/>
          <w:lang w:val="pt-BR"/>
        </w:rPr>
        <w:t xml:space="preserve"> Quyết định này có hiệu lực kể từ ngày ký.</w:t>
      </w:r>
    </w:p>
    <w:p w:rsidRPr="00135D4B" w:rsidR="00474E3E" w:rsidP="00157C16" w:rsidRDefault="00474E3E" w14:paraId="09BE11E7" w14:textId="77777777">
      <w:pPr>
        <w:spacing w:before="60" w:after="60"/>
        <w:rPr>
          <w:color w:val="000000" w:themeColor="text1"/>
          <w:sz w:val="26"/>
          <w:szCs w:val="26"/>
          <w:lang w:val="pt-BR"/>
        </w:rPr>
      </w:pPr>
      <w:r w:rsidRPr="00135D4B">
        <w:rPr>
          <w:b/>
          <w:color w:val="000000" w:themeColor="text1"/>
          <w:sz w:val="26"/>
          <w:szCs w:val="26"/>
          <w:lang w:val="pt-BR"/>
        </w:rPr>
        <w:t xml:space="preserve">Điều 4. </w:t>
      </w:r>
      <w:r w:rsidRPr="0097243B">
        <w:rPr>
          <w:bCs/>
          <w:color w:val="000000" w:themeColor="text1"/>
          <w:sz w:val="26"/>
          <w:szCs w:val="26"/>
          <w:lang w:val="pt-BR"/>
        </w:rPr>
        <w:t>Trưởng phòng Tham mưu, Trưởng phòng Cảnh sát điều tra tội phạm về ma túy, tổ chức/cá nhân có tên tại Điều 1 và các cơ quan, tổ chức, cá nhân có liên quan chịu trách nhiệm thi hành Quyết định này./.</w:t>
      </w:r>
    </w:p>
    <w:p w:rsidRPr="00135D4B" w:rsidR="00474E3E" w:rsidP="00474E3E" w:rsidRDefault="00E4585E" w14:paraId="5BC183B6" w14:textId="77777777">
      <w:pPr>
        <w:spacing w:before="60" w:after="60"/>
        <w:rPr>
          <w:color w:val="000000" w:themeColor="text1"/>
          <w:sz w:val="16"/>
          <w:szCs w:val="16"/>
          <w:lang w:val="pt-BR"/>
        </w:rPr>
      </w:pPr>
      <w:r w:rsidRPr="00135D4B">
        <w:rPr>
          <w:color w:val="000000" w:themeColor="text1"/>
          <w:szCs w:val="26"/>
          <w:lang w:val="pt-BR"/>
        </w:rPr>
        <w:softHyphen/>
      </w:r>
      <w:r w:rsidRPr="00135D4B">
        <w:rPr>
          <w:color w:val="000000" w:themeColor="text1"/>
          <w:szCs w:val="26"/>
          <w:lang w:val="pt-BR"/>
        </w:rPr>
        <w:softHyphen/>
      </w:r>
      <w:r w:rsidRPr="00135D4B">
        <w:rPr>
          <w:color w:val="000000" w:themeColor="text1"/>
          <w:szCs w:val="26"/>
          <w:lang w:val="pt-BR"/>
        </w:rPr>
        <w:softHyphen/>
      </w:r>
      <w:r w:rsidRPr="00135D4B">
        <w:rPr>
          <w:color w:val="000000" w:themeColor="text1"/>
          <w:szCs w:val="26"/>
          <w:lang w:val="pt-BR"/>
        </w:rPr>
        <w:softHyphen/>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Pr="00135D4B" w:rsidR="00342CAB" w:rsidTr="00B3741E" w14:paraId="21A4BB14" w14:textId="77777777">
        <w:tc>
          <w:tcPr>
            <w:tcW w:w="4531" w:type="dxa"/>
          </w:tcPr>
          <w:p w:rsidRPr="00135D4B" w:rsidR="00474E3E" w:rsidP="00B3741E" w:rsidRDefault="00474E3E" w14:paraId="29E6D12F" w14:textId="77777777">
            <w:pPr>
              <w:ind w:firstLine="0"/>
              <w:rPr>
                <w:b/>
                <w:bCs/>
                <w:i/>
                <w:iCs/>
                <w:color w:val="000000" w:themeColor="text1"/>
                <w:lang w:val="pt-BR"/>
              </w:rPr>
            </w:pPr>
            <w:r w:rsidRPr="00135D4B">
              <w:rPr>
                <w:b/>
                <w:bCs/>
                <w:i/>
                <w:iCs/>
                <w:color w:val="000000" w:themeColor="text1"/>
                <w:lang w:val="pt-BR"/>
              </w:rPr>
              <w:t>Nơi nhận:</w:t>
            </w:r>
          </w:p>
          <w:p w:rsidRPr="00135D4B" w:rsidR="00474E3E" w:rsidP="00B3741E" w:rsidRDefault="00474E3E" w14:paraId="16F3B96A" w14:textId="77777777">
            <w:pPr>
              <w:ind w:firstLine="0"/>
              <w:jc w:val="left"/>
              <w:rPr>
                <w:color w:val="000000" w:themeColor="text1"/>
                <w:sz w:val="22"/>
                <w:szCs w:val="22"/>
                <w:lang w:val="nl-NL"/>
              </w:rPr>
            </w:pPr>
            <w:r w:rsidRPr="00135D4B">
              <w:rPr>
                <w:color w:val="000000" w:themeColor="text1"/>
                <w:sz w:val="22"/>
                <w:szCs w:val="22"/>
                <w:lang w:val="pt-BR"/>
              </w:rPr>
              <w:t>- Như Điều 3</w:t>
            </w:r>
            <w:r w:rsidRPr="00135D4B">
              <w:rPr>
                <w:color w:val="000000" w:themeColor="text1"/>
                <w:sz w:val="22"/>
                <w:szCs w:val="22"/>
                <w:lang w:val="nl-NL"/>
              </w:rPr>
              <w:t>;</w:t>
            </w:r>
          </w:p>
          <w:p w:rsidRPr="00135D4B" w:rsidR="00474E3E" w:rsidP="00B3741E" w:rsidRDefault="00474E3E" w14:paraId="1F1CD9F9" w14:textId="77777777">
            <w:pPr>
              <w:ind w:firstLine="0"/>
              <w:rPr>
                <w:color w:val="000000" w:themeColor="text1"/>
                <w:sz w:val="26"/>
                <w:szCs w:val="26"/>
                <w:lang w:val="pt-BR"/>
              </w:rPr>
            </w:pPr>
            <w:r w:rsidRPr="00135D4B">
              <w:rPr>
                <w:color w:val="000000" w:themeColor="text1"/>
                <w:sz w:val="22"/>
                <w:szCs w:val="22"/>
                <w:lang w:val="pt-BR"/>
              </w:rPr>
              <w:t>- Lưu V</w:t>
            </w:r>
            <w:r w:rsidRPr="00135D4B">
              <w:rPr>
                <w:color w:val="000000" w:themeColor="text1"/>
                <w:sz w:val="22"/>
                <w:szCs w:val="22"/>
                <w:lang w:val="nl-NL"/>
              </w:rPr>
              <w:t>T</w:t>
            </w:r>
            <w:r w:rsidRPr="00135D4B">
              <w:rPr>
                <w:color w:val="000000" w:themeColor="text1"/>
                <w:sz w:val="22"/>
                <w:szCs w:val="22"/>
                <w:lang w:val="pt-BR"/>
              </w:rPr>
              <w:t>.</w:t>
            </w:r>
          </w:p>
        </w:tc>
        <w:tc>
          <w:tcPr>
            <w:tcW w:w="4531" w:type="dxa"/>
          </w:tcPr>
          <w:p w:rsidRPr="00135D4B" w:rsidR="00474E3E" w:rsidP="00B3741E" w:rsidRDefault="00157C16" w14:paraId="30E2DD5B" w14:textId="77777777">
            <w:pPr>
              <w:ind w:firstLine="0"/>
              <w:jc w:val="center"/>
              <w:rPr>
                <w:b/>
                <w:bCs/>
                <w:color w:val="000000" w:themeColor="text1"/>
                <w:sz w:val="26"/>
                <w:szCs w:val="26"/>
                <w:lang w:val="nl-NL"/>
              </w:rPr>
            </w:pPr>
            <w:r w:rsidRPr="00135D4B">
              <w:rPr>
                <w:b/>
                <w:bCs/>
                <w:color w:val="000000" w:themeColor="text1"/>
                <w:sz w:val="26"/>
                <w:szCs w:val="26"/>
                <w:lang w:val="nl-NL"/>
              </w:rPr>
              <w:t>GIÁM ĐỐC</w:t>
            </w:r>
          </w:p>
          <w:p w:rsidRPr="00135D4B" w:rsidR="00474E3E" w:rsidP="00B3741E" w:rsidRDefault="00474E3E" w14:paraId="0A52B2DF" w14:textId="77777777">
            <w:pPr>
              <w:ind w:firstLine="0"/>
              <w:jc w:val="center"/>
              <w:rPr>
                <w:color w:val="000000" w:themeColor="text1"/>
                <w:sz w:val="26"/>
                <w:szCs w:val="26"/>
                <w:lang w:val="pt-BR"/>
              </w:rPr>
            </w:pPr>
            <w:r w:rsidRPr="00135D4B">
              <w:rPr>
                <w:bCs/>
                <w:i/>
                <w:color w:val="000000" w:themeColor="text1"/>
                <w:sz w:val="26"/>
                <w:szCs w:val="26"/>
                <w:lang w:val="nl-NL"/>
              </w:rPr>
              <w:t>(Ký, ghi rõ họ tên, đóng dấu)</w:t>
            </w:r>
          </w:p>
        </w:tc>
      </w:tr>
    </w:tbl>
    <w:p w:rsidRPr="00135D4B" w:rsidR="00474E3E" w:rsidP="00474E3E" w:rsidRDefault="00474E3E" w14:paraId="47A9AC3B" w14:textId="77777777">
      <w:pPr>
        <w:shd w:val="clear" w:color="auto" w:fill="FFFFFF"/>
        <w:ind w:firstLine="0"/>
        <w:rPr>
          <w:b/>
          <w:color w:val="000000" w:themeColor="text1"/>
          <w:sz w:val="26"/>
          <w:szCs w:val="26"/>
          <w:lang w:val="nl-NL"/>
        </w:rPr>
      </w:pPr>
    </w:p>
    <w:p w:rsidR="0097243B" w:rsidRDefault="0097243B" w14:paraId="492BA308" w14:textId="77777777">
      <w:pPr>
        <w:spacing w:after="200" w:line="276" w:lineRule="auto"/>
        <w:ind w:firstLine="0"/>
        <w:jc w:val="left"/>
        <w:rPr>
          <w:b/>
          <w:color w:val="000000" w:themeColor="text1"/>
          <w:sz w:val="26"/>
          <w:szCs w:val="26"/>
          <w:lang w:val="nl-NL"/>
        </w:rPr>
      </w:pPr>
      <w:r>
        <w:rPr>
          <w:b/>
          <w:color w:val="000000" w:themeColor="text1"/>
          <w:sz w:val="26"/>
          <w:szCs w:val="26"/>
          <w:lang w:val="nl-NL"/>
        </w:rPr>
        <w:br w:type="page"/>
      </w:r>
    </w:p>
    <w:p w:rsidRPr="004D3919" w:rsidR="00474E3E" w:rsidP="0097243B" w:rsidRDefault="00474E3E" w14:paraId="53413597" w14:textId="2A1A4DF0">
      <w:pPr>
        <w:jc w:val="right"/>
        <w:rPr>
          <w:b/>
          <w:color w:val="000000" w:themeColor="text1"/>
          <w:sz w:val="26"/>
          <w:szCs w:val="26"/>
        </w:rPr>
      </w:pPr>
      <w:r w:rsidRPr="00135D4B">
        <w:rPr>
          <w:b/>
          <w:color w:val="000000" w:themeColor="text1"/>
          <w:sz w:val="26"/>
          <w:szCs w:val="26"/>
          <w:lang w:val="nl-NL"/>
        </w:rPr>
        <w:t>Mẫu số 15</w:t>
      </w:r>
    </w:p>
    <w:p w:rsidRPr="00135D4B" w:rsidR="00474E3E" w:rsidP="00474E3E" w:rsidRDefault="00474E3E" w14:paraId="07B1B9C0" w14:textId="77777777">
      <w:pPr>
        <w:ind w:firstLine="0"/>
        <w:rPr>
          <w:b/>
          <w:color w:val="000000" w:themeColor="text1"/>
          <w:sz w:val="25"/>
          <w:szCs w:val="25"/>
          <w:lang w:val="nl-NL"/>
        </w:rPr>
      </w:pPr>
    </w:p>
    <w:tbl>
      <w:tblPr>
        <w:tblW w:w="9044" w:type="dxa"/>
        <w:jc w:val="center"/>
        <w:tblLayout w:type="fixed"/>
        <w:tblCellMar>
          <w:left w:w="0" w:type="dxa"/>
          <w:right w:w="0" w:type="dxa"/>
        </w:tblCellMar>
        <w:tblLook w:val="0000" w:firstRow="0" w:lastRow="0" w:firstColumn="0" w:lastColumn="0" w:noHBand="0" w:noVBand="0"/>
      </w:tblPr>
      <w:tblGrid>
        <w:gridCol w:w="3402"/>
        <w:gridCol w:w="5642"/>
      </w:tblGrid>
      <w:tr w:rsidRPr="00135D4B" w:rsidR="00135D4B" w:rsidTr="00B3741E" w14:paraId="0FD8F116" w14:textId="77777777">
        <w:trPr>
          <w:trHeight w:val="688"/>
          <w:jc w:val="center"/>
        </w:trPr>
        <w:tc>
          <w:tcPr>
            <w:tcW w:w="3402" w:type="dxa"/>
            <w:tcBorders>
              <w:left w:val="nil"/>
              <w:right w:val="nil"/>
            </w:tcBorders>
            <w:shd w:val="clear" w:color="auto" w:fill="FFFFFF"/>
          </w:tcPr>
          <w:p w:rsidRPr="00135D4B" w:rsidR="00474E3E" w:rsidP="00B3741E" w:rsidRDefault="00474E3E" w14:paraId="482FB0B3" w14:textId="77777777">
            <w:pPr>
              <w:pStyle w:val="Other0"/>
              <w:shd w:val="clear" w:color="auto" w:fill="auto"/>
              <w:spacing w:after="0" w:line="320" w:lineRule="exact"/>
              <w:ind w:firstLine="0"/>
              <w:jc w:val="center"/>
              <w:rPr>
                <w:rStyle w:val="Other"/>
                <w:bCs/>
                <w:color w:val="000000" w:themeColor="text1"/>
                <w:sz w:val="24"/>
                <w:lang w:val="nl-NL" w:eastAsia="vi-VN"/>
              </w:rPr>
            </w:pPr>
            <w:r w:rsidRPr="00135D4B">
              <w:rPr>
                <w:rStyle w:val="Other"/>
                <w:bCs/>
                <w:color w:val="000000" w:themeColor="text1"/>
                <w:sz w:val="24"/>
                <w:lang w:val="nl-NL" w:eastAsia="vi-VN"/>
              </w:rPr>
              <w:t>TÊN CQ, TC CHỦ QUẢN</w:t>
            </w:r>
            <w:r w:rsidRPr="00135D4B">
              <w:rPr>
                <w:rStyle w:val="FootnoteReference"/>
                <w:bCs/>
                <w:color w:val="000000" w:themeColor="text1"/>
                <w:sz w:val="24"/>
                <w:lang w:eastAsia="vi-VN"/>
              </w:rPr>
              <w:footnoteReference w:id="60"/>
            </w:r>
          </w:p>
          <w:p w:rsidRPr="00135D4B" w:rsidR="00474E3E" w:rsidP="00B3741E" w:rsidRDefault="00474E3E" w14:paraId="689A9479" w14:textId="77777777">
            <w:pPr>
              <w:pStyle w:val="Other0"/>
              <w:shd w:val="clear" w:color="auto" w:fill="auto"/>
              <w:spacing w:after="0" w:line="320" w:lineRule="exact"/>
              <w:ind w:firstLine="0"/>
              <w:jc w:val="center"/>
              <w:rPr>
                <w:rStyle w:val="Other"/>
                <w:b/>
                <w:bCs/>
                <w:color w:val="000000" w:themeColor="text1"/>
                <w:sz w:val="24"/>
                <w:vertAlign w:val="superscript"/>
                <w:lang w:eastAsia="vi-VN"/>
              </w:rPr>
            </w:pPr>
            <w:r w:rsidRPr="00135D4B">
              <w:rPr>
                <w:rStyle w:val="Other"/>
                <w:b/>
                <w:bCs/>
                <w:color w:val="000000" w:themeColor="text1"/>
                <w:sz w:val="24"/>
                <w:lang w:eastAsia="vi-VN"/>
              </w:rPr>
              <w:t xml:space="preserve">TÊN </w:t>
            </w:r>
            <w:r w:rsidRPr="00135D4B">
              <w:rPr>
                <w:rStyle w:val="Other"/>
                <w:b/>
                <w:bCs/>
                <w:color w:val="000000" w:themeColor="text1"/>
                <w:sz w:val="24"/>
                <w:lang w:val="vi-VN" w:eastAsia="vi-VN"/>
              </w:rPr>
              <w:t>CƠ SỞ</w:t>
            </w:r>
            <w:r w:rsidRPr="00135D4B">
              <w:rPr>
                <w:rStyle w:val="Other"/>
                <w:b/>
                <w:bCs/>
                <w:color w:val="000000" w:themeColor="text1"/>
                <w:sz w:val="24"/>
                <w:lang w:eastAsia="vi-VN"/>
              </w:rPr>
              <w:t>……….</w:t>
            </w:r>
            <w:r w:rsidRPr="00135D4B">
              <w:rPr>
                <w:rStyle w:val="Other"/>
                <w:b/>
                <w:bCs/>
                <w:color w:val="000000" w:themeColor="text1"/>
                <w:sz w:val="24"/>
                <w:lang w:val="vi-VN" w:eastAsia="vi-VN"/>
              </w:rPr>
              <w:t>........</w:t>
            </w:r>
            <w:r w:rsidRPr="00135D4B">
              <w:rPr>
                <w:rStyle w:val="FootnoteReference"/>
                <w:b/>
                <w:bCs/>
                <w:color w:val="000000" w:themeColor="text1"/>
                <w:sz w:val="24"/>
                <w:lang w:eastAsia="vi-VN"/>
              </w:rPr>
              <w:footnoteReference w:id="61"/>
            </w:r>
          </w:p>
          <w:p w:rsidRPr="00135D4B" w:rsidR="00474E3E" w:rsidP="00B3741E" w:rsidRDefault="008404B0" w14:paraId="0D3ED0CF" w14:textId="77777777">
            <w:pPr>
              <w:pStyle w:val="Other0"/>
              <w:shd w:val="clear" w:color="auto" w:fill="auto"/>
              <w:spacing w:after="0" w:line="320" w:lineRule="exact"/>
              <w:ind w:firstLine="0"/>
              <w:jc w:val="center"/>
              <w:rPr>
                <w:color w:val="000000" w:themeColor="text1"/>
                <w:sz w:val="24"/>
                <w:vertAlign w:val="superscript"/>
              </w:rPr>
            </w:pPr>
            <w:r w:rsidRPr="00135D4B">
              <w:rPr>
                <w:color w:val="000000" w:themeColor="text1"/>
                <w:sz w:val="24"/>
                <w:vertAlign w:val="superscript"/>
              </w:rPr>
              <w:t>___________</w:t>
            </w:r>
          </w:p>
        </w:tc>
        <w:tc>
          <w:tcPr>
            <w:tcW w:w="5642" w:type="dxa"/>
            <w:tcBorders>
              <w:left w:val="nil"/>
              <w:right w:val="nil"/>
            </w:tcBorders>
            <w:shd w:val="clear" w:color="auto" w:fill="FFFFFF"/>
          </w:tcPr>
          <w:p w:rsidRPr="00135D4B" w:rsidR="00474E3E" w:rsidP="00B3741E" w:rsidRDefault="00474E3E" w14:paraId="3DDD496D"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474E3E" w:rsidP="00B3741E" w:rsidRDefault="00474E3E" w14:paraId="6D56A539" w14:textId="77777777">
            <w:pPr>
              <w:pStyle w:val="Other0"/>
              <w:shd w:val="clear" w:color="auto" w:fill="auto"/>
              <w:spacing w:after="0" w:line="320" w:lineRule="exact"/>
              <w:ind w:firstLine="142"/>
              <w:jc w:val="center"/>
              <w:rPr>
                <w:rStyle w:val="Other"/>
                <w:b/>
                <w:bCs/>
                <w:color w:val="000000" w:themeColor="text1"/>
                <w:sz w:val="28"/>
                <w:szCs w:val="28"/>
                <w:lang w:eastAsia="vi-VN"/>
              </w:rPr>
            </w:pPr>
            <w:r w:rsidRPr="00135D4B">
              <w:rPr>
                <w:rStyle w:val="Other"/>
                <w:b/>
                <w:bCs/>
                <w:color w:val="000000" w:themeColor="text1"/>
                <w:sz w:val="28"/>
                <w:szCs w:val="28"/>
                <w:lang w:eastAsia="vi-VN"/>
              </w:rPr>
              <w:t>Độc lập - Tự do - Hạnh phúc</w:t>
            </w:r>
          </w:p>
          <w:p w:rsidRPr="00135D4B" w:rsidR="008404B0" w:rsidP="00B3741E" w:rsidRDefault="008404B0" w14:paraId="300D789D" w14:textId="77777777">
            <w:pPr>
              <w:pStyle w:val="Other0"/>
              <w:shd w:val="clear" w:color="auto" w:fill="auto"/>
              <w:spacing w:after="0" w:line="320" w:lineRule="exact"/>
              <w:ind w:firstLine="142"/>
              <w:jc w:val="center"/>
              <w:rPr>
                <w:color w:val="000000" w:themeColor="text1"/>
                <w:sz w:val="28"/>
                <w:szCs w:val="28"/>
                <w:vertAlign w:val="superscript"/>
              </w:rPr>
            </w:pPr>
            <w:r w:rsidRPr="00135D4B">
              <w:rPr>
                <w:color w:val="000000" w:themeColor="text1"/>
                <w:sz w:val="28"/>
                <w:szCs w:val="28"/>
                <w:vertAlign w:val="superscript"/>
              </w:rPr>
              <w:t>___________________________________________</w:t>
            </w:r>
          </w:p>
        </w:tc>
      </w:tr>
      <w:tr w:rsidRPr="00135D4B" w:rsidR="00135D4B" w:rsidTr="00B3741E" w14:paraId="717882E2" w14:textId="77777777">
        <w:trPr>
          <w:trHeight w:val="279"/>
          <w:jc w:val="center"/>
        </w:trPr>
        <w:tc>
          <w:tcPr>
            <w:tcW w:w="3402" w:type="dxa"/>
            <w:tcBorders>
              <w:left w:val="nil"/>
              <w:right w:val="nil"/>
            </w:tcBorders>
            <w:shd w:val="clear" w:color="auto" w:fill="FFFFFF"/>
          </w:tcPr>
          <w:p w:rsidRPr="00135D4B" w:rsidR="00474E3E" w:rsidP="00B3741E" w:rsidRDefault="00474E3E" w14:paraId="10A58880" w14:textId="77777777">
            <w:pPr>
              <w:pStyle w:val="Other0"/>
              <w:shd w:val="clear" w:color="auto" w:fill="auto"/>
              <w:spacing w:after="0" w:line="240" w:lineRule="auto"/>
              <w:ind w:firstLine="0"/>
              <w:jc w:val="center"/>
              <w:rPr>
                <w:rStyle w:val="Other"/>
                <w:bCs/>
                <w:color w:val="000000" w:themeColor="text1"/>
                <w:sz w:val="24"/>
                <w:lang w:eastAsia="vi-VN"/>
              </w:rPr>
            </w:pPr>
          </w:p>
        </w:tc>
        <w:tc>
          <w:tcPr>
            <w:tcW w:w="5642" w:type="dxa"/>
            <w:tcBorders>
              <w:left w:val="nil"/>
              <w:right w:val="nil"/>
            </w:tcBorders>
            <w:shd w:val="clear" w:color="auto" w:fill="FFFFFF"/>
          </w:tcPr>
          <w:p w:rsidRPr="00135D4B" w:rsidR="00474E3E" w:rsidP="00B3741E" w:rsidRDefault="00474E3E" w14:paraId="3972501F" w14:textId="77777777">
            <w:pPr>
              <w:autoSpaceDE w:val="0"/>
              <w:autoSpaceDN w:val="0"/>
              <w:adjustRightInd w:val="0"/>
              <w:ind w:firstLine="0"/>
              <w:jc w:val="right"/>
              <w:rPr>
                <w:rStyle w:val="Other"/>
                <w:b/>
                <w:bCs/>
                <w:color w:val="000000" w:themeColor="text1"/>
              </w:rPr>
            </w:pPr>
            <w:r w:rsidRPr="00135D4B">
              <w:rPr>
                <w:rStyle w:val="Other"/>
                <w:i/>
                <w:iCs/>
                <w:color w:val="000000" w:themeColor="text1"/>
                <w:lang w:val="vi-VN" w:eastAsia="vi-VN"/>
              </w:rPr>
              <w:t>..........</w:t>
            </w:r>
            <w:r w:rsidRPr="00135D4B">
              <w:rPr>
                <w:rStyle w:val="FootnoteReference"/>
                <w:i/>
                <w:iCs/>
                <w:color w:val="000000" w:themeColor="text1"/>
                <w:lang w:eastAsia="vi-VN"/>
              </w:rPr>
              <w:t xml:space="preserve"> </w:t>
            </w:r>
            <w:r w:rsidRPr="00135D4B">
              <w:rPr>
                <w:rStyle w:val="FootnoteReference"/>
                <w:i/>
                <w:iCs/>
                <w:color w:val="000000" w:themeColor="text1"/>
                <w:lang w:eastAsia="vi-VN"/>
              </w:rPr>
              <w:footnoteReference w:id="62"/>
            </w:r>
            <w:r w:rsidRPr="00135D4B">
              <w:rPr>
                <w:rStyle w:val="Other"/>
                <w:i/>
                <w:iCs/>
                <w:color w:val="000000" w:themeColor="text1"/>
                <w:lang w:val="vi-VN" w:eastAsia="vi-VN"/>
              </w:rPr>
              <w:t>........</w:t>
            </w:r>
            <w:r w:rsidRPr="00135D4B">
              <w:rPr>
                <w:rStyle w:val="Other"/>
                <w:i/>
                <w:iCs/>
                <w:color w:val="000000" w:themeColor="text1"/>
                <w:lang w:eastAsia="vi-VN"/>
              </w:rPr>
              <w:t>.....,</w:t>
            </w:r>
            <w:r w:rsidRPr="00135D4B">
              <w:rPr>
                <w:rStyle w:val="Other"/>
                <w:i/>
                <w:iCs/>
                <w:color w:val="000000" w:themeColor="text1"/>
                <w:vertAlign w:val="superscript"/>
                <w:lang w:eastAsia="vi-VN"/>
              </w:rPr>
              <w:t xml:space="preserve"> </w:t>
            </w:r>
            <w:r w:rsidRPr="00135D4B">
              <w:rPr>
                <w:rStyle w:val="Other"/>
                <w:i/>
                <w:iCs/>
                <w:color w:val="000000" w:themeColor="text1"/>
                <w:lang w:eastAsia="vi-VN"/>
              </w:rPr>
              <w:t>ngày</w:t>
            </w:r>
            <w:proofErr w:type="gramStart"/>
            <w:r w:rsidRPr="00135D4B" w:rsidR="008404B0">
              <w:rPr>
                <w:rStyle w:val="Other"/>
                <w:i/>
                <w:iCs/>
                <w:color w:val="000000" w:themeColor="text1"/>
                <w:lang w:eastAsia="vi-VN"/>
              </w:rPr>
              <w:t>…</w:t>
            </w:r>
            <w:r w:rsidRPr="00135D4B">
              <w:rPr>
                <w:rStyle w:val="Other"/>
                <w:i/>
                <w:iCs/>
                <w:color w:val="000000" w:themeColor="text1"/>
                <w:lang w:eastAsia="vi-VN"/>
              </w:rPr>
              <w:t>..</w:t>
            </w:r>
            <w:proofErr w:type="gramEnd"/>
            <w:r w:rsidRPr="00135D4B">
              <w:rPr>
                <w:rStyle w:val="Other"/>
                <w:i/>
                <w:iCs/>
                <w:color w:val="000000" w:themeColor="text1"/>
                <w:lang w:eastAsia="vi-VN"/>
              </w:rPr>
              <w:t xml:space="preserve"> tháng</w:t>
            </w:r>
            <w:proofErr w:type="gramStart"/>
            <w:r w:rsidRPr="00135D4B" w:rsidR="008404B0">
              <w:rPr>
                <w:rStyle w:val="Other"/>
                <w:i/>
                <w:iCs/>
                <w:color w:val="000000" w:themeColor="text1"/>
                <w:lang w:eastAsia="vi-VN"/>
              </w:rPr>
              <w:t>…</w:t>
            </w:r>
            <w:r w:rsidRPr="00135D4B">
              <w:rPr>
                <w:rStyle w:val="Other"/>
                <w:i/>
                <w:iCs/>
                <w:color w:val="000000" w:themeColor="text1"/>
                <w:lang w:eastAsia="vi-VN"/>
              </w:rPr>
              <w:t>..</w:t>
            </w:r>
            <w:proofErr w:type="gramEnd"/>
            <w:r w:rsidRPr="00135D4B">
              <w:rPr>
                <w:rStyle w:val="Other"/>
                <w:i/>
                <w:iCs/>
                <w:color w:val="000000" w:themeColor="text1"/>
                <w:lang w:eastAsia="vi-VN"/>
              </w:rPr>
              <w:t xml:space="preserve"> năm..</w:t>
            </w:r>
            <w:r w:rsidRPr="00135D4B">
              <w:rPr>
                <w:rStyle w:val="Other"/>
                <w:i/>
                <w:iCs/>
                <w:color w:val="000000" w:themeColor="text1"/>
                <w:lang w:val="vi-VN" w:eastAsia="vi-VN"/>
              </w:rPr>
              <w:t>............</w:t>
            </w:r>
          </w:p>
        </w:tc>
      </w:tr>
    </w:tbl>
    <w:p w:rsidRPr="00135D4B" w:rsidR="00474E3E" w:rsidP="00474E3E" w:rsidRDefault="00474E3E" w14:paraId="37421F33" w14:textId="77777777">
      <w:pPr>
        <w:autoSpaceDE w:val="0"/>
        <w:autoSpaceDN w:val="0"/>
        <w:adjustRightInd w:val="0"/>
        <w:spacing w:before="60" w:after="60"/>
        <w:ind w:firstLine="0"/>
        <w:jc w:val="center"/>
        <w:rPr>
          <w:b/>
          <w:bCs/>
          <w:color w:val="000000" w:themeColor="text1"/>
          <w:sz w:val="26"/>
          <w:szCs w:val="26"/>
        </w:rPr>
      </w:pPr>
    </w:p>
    <w:p w:rsidRPr="00135D4B" w:rsidR="00474E3E" w:rsidP="00474E3E" w:rsidRDefault="00474E3E" w14:paraId="7EB3AE2E" w14:textId="77777777">
      <w:pPr>
        <w:autoSpaceDE w:val="0"/>
        <w:autoSpaceDN w:val="0"/>
        <w:adjustRightInd w:val="0"/>
        <w:spacing w:before="60" w:after="60"/>
        <w:ind w:firstLine="0"/>
        <w:jc w:val="center"/>
        <w:rPr>
          <w:b/>
          <w:bCs/>
          <w:color w:val="000000" w:themeColor="text1"/>
          <w:sz w:val="26"/>
          <w:szCs w:val="26"/>
        </w:rPr>
      </w:pPr>
      <w:r w:rsidRPr="00135D4B">
        <w:rPr>
          <w:b/>
          <w:bCs/>
          <w:color w:val="000000" w:themeColor="text1"/>
          <w:sz w:val="26"/>
          <w:szCs w:val="26"/>
        </w:rPr>
        <w:t>BÁO CÁO</w:t>
      </w:r>
    </w:p>
    <w:p w:rsidRPr="00135D4B" w:rsidR="00474E3E" w:rsidP="00474E3E" w:rsidRDefault="00474E3E" w14:paraId="4E2E25ED" w14:textId="77777777">
      <w:pPr>
        <w:shd w:val="clear" w:color="auto" w:fill="FFFFFF"/>
        <w:ind w:firstLine="0"/>
        <w:jc w:val="center"/>
        <w:rPr>
          <w:b/>
          <w:bCs/>
          <w:color w:val="000000" w:themeColor="text1"/>
          <w:sz w:val="26"/>
          <w:szCs w:val="26"/>
        </w:rPr>
      </w:pPr>
      <w:r w:rsidRPr="00135D4B">
        <w:rPr>
          <w:b/>
          <w:bCs/>
          <w:color w:val="000000" w:themeColor="text1"/>
          <w:sz w:val="26"/>
          <w:szCs w:val="26"/>
        </w:rPr>
        <w:t>Khắc phục việc đình chỉ hoạt động của cơ sở cung cấp dịch vụ</w:t>
      </w:r>
      <w:r w:rsidRPr="00135D4B">
        <w:rPr>
          <w:b/>
          <w:bCs/>
          <w:color w:val="000000" w:themeColor="text1"/>
          <w:sz w:val="26"/>
          <w:szCs w:val="26"/>
        </w:rPr>
        <w:br/>
      </w:r>
      <w:r w:rsidRPr="00135D4B">
        <w:rPr>
          <w:b/>
          <w:bCs/>
          <w:color w:val="000000" w:themeColor="text1"/>
          <w:sz w:val="26"/>
          <w:szCs w:val="26"/>
        </w:rPr>
        <w:t xml:space="preserve">cai nghiện ma </w:t>
      </w:r>
      <w:r w:rsidRPr="00135D4B">
        <w:rPr>
          <w:b/>
          <w:bCs/>
          <w:color w:val="000000" w:themeColor="text1"/>
          <w:sz w:val="26"/>
          <w:szCs w:val="26"/>
          <w:lang w:val="vi-VN"/>
        </w:rPr>
        <w:t>túy</w:t>
      </w:r>
      <w:r w:rsidRPr="00135D4B">
        <w:rPr>
          <w:b/>
          <w:bCs/>
          <w:color w:val="000000" w:themeColor="text1"/>
          <w:sz w:val="26"/>
          <w:szCs w:val="26"/>
        </w:rPr>
        <w:t xml:space="preserve"> tự nguyện </w:t>
      </w:r>
      <w:r w:rsidRPr="00135D4B">
        <w:rPr>
          <w:b/>
          <w:bCs/>
          <w:color w:val="000000" w:themeColor="text1"/>
          <w:sz w:val="26"/>
          <w:szCs w:val="26"/>
          <w:lang w:val="vi-VN"/>
        </w:rPr>
        <w:t>tại gia đình, cộng đồng</w:t>
      </w:r>
    </w:p>
    <w:p w:rsidRPr="00135D4B" w:rsidR="00474E3E" w:rsidP="008404B0" w:rsidRDefault="008404B0" w14:paraId="5B71E1D1" w14:textId="77777777">
      <w:pPr>
        <w:autoSpaceDE w:val="0"/>
        <w:autoSpaceDN w:val="0"/>
        <w:adjustRightInd w:val="0"/>
        <w:spacing w:before="60" w:after="60"/>
        <w:ind w:firstLine="0"/>
        <w:jc w:val="center"/>
        <w:rPr>
          <w:b/>
          <w:bCs/>
          <w:color w:val="000000" w:themeColor="text1"/>
          <w:sz w:val="26"/>
          <w:szCs w:val="26"/>
        </w:rPr>
      </w:pPr>
      <w:r w:rsidRPr="00135D4B">
        <w:rPr>
          <w:b/>
          <w:bCs/>
          <w:color w:val="000000" w:themeColor="text1"/>
          <w:sz w:val="26"/>
          <w:szCs w:val="26"/>
        </w:rPr>
        <w:t>______________</w:t>
      </w:r>
    </w:p>
    <w:p w:rsidRPr="00135D4B" w:rsidR="008404B0" w:rsidP="00474E3E" w:rsidRDefault="008404B0" w14:paraId="3AF0FE45" w14:textId="77777777">
      <w:pPr>
        <w:autoSpaceDE w:val="0"/>
        <w:autoSpaceDN w:val="0"/>
        <w:adjustRightInd w:val="0"/>
        <w:spacing w:before="60" w:after="60"/>
        <w:jc w:val="center"/>
        <w:rPr>
          <w:bCs/>
          <w:color w:val="000000" w:themeColor="text1"/>
          <w:sz w:val="26"/>
          <w:szCs w:val="26"/>
        </w:rPr>
      </w:pPr>
    </w:p>
    <w:p w:rsidRPr="00135D4B" w:rsidR="00474E3E" w:rsidP="00474E3E" w:rsidRDefault="00474E3E" w14:paraId="4A5773C2" w14:textId="77777777">
      <w:pPr>
        <w:autoSpaceDE w:val="0"/>
        <w:autoSpaceDN w:val="0"/>
        <w:adjustRightInd w:val="0"/>
        <w:spacing w:before="60" w:after="60"/>
        <w:jc w:val="center"/>
        <w:rPr>
          <w:bCs/>
          <w:color w:val="000000" w:themeColor="text1"/>
          <w:sz w:val="26"/>
          <w:szCs w:val="26"/>
        </w:rPr>
      </w:pPr>
      <w:r w:rsidRPr="00135D4B">
        <w:rPr>
          <w:bCs/>
          <w:color w:val="000000" w:themeColor="text1"/>
          <w:sz w:val="26"/>
          <w:szCs w:val="26"/>
        </w:rPr>
        <w:t xml:space="preserve">Kính gửi: </w:t>
      </w:r>
      <w:r w:rsidRPr="00135D4B" w:rsidR="002B7D5E">
        <w:rPr>
          <w:bCs/>
          <w:color w:val="000000" w:themeColor="text1"/>
          <w:sz w:val="26"/>
          <w:szCs w:val="26"/>
        </w:rPr>
        <w:t>Giám đốc Công an</w:t>
      </w:r>
      <w:r w:rsidRPr="00135D4B">
        <w:rPr>
          <w:bCs/>
          <w:color w:val="000000" w:themeColor="text1"/>
          <w:sz w:val="26"/>
          <w:szCs w:val="26"/>
        </w:rPr>
        <w:t xml:space="preserve"> ………</w:t>
      </w:r>
      <w:r w:rsidRPr="00135D4B">
        <w:rPr>
          <w:rStyle w:val="FootnoteReference"/>
          <w:bCs/>
          <w:color w:val="000000" w:themeColor="text1"/>
          <w:sz w:val="26"/>
          <w:szCs w:val="26"/>
        </w:rPr>
        <w:footnoteReference w:id="63"/>
      </w:r>
      <w:r w:rsidRPr="00135D4B">
        <w:rPr>
          <w:bCs/>
          <w:color w:val="000000" w:themeColor="text1"/>
          <w:sz w:val="26"/>
          <w:szCs w:val="26"/>
        </w:rPr>
        <w:t>………</w:t>
      </w:r>
    </w:p>
    <w:p w:rsidRPr="00135D4B" w:rsidR="00474E3E" w:rsidP="00474E3E" w:rsidRDefault="00474E3E" w14:paraId="1800B963" w14:textId="77777777">
      <w:pPr>
        <w:autoSpaceDE w:val="0"/>
        <w:autoSpaceDN w:val="0"/>
        <w:adjustRightInd w:val="0"/>
        <w:spacing w:before="60" w:after="60"/>
        <w:rPr>
          <w:bCs/>
          <w:color w:val="000000" w:themeColor="text1"/>
          <w:sz w:val="26"/>
          <w:szCs w:val="26"/>
        </w:rPr>
      </w:pPr>
    </w:p>
    <w:p w:rsidRPr="00135D4B" w:rsidR="00474E3E" w:rsidP="004D3919" w:rsidRDefault="00474E3E" w14:paraId="6ED4D19F" w14:textId="77777777">
      <w:pPr>
        <w:autoSpaceDE w:val="0"/>
        <w:autoSpaceDN w:val="0"/>
        <w:adjustRightInd w:val="0"/>
        <w:spacing w:before="60" w:after="60"/>
        <w:rPr>
          <w:bCs/>
          <w:color w:val="000000" w:themeColor="text1"/>
          <w:sz w:val="26"/>
          <w:szCs w:val="26"/>
        </w:rPr>
      </w:pPr>
      <w:r w:rsidRPr="00135D4B">
        <w:rPr>
          <w:bCs/>
          <w:color w:val="000000" w:themeColor="text1"/>
          <w:sz w:val="26"/>
          <w:szCs w:val="26"/>
        </w:rPr>
        <w:t xml:space="preserve">Thực hiện Quyết định số: </w:t>
      </w:r>
      <w:proofErr w:type="gramStart"/>
      <w:r w:rsidRPr="00135D4B">
        <w:rPr>
          <w:bCs/>
          <w:color w:val="000000" w:themeColor="text1"/>
          <w:sz w:val="26"/>
          <w:szCs w:val="26"/>
        </w:rPr>
        <w:t>…./</w:t>
      </w:r>
      <w:proofErr w:type="gramEnd"/>
      <w:r w:rsidRPr="00135D4B">
        <w:rPr>
          <w:bCs/>
          <w:color w:val="000000" w:themeColor="text1"/>
          <w:sz w:val="26"/>
          <w:szCs w:val="26"/>
        </w:rPr>
        <w:t>QĐ-</w:t>
      </w:r>
      <w:r w:rsidRPr="00135D4B" w:rsidR="002B7D5E">
        <w:rPr>
          <w:bCs/>
          <w:color w:val="000000" w:themeColor="text1"/>
          <w:sz w:val="26"/>
          <w:szCs w:val="26"/>
        </w:rPr>
        <w:t>CA</w:t>
      </w:r>
      <w:r w:rsidRPr="00135D4B">
        <w:rPr>
          <w:bCs/>
          <w:color w:val="000000" w:themeColor="text1"/>
          <w:sz w:val="26"/>
          <w:szCs w:val="26"/>
        </w:rPr>
        <w:t xml:space="preserve"> ngày … tháng …. năm ……. của </w:t>
      </w:r>
      <w:r w:rsidRPr="00135D4B" w:rsidR="002B7D5E">
        <w:rPr>
          <w:bCs/>
          <w:color w:val="000000" w:themeColor="text1"/>
          <w:sz w:val="26"/>
          <w:szCs w:val="26"/>
        </w:rPr>
        <w:t>Giám đốc</w:t>
      </w:r>
      <w:r w:rsidRPr="00135D4B">
        <w:rPr>
          <w:bCs/>
          <w:color w:val="000000" w:themeColor="text1"/>
          <w:sz w:val="26"/>
          <w:szCs w:val="26"/>
        </w:rPr>
        <w:t xml:space="preserve"> </w:t>
      </w:r>
      <w:r w:rsidR="004D3919">
        <w:rPr>
          <w:bCs/>
          <w:color w:val="000000" w:themeColor="text1"/>
          <w:sz w:val="26"/>
          <w:szCs w:val="26"/>
        </w:rPr>
        <w:t>Công an</w:t>
      </w:r>
      <w:r w:rsidRPr="00135D4B">
        <w:rPr>
          <w:bCs/>
          <w:color w:val="000000" w:themeColor="text1"/>
          <w:sz w:val="26"/>
          <w:szCs w:val="26"/>
        </w:rPr>
        <w:t>………</w:t>
      </w:r>
      <w:r w:rsidR="004D3919">
        <w:rPr>
          <w:bCs/>
          <w:color w:val="000000" w:themeColor="text1"/>
          <w:sz w:val="26"/>
          <w:szCs w:val="26"/>
          <w:vertAlign w:val="superscript"/>
        </w:rPr>
        <w:t>4</w:t>
      </w:r>
      <w:r w:rsidRPr="00135D4B">
        <w:rPr>
          <w:bCs/>
          <w:color w:val="000000" w:themeColor="text1"/>
          <w:sz w:val="26"/>
          <w:szCs w:val="26"/>
        </w:rPr>
        <w:t>……… về việc đình chỉ hoạt động cơ sở cung cấp dịch vụ cai nghiện ma túy</w:t>
      </w:r>
      <w:r w:rsidRPr="004D3919" w:rsidR="004D3919">
        <w:rPr>
          <w:bCs/>
          <w:color w:val="000000" w:themeColor="text1"/>
          <w:sz w:val="26"/>
          <w:szCs w:val="26"/>
        </w:rPr>
        <w:t xml:space="preserve"> tại gia đình, cộng đồng</w:t>
      </w:r>
      <w:r w:rsidR="004D3919">
        <w:rPr>
          <w:bCs/>
          <w:color w:val="000000" w:themeColor="text1"/>
          <w:sz w:val="26"/>
          <w:szCs w:val="26"/>
        </w:rPr>
        <w:t>.</w:t>
      </w:r>
    </w:p>
    <w:p w:rsidRPr="00040944" w:rsidR="00474E3E" w:rsidP="00474E3E" w:rsidRDefault="00474E3E" w14:paraId="757AA59D" w14:textId="77777777">
      <w:pPr>
        <w:autoSpaceDE w:val="0"/>
        <w:autoSpaceDN w:val="0"/>
        <w:adjustRightInd w:val="0"/>
        <w:spacing w:before="60" w:after="60"/>
        <w:rPr>
          <w:bCs/>
          <w:color w:val="000000" w:themeColor="text1"/>
          <w:spacing w:val="-4"/>
          <w:sz w:val="26"/>
          <w:szCs w:val="26"/>
        </w:rPr>
      </w:pPr>
      <w:r w:rsidRPr="00040944">
        <w:rPr>
          <w:bCs/>
          <w:color w:val="000000" w:themeColor="text1"/>
          <w:spacing w:val="-4"/>
          <w:sz w:val="26"/>
          <w:szCs w:val="26"/>
        </w:rPr>
        <w:t xml:space="preserve">Cơ sở báo cáo kết quả khắc phục </w:t>
      </w:r>
      <w:r w:rsidRPr="00040944" w:rsidR="00040944">
        <w:rPr>
          <w:bCs/>
          <w:color w:val="000000" w:themeColor="text1"/>
          <w:spacing w:val="-4"/>
          <w:sz w:val="26"/>
          <w:szCs w:val="26"/>
        </w:rPr>
        <w:t xml:space="preserve">việc </w:t>
      </w:r>
      <w:r w:rsidRPr="00040944">
        <w:rPr>
          <w:bCs/>
          <w:color w:val="000000" w:themeColor="text1"/>
          <w:spacing w:val="-4"/>
          <w:sz w:val="26"/>
          <w:szCs w:val="26"/>
        </w:rPr>
        <w:t>đình chỉ hoạt động cai nghiện ma túy như sau:</w:t>
      </w:r>
    </w:p>
    <w:p w:rsidRPr="00135D4B" w:rsidR="00474E3E" w:rsidP="00474E3E" w:rsidRDefault="00474E3E" w14:paraId="7D3064C1" w14:textId="77777777">
      <w:pPr>
        <w:autoSpaceDE w:val="0"/>
        <w:autoSpaceDN w:val="0"/>
        <w:adjustRightInd w:val="0"/>
        <w:spacing w:before="60" w:after="60"/>
        <w:rPr>
          <w:bCs/>
          <w:color w:val="000000" w:themeColor="text1"/>
          <w:sz w:val="26"/>
          <w:szCs w:val="26"/>
        </w:rPr>
      </w:pPr>
      <w:r w:rsidRPr="00135D4B">
        <w:rPr>
          <w:bCs/>
          <w:color w:val="000000" w:themeColor="text1"/>
          <w:sz w:val="26"/>
          <w:szCs w:val="26"/>
        </w:rPr>
        <w:t>1. Hành vi vi phạm và kết quả khắc phục (</w:t>
      </w:r>
      <w:r w:rsidRPr="00135D4B">
        <w:rPr>
          <w:bCs/>
          <w:i/>
          <w:color w:val="000000" w:themeColor="text1"/>
          <w:sz w:val="26"/>
          <w:szCs w:val="26"/>
        </w:rPr>
        <w:t>ghi rõ từng hành vi vi phạm theo biên bản và kết quả khắc phục của cơ sở cai nghiện ma túy</w:t>
      </w:r>
      <w:r w:rsidRPr="00135D4B">
        <w:rPr>
          <w:bCs/>
          <w:color w:val="000000" w:themeColor="text1"/>
          <w:sz w:val="26"/>
          <w:szCs w:val="26"/>
        </w:rPr>
        <w:t>).</w:t>
      </w:r>
    </w:p>
    <w:p w:rsidRPr="00135D4B" w:rsidR="00474E3E" w:rsidP="00474E3E" w:rsidRDefault="00474E3E" w14:paraId="44962F88" w14:textId="77777777">
      <w:pPr>
        <w:tabs>
          <w:tab w:val="left" w:leader="dot" w:pos="9072"/>
        </w:tabs>
        <w:autoSpaceDE w:val="0"/>
        <w:autoSpaceDN w:val="0"/>
        <w:adjustRightInd w:val="0"/>
        <w:spacing w:before="60" w:after="60"/>
        <w:ind w:firstLine="0"/>
        <w:rPr>
          <w:bCs/>
          <w:color w:val="000000" w:themeColor="text1"/>
          <w:sz w:val="26"/>
          <w:szCs w:val="26"/>
        </w:rPr>
      </w:pPr>
      <w:r w:rsidRPr="00135D4B">
        <w:rPr>
          <w:bCs/>
          <w:color w:val="000000" w:themeColor="text1"/>
          <w:sz w:val="26"/>
          <w:szCs w:val="26"/>
        </w:rPr>
        <w:tab/>
      </w:r>
    </w:p>
    <w:p w:rsidRPr="00135D4B" w:rsidR="00474E3E" w:rsidP="00474E3E" w:rsidRDefault="00474E3E" w14:paraId="50AA5224" w14:textId="77777777">
      <w:pPr>
        <w:tabs>
          <w:tab w:val="left" w:leader="dot" w:pos="9072"/>
        </w:tabs>
        <w:autoSpaceDE w:val="0"/>
        <w:autoSpaceDN w:val="0"/>
        <w:adjustRightInd w:val="0"/>
        <w:spacing w:before="60" w:after="60"/>
        <w:ind w:firstLine="0"/>
        <w:rPr>
          <w:bCs/>
          <w:color w:val="000000" w:themeColor="text1"/>
          <w:sz w:val="26"/>
          <w:szCs w:val="26"/>
        </w:rPr>
      </w:pPr>
      <w:r w:rsidRPr="00135D4B">
        <w:rPr>
          <w:bCs/>
          <w:color w:val="000000" w:themeColor="text1"/>
          <w:sz w:val="26"/>
          <w:szCs w:val="26"/>
        </w:rPr>
        <w:tab/>
      </w:r>
    </w:p>
    <w:p w:rsidRPr="00135D4B" w:rsidR="00474E3E" w:rsidP="00474E3E" w:rsidRDefault="00474E3E" w14:paraId="311E11D6" w14:textId="77777777">
      <w:pPr>
        <w:autoSpaceDE w:val="0"/>
        <w:autoSpaceDN w:val="0"/>
        <w:adjustRightInd w:val="0"/>
        <w:spacing w:before="60" w:after="60"/>
        <w:rPr>
          <w:bCs/>
          <w:color w:val="000000" w:themeColor="text1"/>
          <w:spacing w:val="4"/>
          <w:sz w:val="26"/>
          <w:szCs w:val="26"/>
        </w:rPr>
      </w:pPr>
      <w:r w:rsidRPr="00135D4B">
        <w:rPr>
          <w:bCs/>
          <w:color w:val="000000" w:themeColor="text1"/>
          <w:sz w:val="26"/>
          <w:szCs w:val="26"/>
        </w:rPr>
        <w:t>2</w:t>
      </w:r>
      <w:r w:rsidRPr="00135D4B">
        <w:rPr>
          <w:bCs/>
          <w:color w:val="000000" w:themeColor="text1"/>
          <w:spacing w:val="4"/>
          <w:sz w:val="26"/>
          <w:szCs w:val="26"/>
        </w:rPr>
        <w:t>. Kết quả giải quyết đối với người cai nghiện theo hợp đồng dịch vụ cai nghiện trong thời gian cơ sở bị đình chỉ hoạt động (</w:t>
      </w:r>
      <w:r w:rsidRPr="00135D4B">
        <w:rPr>
          <w:bCs/>
          <w:i/>
          <w:color w:val="000000" w:themeColor="text1"/>
          <w:spacing w:val="4"/>
          <w:sz w:val="26"/>
          <w:szCs w:val="26"/>
        </w:rPr>
        <w:t>bồi thường thiệt hại, hoàn trả chi phí cai nghiện</w:t>
      </w:r>
      <w:r w:rsidR="00040944">
        <w:rPr>
          <w:bCs/>
          <w:i/>
          <w:color w:val="000000" w:themeColor="text1"/>
          <w:spacing w:val="4"/>
          <w:sz w:val="26"/>
          <w:szCs w:val="26"/>
        </w:rPr>
        <w:t>, chuyển cơ sở cung cấp dịch vụ khác</w:t>
      </w:r>
      <w:r w:rsidRPr="00135D4B">
        <w:rPr>
          <w:bCs/>
          <w:i/>
          <w:color w:val="000000" w:themeColor="text1"/>
          <w:spacing w:val="4"/>
          <w:sz w:val="26"/>
          <w:szCs w:val="26"/>
        </w:rPr>
        <w:t>….</w:t>
      </w:r>
      <w:r w:rsidRPr="00135D4B">
        <w:rPr>
          <w:bCs/>
          <w:color w:val="000000" w:themeColor="text1"/>
          <w:spacing w:val="4"/>
          <w:sz w:val="26"/>
          <w:szCs w:val="26"/>
        </w:rPr>
        <w:t>).</w:t>
      </w:r>
    </w:p>
    <w:p w:rsidRPr="00135D4B" w:rsidR="00474E3E" w:rsidP="00474E3E" w:rsidRDefault="00474E3E" w14:paraId="699F01A7" w14:textId="77777777">
      <w:pPr>
        <w:tabs>
          <w:tab w:val="left" w:leader="dot" w:pos="9072"/>
        </w:tabs>
        <w:autoSpaceDE w:val="0"/>
        <w:autoSpaceDN w:val="0"/>
        <w:adjustRightInd w:val="0"/>
        <w:spacing w:before="60" w:after="60"/>
        <w:ind w:firstLine="0"/>
        <w:rPr>
          <w:bCs/>
          <w:color w:val="000000" w:themeColor="text1"/>
          <w:spacing w:val="4"/>
          <w:sz w:val="26"/>
          <w:szCs w:val="26"/>
        </w:rPr>
      </w:pPr>
      <w:r w:rsidRPr="00135D4B">
        <w:rPr>
          <w:bCs/>
          <w:color w:val="000000" w:themeColor="text1"/>
          <w:spacing w:val="4"/>
          <w:sz w:val="26"/>
          <w:szCs w:val="26"/>
        </w:rPr>
        <w:tab/>
      </w:r>
    </w:p>
    <w:p w:rsidRPr="00135D4B" w:rsidR="00474E3E" w:rsidP="00474E3E" w:rsidRDefault="00474E3E" w14:paraId="140F4561" w14:textId="77777777">
      <w:pPr>
        <w:tabs>
          <w:tab w:val="left" w:leader="dot" w:pos="9072"/>
        </w:tabs>
        <w:autoSpaceDE w:val="0"/>
        <w:autoSpaceDN w:val="0"/>
        <w:adjustRightInd w:val="0"/>
        <w:spacing w:before="60" w:after="60"/>
        <w:ind w:firstLine="0"/>
        <w:rPr>
          <w:bCs/>
          <w:color w:val="000000" w:themeColor="text1"/>
          <w:sz w:val="26"/>
          <w:szCs w:val="26"/>
        </w:rPr>
      </w:pPr>
      <w:r w:rsidRPr="00135D4B">
        <w:rPr>
          <w:bCs/>
          <w:color w:val="000000" w:themeColor="text1"/>
          <w:spacing w:val="4"/>
          <w:sz w:val="26"/>
          <w:szCs w:val="26"/>
        </w:rPr>
        <w:tab/>
      </w:r>
    </w:p>
    <w:p w:rsidRPr="00135D4B" w:rsidR="00474E3E" w:rsidP="00474E3E" w:rsidRDefault="00474E3E" w14:paraId="28E54852" w14:textId="77777777">
      <w:pPr>
        <w:autoSpaceDE w:val="0"/>
        <w:autoSpaceDN w:val="0"/>
        <w:adjustRightInd w:val="0"/>
        <w:spacing w:before="60" w:after="60"/>
        <w:rPr>
          <w:bCs/>
          <w:color w:val="000000" w:themeColor="text1"/>
          <w:sz w:val="26"/>
          <w:szCs w:val="26"/>
        </w:rPr>
      </w:pPr>
      <w:r w:rsidRPr="00135D4B">
        <w:rPr>
          <w:bCs/>
          <w:color w:val="000000" w:themeColor="text1"/>
          <w:sz w:val="26"/>
          <w:szCs w:val="26"/>
        </w:rPr>
        <w:t>3. Các vấn đề khác: ………………………………………………………………</w:t>
      </w:r>
    </w:p>
    <w:p w:rsidRPr="00135D4B" w:rsidR="00474E3E" w:rsidP="00474E3E" w:rsidRDefault="00474E3E" w14:paraId="7F144076" w14:textId="77777777">
      <w:pPr>
        <w:tabs>
          <w:tab w:val="left" w:leader="dot" w:pos="9072"/>
        </w:tabs>
        <w:autoSpaceDE w:val="0"/>
        <w:autoSpaceDN w:val="0"/>
        <w:adjustRightInd w:val="0"/>
        <w:spacing w:before="60" w:after="60"/>
        <w:ind w:firstLine="0"/>
        <w:rPr>
          <w:bCs/>
          <w:color w:val="000000" w:themeColor="text1"/>
          <w:sz w:val="26"/>
          <w:szCs w:val="26"/>
        </w:rPr>
      </w:pPr>
      <w:r w:rsidRPr="00135D4B">
        <w:rPr>
          <w:bCs/>
          <w:color w:val="000000" w:themeColor="text1"/>
          <w:sz w:val="26"/>
          <w:szCs w:val="26"/>
        </w:rPr>
        <w:tab/>
      </w:r>
    </w:p>
    <w:p w:rsidRPr="00135D4B" w:rsidR="00474E3E" w:rsidP="00474E3E" w:rsidRDefault="00474E3E" w14:paraId="46F9E46E" w14:textId="77777777">
      <w:pPr>
        <w:autoSpaceDE w:val="0"/>
        <w:autoSpaceDN w:val="0"/>
        <w:adjustRightInd w:val="0"/>
        <w:spacing w:before="60" w:after="60"/>
        <w:ind w:firstLine="709"/>
        <w:rPr>
          <w:color w:val="000000" w:themeColor="text1"/>
          <w:sz w:val="26"/>
          <w:szCs w:val="26"/>
        </w:rPr>
      </w:pPr>
      <w:r w:rsidRPr="00135D4B">
        <w:rPr>
          <w:bCs/>
          <w:color w:val="000000" w:themeColor="text1"/>
          <w:sz w:val="26"/>
          <w:szCs w:val="26"/>
        </w:rPr>
        <w:t>4.</w:t>
      </w:r>
      <w:r w:rsidRPr="00135D4B">
        <w:rPr>
          <w:color w:val="000000" w:themeColor="text1"/>
          <w:sz w:val="26"/>
          <w:szCs w:val="26"/>
        </w:rPr>
        <w:t xml:space="preserve"> Kiến nghị: ………………………………</w:t>
      </w:r>
      <w:r w:rsidRPr="00135D4B">
        <w:rPr>
          <w:rStyle w:val="FootnoteReference"/>
          <w:color w:val="000000" w:themeColor="text1"/>
          <w:sz w:val="26"/>
          <w:szCs w:val="26"/>
        </w:rPr>
        <w:footnoteReference w:id="64"/>
      </w:r>
      <w:r w:rsidRPr="00135D4B">
        <w:rPr>
          <w:color w:val="000000" w:themeColor="text1"/>
          <w:sz w:val="26"/>
          <w:szCs w:val="26"/>
        </w:rPr>
        <w:t>…………………………………….</w:t>
      </w:r>
    </w:p>
    <w:p w:rsidRPr="00135D4B" w:rsidR="00474E3E" w:rsidP="00474E3E" w:rsidRDefault="00474E3E" w14:paraId="7BBD29A6" w14:textId="77777777">
      <w:pPr>
        <w:tabs>
          <w:tab w:val="left" w:leader="dot" w:pos="9072"/>
        </w:tabs>
        <w:autoSpaceDE w:val="0"/>
        <w:autoSpaceDN w:val="0"/>
        <w:adjustRightInd w:val="0"/>
        <w:spacing w:before="60" w:after="60"/>
        <w:ind w:firstLine="0"/>
        <w:rPr>
          <w:color w:val="000000" w:themeColor="text1"/>
          <w:sz w:val="26"/>
          <w:szCs w:val="26"/>
        </w:rPr>
      </w:pPr>
      <w:r w:rsidRPr="00135D4B">
        <w:rPr>
          <w:color w:val="000000" w:themeColor="text1"/>
          <w:sz w:val="26"/>
          <w:szCs w:val="26"/>
        </w:rPr>
        <w:tab/>
      </w:r>
    </w:p>
    <w:p w:rsidRPr="00135D4B" w:rsidR="00474E3E" w:rsidP="00474E3E" w:rsidRDefault="00474E3E" w14:paraId="22F3AF68" w14:textId="77777777">
      <w:pPr>
        <w:autoSpaceDE w:val="0"/>
        <w:autoSpaceDN w:val="0"/>
        <w:adjustRightInd w:val="0"/>
        <w:spacing w:before="60" w:after="60"/>
        <w:ind w:firstLine="0"/>
        <w:rPr>
          <w:color w:val="000000" w:themeColor="text1"/>
          <w:sz w:val="26"/>
          <w:szCs w:val="26"/>
        </w:rPr>
      </w:pPr>
    </w:p>
    <w:tbl>
      <w:tblPr>
        <w:tblW w:w="8982" w:type="dxa"/>
        <w:tblInd w:w="108" w:type="dxa"/>
        <w:tblLayout w:type="fixed"/>
        <w:tblLook w:val="0000" w:firstRow="0" w:lastRow="0" w:firstColumn="0" w:lastColumn="0" w:noHBand="0" w:noVBand="0"/>
      </w:tblPr>
      <w:tblGrid>
        <w:gridCol w:w="4253"/>
        <w:gridCol w:w="4729"/>
      </w:tblGrid>
      <w:tr w:rsidRPr="00135D4B" w:rsidR="00135D4B" w:rsidTr="00B3741E" w14:paraId="0C733B7A" w14:textId="77777777">
        <w:trPr>
          <w:trHeight w:val="1"/>
        </w:trPr>
        <w:tc>
          <w:tcPr>
            <w:tcW w:w="4253" w:type="dxa"/>
            <w:tcBorders>
              <w:top w:val="nil"/>
              <w:left w:val="nil"/>
              <w:bottom w:val="nil"/>
              <w:right w:val="nil"/>
            </w:tcBorders>
            <w:shd w:val="clear" w:color="000000" w:fill="FFFFFF"/>
          </w:tcPr>
          <w:p w:rsidRPr="00135D4B" w:rsidR="00474E3E" w:rsidP="00B3741E" w:rsidRDefault="00474E3E" w14:paraId="799CE40C" w14:textId="77777777">
            <w:pPr>
              <w:autoSpaceDE w:val="0"/>
              <w:autoSpaceDN w:val="0"/>
              <w:adjustRightInd w:val="0"/>
              <w:ind w:firstLine="0"/>
              <w:rPr>
                <w:color w:val="000000" w:themeColor="text1"/>
                <w:sz w:val="26"/>
                <w:szCs w:val="26"/>
              </w:rPr>
            </w:pPr>
          </w:p>
        </w:tc>
        <w:tc>
          <w:tcPr>
            <w:tcW w:w="4729" w:type="dxa"/>
            <w:tcBorders>
              <w:top w:val="nil"/>
              <w:left w:val="nil"/>
              <w:bottom w:val="nil"/>
              <w:right w:val="nil"/>
            </w:tcBorders>
            <w:shd w:val="clear" w:color="000000" w:fill="FFFFFF"/>
          </w:tcPr>
          <w:p w:rsidRPr="00135D4B" w:rsidR="00474E3E" w:rsidP="00B3741E" w:rsidRDefault="00474E3E" w14:paraId="12E59434" w14:textId="77777777">
            <w:pPr>
              <w:autoSpaceDE w:val="0"/>
              <w:autoSpaceDN w:val="0"/>
              <w:adjustRightInd w:val="0"/>
              <w:ind w:hanging="181"/>
              <w:jc w:val="center"/>
              <w:rPr>
                <w:color w:val="000000" w:themeColor="text1"/>
                <w:sz w:val="26"/>
                <w:szCs w:val="26"/>
              </w:rPr>
            </w:pPr>
            <w:r w:rsidRPr="00135D4B">
              <w:rPr>
                <w:b/>
                <w:bCs/>
                <w:color w:val="000000" w:themeColor="text1"/>
                <w:sz w:val="26"/>
                <w:szCs w:val="26"/>
              </w:rPr>
              <w:t xml:space="preserve">NGƯỜI ĐẠI DIỆN </w:t>
            </w:r>
            <w:r w:rsidRPr="00135D4B">
              <w:rPr>
                <w:b/>
                <w:bCs/>
                <w:color w:val="000000" w:themeColor="text1"/>
                <w:sz w:val="26"/>
                <w:szCs w:val="26"/>
              </w:rPr>
              <w:br/>
            </w:r>
            <w:r w:rsidRPr="00135D4B">
              <w:rPr>
                <w:i/>
                <w:iCs/>
                <w:color w:val="000000" w:themeColor="text1"/>
                <w:sz w:val="26"/>
                <w:szCs w:val="26"/>
              </w:rPr>
              <w:t xml:space="preserve">(Ký, ghi rõ họ tên, </w:t>
            </w:r>
            <w:r w:rsidRPr="00135D4B">
              <w:rPr>
                <w:i/>
                <w:iCs/>
                <w:color w:val="000000" w:themeColor="text1"/>
                <w:sz w:val="26"/>
                <w:szCs w:val="26"/>
                <w:lang w:val="vi-VN"/>
              </w:rPr>
              <w:t xml:space="preserve">chức danh, </w:t>
            </w:r>
            <w:r w:rsidRPr="00135D4B">
              <w:rPr>
                <w:i/>
                <w:iCs/>
                <w:color w:val="000000" w:themeColor="text1"/>
                <w:sz w:val="26"/>
                <w:szCs w:val="26"/>
              </w:rPr>
              <w:t>đóng dấu)</w:t>
            </w:r>
          </w:p>
        </w:tc>
      </w:tr>
    </w:tbl>
    <w:p w:rsidRPr="00135D4B" w:rsidR="002B7D5E" w:rsidP="00474E3E" w:rsidRDefault="002B7D5E" w14:paraId="3BBD6DB8" w14:textId="77777777">
      <w:pPr>
        <w:ind w:firstLine="0"/>
        <w:rPr>
          <w:b/>
          <w:color w:val="000000" w:themeColor="text1"/>
          <w:sz w:val="26"/>
          <w:szCs w:val="26"/>
        </w:rPr>
      </w:pPr>
    </w:p>
    <w:p w:rsidR="00040944" w:rsidRDefault="00040944" w14:paraId="6D2700BC" w14:textId="77777777">
      <w:pPr>
        <w:spacing w:after="200" w:line="276" w:lineRule="auto"/>
        <w:ind w:firstLine="0"/>
        <w:jc w:val="left"/>
        <w:rPr>
          <w:b/>
          <w:color w:val="000000" w:themeColor="text1"/>
          <w:sz w:val="26"/>
          <w:szCs w:val="26"/>
        </w:rPr>
      </w:pPr>
      <w:r>
        <w:rPr>
          <w:b/>
          <w:color w:val="000000" w:themeColor="text1"/>
          <w:sz w:val="26"/>
          <w:szCs w:val="26"/>
        </w:rPr>
        <w:br w:type="page"/>
      </w:r>
    </w:p>
    <w:p w:rsidRPr="00B2046E" w:rsidR="00474E3E" w:rsidP="0097243B" w:rsidRDefault="00474E3E" w14:paraId="0C5424C9" w14:textId="4E2CB678">
      <w:pPr>
        <w:jc w:val="right"/>
        <w:rPr>
          <w:b/>
          <w:color w:val="000000" w:themeColor="text1"/>
          <w:sz w:val="26"/>
          <w:szCs w:val="26"/>
        </w:rPr>
      </w:pPr>
      <w:r w:rsidRPr="00135D4B">
        <w:rPr>
          <w:b/>
          <w:color w:val="000000" w:themeColor="text1"/>
          <w:sz w:val="26"/>
          <w:szCs w:val="26"/>
        </w:rPr>
        <w:t>Mẫu số 16</w:t>
      </w:r>
    </w:p>
    <w:p w:rsidRPr="00135D4B" w:rsidR="00474E3E" w:rsidP="00474E3E" w:rsidRDefault="00474E3E" w14:paraId="1313E97F" w14:textId="77777777">
      <w:pPr>
        <w:ind w:firstLine="0"/>
        <w:rPr>
          <w:b/>
          <w:color w:val="000000" w:themeColor="text1"/>
          <w:sz w:val="26"/>
          <w:szCs w:val="26"/>
        </w:rPr>
      </w:pPr>
    </w:p>
    <w:tbl>
      <w:tblPr>
        <w:tblW w:w="9108" w:type="dxa"/>
        <w:jc w:val="center"/>
        <w:tblLayout w:type="fixed"/>
        <w:tblCellMar>
          <w:left w:w="0" w:type="dxa"/>
          <w:right w:w="0" w:type="dxa"/>
        </w:tblCellMar>
        <w:tblLook w:val="0000" w:firstRow="0" w:lastRow="0" w:firstColumn="0" w:lastColumn="0" w:noHBand="0" w:noVBand="0"/>
      </w:tblPr>
      <w:tblGrid>
        <w:gridCol w:w="3582"/>
        <w:gridCol w:w="5526"/>
      </w:tblGrid>
      <w:tr w:rsidRPr="00135D4B" w:rsidR="00135D4B" w:rsidTr="00B3741E" w14:paraId="6647231D" w14:textId="77777777">
        <w:trPr>
          <w:trHeight w:val="819"/>
          <w:jc w:val="center"/>
        </w:trPr>
        <w:tc>
          <w:tcPr>
            <w:tcW w:w="3582" w:type="dxa"/>
            <w:tcBorders>
              <w:left w:val="nil"/>
              <w:right w:val="nil"/>
            </w:tcBorders>
            <w:shd w:val="clear" w:color="auto" w:fill="FFFFFF"/>
          </w:tcPr>
          <w:p w:rsidRPr="00135D4B" w:rsidR="005B22D6" w:rsidP="00B3741E" w:rsidRDefault="005B22D6" w14:paraId="7DF162A2" w14:textId="77777777">
            <w:pPr>
              <w:pStyle w:val="Other0"/>
              <w:shd w:val="clear" w:color="auto" w:fill="auto"/>
              <w:spacing w:after="0" w:line="320" w:lineRule="exact"/>
              <w:ind w:firstLine="0"/>
              <w:jc w:val="center"/>
              <w:rPr>
                <w:rStyle w:val="Other"/>
                <w:b/>
                <w:bCs/>
                <w:color w:val="000000" w:themeColor="text1"/>
                <w:sz w:val="24"/>
                <w:lang w:eastAsia="vi-VN"/>
              </w:rPr>
            </w:pPr>
            <w:r w:rsidRPr="00135D4B">
              <w:rPr>
                <w:rStyle w:val="Other"/>
                <w:b/>
                <w:bCs/>
                <w:color w:val="000000" w:themeColor="text1"/>
                <w:sz w:val="24"/>
                <w:lang w:eastAsia="vi-VN"/>
              </w:rPr>
              <w:t>ỦY BAN NHÂN DÂN</w:t>
            </w:r>
          </w:p>
          <w:p w:rsidRPr="00135D4B" w:rsidR="00474E3E" w:rsidP="00B3741E" w:rsidRDefault="00474E3E" w14:paraId="3061D537" w14:textId="77777777">
            <w:pPr>
              <w:pStyle w:val="Other0"/>
              <w:shd w:val="clear" w:color="auto" w:fill="auto"/>
              <w:spacing w:after="0" w:line="320" w:lineRule="exact"/>
              <w:ind w:firstLine="0"/>
              <w:jc w:val="center"/>
              <w:rPr>
                <w:rStyle w:val="Other"/>
                <w:bCs/>
                <w:color w:val="000000" w:themeColor="text1"/>
                <w:sz w:val="24"/>
                <w:lang w:eastAsia="vi-VN"/>
              </w:rPr>
            </w:pPr>
            <w:r w:rsidRPr="00135D4B">
              <w:rPr>
                <w:rStyle w:val="Other"/>
                <w:bCs/>
                <w:color w:val="000000" w:themeColor="text1"/>
                <w:sz w:val="24"/>
                <w:lang w:eastAsia="vi-VN"/>
              </w:rPr>
              <w:t>………</w:t>
            </w:r>
            <w:r w:rsidR="00660891">
              <w:rPr>
                <w:rStyle w:val="FootnoteReference"/>
                <w:bCs/>
                <w:color w:val="000000" w:themeColor="text1"/>
                <w:sz w:val="24"/>
                <w:lang w:eastAsia="vi-VN"/>
              </w:rPr>
              <w:footnoteReference w:id="65"/>
            </w:r>
            <w:r w:rsidRPr="00135D4B">
              <w:rPr>
                <w:rStyle w:val="Other"/>
                <w:bCs/>
                <w:color w:val="000000" w:themeColor="text1"/>
                <w:sz w:val="24"/>
                <w:lang w:eastAsia="vi-VN"/>
              </w:rPr>
              <w:t>…………</w:t>
            </w:r>
          </w:p>
          <w:p w:rsidRPr="00135D4B" w:rsidR="00474E3E" w:rsidP="00B3741E" w:rsidRDefault="008404B0" w14:paraId="343D7C44" w14:textId="77777777">
            <w:pPr>
              <w:pStyle w:val="Other0"/>
              <w:shd w:val="clear" w:color="auto" w:fill="auto"/>
              <w:spacing w:after="0" w:line="320" w:lineRule="exact"/>
              <w:ind w:firstLine="0"/>
              <w:jc w:val="center"/>
              <w:rPr>
                <w:color w:val="000000" w:themeColor="text1"/>
                <w:sz w:val="24"/>
                <w:vertAlign w:val="superscript"/>
              </w:rPr>
            </w:pPr>
            <w:r w:rsidRPr="00135D4B">
              <w:rPr>
                <w:color w:val="000000" w:themeColor="text1"/>
                <w:sz w:val="24"/>
                <w:vertAlign w:val="superscript"/>
              </w:rPr>
              <w:t>__________</w:t>
            </w:r>
          </w:p>
        </w:tc>
        <w:tc>
          <w:tcPr>
            <w:tcW w:w="5526" w:type="dxa"/>
            <w:tcBorders>
              <w:left w:val="nil"/>
              <w:right w:val="nil"/>
            </w:tcBorders>
            <w:shd w:val="clear" w:color="auto" w:fill="FFFFFF"/>
          </w:tcPr>
          <w:p w:rsidRPr="00135D4B" w:rsidR="00474E3E" w:rsidP="00B3741E" w:rsidRDefault="00474E3E" w14:paraId="35D51C03"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474E3E" w:rsidP="00B3741E" w:rsidRDefault="00474E3E" w14:paraId="4BA07ABA" w14:textId="77777777">
            <w:pPr>
              <w:pStyle w:val="Other0"/>
              <w:shd w:val="clear" w:color="auto" w:fill="auto"/>
              <w:spacing w:after="0" w:line="320" w:lineRule="exact"/>
              <w:ind w:firstLine="142"/>
              <w:jc w:val="center"/>
              <w:rPr>
                <w:rStyle w:val="Other"/>
                <w:b/>
                <w:bCs/>
                <w:color w:val="000000" w:themeColor="text1"/>
                <w:sz w:val="28"/>
                <w:szCs w:val="28"/>
                <w:lang w:eastAsia="vi-VN"/>
              </w:rPr>
            </w:pPr>
            <w:r w:rsidRPr="00135D4B">
              <w:rPr>
                <w:rStyle w:val="Other"/>
                <w:b/>
                <w:bCs/>
                <w:color w:val="000000" w:themeColor="text1"/>
                <w:sz w:val="28"/>
                <w:szCs w:val="28"/>
                <w:lang w:eastAsia="vi-VN"/>
              </w:rPr>
              <w:t>Độc lập - Tự do - Hạnh phúc</w:t>
            </w:r>
          </w:p>
          <w:p w:rsidRPr="00135D4B" w:rsidR="008404B0" w:rsidP="00B3741E" w:rsidRDefault="008404B0" w14:paraId="66911107" w14:textId="77777777">
            <w:pPr>
              <w:pStyle w:val="Other0"/>
              <w:shd w:val="clear" w:color="auto" w:fill="auto"/>
              <w:spacing w:after="0" w:line="320" w:lineRule="exact"/>
              <w:ind w:firstLine="142"/>
              <w:jc w:val="center"/>
              <w:rPr>
                <w:color w:val="000000" w:themeColor="text1"/>
                <w:sz w:val="28"/>
                <w:szCs w:val="28"/>
                <w:vertAlign w:val="superscript"/>
              </w:rPr>
            </w:pPr>
            <w:r w:rsidRPr="00135D4B">
              <w:rPr>
                <w:color w:val="000000" w:themeColor="text1"/>
                <w:sz w:val="28"/>
                <w:szCs w:val="28"/>
                <w:vertAlign w:val="superscript"/>
              </w:rPr>
              <w:t>_________________________________________</w:t>
            </w:r>
          </w:p>
        </w:tc>
      </w:tr>
      <w:tr w:rsidRPr="00135D4B" w:rsidR="00135D4B" w:rsidTr="00B3741E" w14:paraId="2314F719" w14:textId="77777777">
        <w:trPr>
          <w:trHeight w:val="114"/>
          <w:jc w:val="center"/>
        </w:trPr>
        <w:tc>
          <w:tcPr>
            <w:tcW w:w="3582" w:type="dxa"/>
            <w:tcBorders>
              <w:left w:val="nil"/>
              <w:right w:val="nil"/>
            </w:tcBorders>
            <w:shd w:val="clear" w:color="auto" w:fill="FFFFFF"/>
          </w:tcPr>
          <w:p w:rsidRPr="00135D4B" w:rsidR="00474E3E" w:rsidP="00B3741E" w:rsidRDefault="00474E3E" w14:paraId="521B0D1D" w14:textId="77777777">
            <w:pPr>
              <w:pStyle w:val="Other0"/>
              <w:shd w:val="clear" w:color="auto" w:fill="auto"/>
              <w:spacing w:after="0" w:line="320" w:lineRule="exact"/>
              <w:ind w:firstLine="0"/>
              <w:jc w:val="center"/>
              <w:rPr>
                <w:rStyle w:val="Other"/>
                <w:bCs/>
                <w:color w:val="000000" w:themeColor="text1"/>
                <w:sz w:val="24"/>
                <w:lang w:eastAsia="vi-VN"/>
              </w:rPr>
            </w:pPr>
            <w:r w:rsidRPr="00135D4B">
              <w:rPr>
                <w:color w:val="000000" w:themeColor="text1"/>
                <w:lang w:val="vi-VN"/>
              </w:rPr>
              <w:t>Số:       /</w:t>
            </w:r>
            <w:r w:rsidRPr="00135D4B">
              <w:rPr>
                <w:color w:val="000000" w:themeColor="text1"/>
              </w:rPr>
              <w:t>QĐ</w:t>
            </w:r>
            <w:r w:rsidRPr="00135D4B">
              <w:rPr>
                <w:color w:val="000000" w:themeColor="text1"/>
                <w:lang w:val="vi-VN"/>
              </w:rPr>
              <w:t>-</w:t>
            </w:r>
            <w:r w:rsidRPr="00135D4B">
              <w:rPr>
                <w:color w:val="000000" w:themeColor="text1"/>
              </w:rPr>
              <w:t>UBND</w:t>
            </w:r>
          </w:p>
        </w:tc>
        <w:tc>
          <w:tcPr>
            <w:tcW w:w="5526" w:type="dxa"/>
            <w:tcBorders>
              <w:left w:val="nil"/>
              <w:right w:val="nil"/>
            </w:tcBorders>
            <w:shd w:val="clear" w:color="auto" w:fill="FFFFFF"/>
          </w:tcPr>
          <w:p w:rsidRPr="00135D4B" w:rsidR="00474E3E" w:rsidP="00B3741E" w:rsidRDefault="00474E3E" w14:paraId="72D2FBDB"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i/>
                <w:color w:val="000000" w:themeColor="text1"/>
              </w:rPr>
              <w:t>...........</w:t>
            </w:r>
            <w:r w:rsidR="00660891">
              <w:rPr>
                <w:rStyle w:val="FootnoteReference"/>
                <w:i/>
                <w:color w:val="000000" w:themeColor="text1"/>
              </w:rPr>
              <w:footnoteReference w:id="66"/>
            </w:r>
            <w:r w:rsidRPr="00135D4B">
              <w:rPr>
                <w:i/>
                <w:color w:val="000000" w:themeColor="text1"/>
              </w:rPr>
              <w:t xml:space="preserve">........., ngày </w:t>
            </w:r>
            <w:proofErr w:type="gramStart"/>
            <w:r w:rsidRPr="00135D4B" w:rsidR="008404B0">
              <w:rPr>
                <w:i/>
                <w:color w:val="000000" w:themeColor="text1"/>
              </w:rPr>
              <w:t>…</w:t>
            </w:r>
            <w:r w:rsidRPr="00135D4B">
              <w:rPr>
                <w:i/>
                <w:color w:val="000000" w:themeColor="text1"/>
              </w:rPr>
              <w:t>..</w:t>
            </w:r>
            <w:proofErr w:type="gramEnd"/>
            <w:r w:rsidRPr="00135D4B">
              <w:rPr>
                <w:i/>
                <w:color w:val="000000" w:themeColor="text1"/>
              </w:rPr>
              <w:t xml:space="preserve"> tháng </w:t>
            </w:r>
            <w:proofErr w:type="gramStart"/>
            <w:r w:rsidRPr="00135D4B" w:rsidR="008404B0">
              <w:rPr>
                <w:i/>
                <w:color w:val="000000" w:themeColor="text1"/>
              </w:rPr>
              <w:t>….</w:t>
            </w:r>
            <w:r w:rsidRPr="00135D4B">
              <w:rPr>
                <w:i/>
                <w:color w:val="000000" w:themeColor="text1"/>
              </w:rPr>
              <w:t>.</w:t>
            </w:r>
            <w:proofErr w:type="gramEnd"/>
            <w:r w:rsidRPr="00135D4B">
              <w:rPr>
                <w:i/>
                <w:color w:val="000000" w:themeColor="text1"/>
              </w:rPr>
              <w:t xml:space="preserve"> năm ……….</w:t>
            </w:r>
          </w:p>
        </w:tc>
      </w:tr>
    </w:tbl>
    <w:p w:rsidRPr="00135D4B" w:rsidR="00474E3E" w:rsidP="00474E3E" w:rsidRDefault="00474E3E" w14:paraId="76583B57" w14:textId="77777777">
      <w:pPr>
        <w:shd w:val="clear" w:color="auto" w:fill="FFFFFF"/>
        <w:ind w:firstLine="0"/>
        <w:rPr>
          <w:b/>
          <w:color w:val="000000" w:themeColor="text1"/>
          <w:sz w:val="26"/>
          <w:szCs w:val="26"/>
          <w:lang w:val="vi-VN"/>
        </w:rPr>
      </w:pPr>
    </w:p>
    <w:p w:rsidRPr="00135D4B" w:rsidR="00474E3E" w:rsidP="00474E3E" w:rsidRDefault="00474E3E" w14:paraId="31E980D4" w14:textId="77777777">
      <w:pPr>
        <w:tabs>
          <w:tab w:val="left" w:pos="3885"/>
          <w:tab w:val="center" w:pos="5103"/>
        </w:tabs>
        <w:spacing w:line="280" w:lineRule="atLeast"/>
        <w:ind w:firstLine="0"/>
        <w:jc w:val="center"/>
        <w:rPr>
          <w:b/>
          <w:color w:val="000000" w:themeColor="text1"/>
          <w:sz w:val="26"/>
          <w:szCs w:val="26"/>
          <w:lang w:val="sv-SE"/>
        </w:rPr>
      </w:pPr>
      <w:r w:rsidRPr="00135D4B">
        <w:rPr>
          <w:b/>
          <w:color w:val="000000" w:themeColor="text1"/>
          <w:sz w:val="26"/>
          <w:szCs w:val="26"/>
          <w:lang w:val="sv-SE"/>
        </w:rPr>
        <w:t>QUYẾT ĐỊNH</w:t>
      </w:r>
    </w:p>
    <w:p w:rsidRPr="00135D4B" w:rsidR="00474E3E" w:rsidP="00474E3E" w:rsidRDefault="0035017A" w14:paraId="6600012E" w14:textId="77777777">
      <w:pPr>
        <w:tabs>
          <w:tab w:val="right" w:leader="dot" w:pos="6237"/>
        </w:tabs>
        <w:spacing w:line="280" w:lineRule="atLeast"/>
        <w:ind w:firstLine="0"/>
        <w:jc w:val="center"/>
        <w:rPr>
          <w:rFonts w:eastAsiaTheme="minorHAnsi" w:cstheme="minorBidi"/>
          <w:b/>
          <w:color w:val="000000" w:themeColor="text1"/>
          <w:sz w:val="26"/>
          <w:szCs w:val="26"/>
          <w:lang w:val="sv-SE"/>
        </w:rPr>
      </w:pPr>
      <w:r w:rsidRPr="00135D4B">
        <w:rPr>
          <w:rFonts w:eastAsiaTheme="minorHAnsi" w:cstheme="minorBidi"/>
          <w:b/>
          <w:color w:val="000000" w:themeColor="text1"/>
          <w:sz w:val="26"/>
          <w:szCs w:val="26"/>
          <w:lang w:val="sv-SE"/>
        </w:rPr>
        <w:t>G</w:t>
      </w:r>
      <w:r w:rsidRPr="00135D4B" w:rsidR="00474E3E">
        <w:rPr>
          <w:rFonts w:eastAsiaTheme="minorHAnsi" w:cstheme="minorBidi"/>
          <w:b/>
          <w:color w:val="000000" w:themeColor="text1"/>
          <w:sz w:val="26"/>
          <w:szCs w:val="26"/>
          <w:lang w:val="sv-SE"/>
        </w:rPr>
        <w:t>iao nhiệm vụ cung cấp dịch vụ cai nghiện ma túy tự nguyện</w:t>
      </w:r>
    </w:p>
    <w:p w:rsidRPr="00135D4B" w:rsidR="00474E3E" w:rsidP="00474E3E" w:rsidRDefault="00474E3E" w14:paraId="293A3C72" w14:textId="77777777">
      <w:pPr>
        <w:tabs>
          <w:tab w:val="right" w:leader="dot" w:pos="6237"/>
        </w:tabs>
        <w:spacing w:line="280" w:lineRule="atLeast"/>
        <w:ind w:firstLine="0"/>
        <w:jc w:val="center"/>
        <w:rPr>
          <w:rFonts w:eastAsiaTheme="minorHAnsi" w:cstheme="minorBidi"/>
          <w:b/>
          <w:color w:val="000000" w:themeColor="text1"/>
          <w:sz w:val="26"/>
          <w:szCs w:val="26"/>
          <w:lang w:val="sv-SE"/>
        </w:rPr>
      </w:pPr>
      <w:r w:rsidRPr="00135D4B">
        <w:rPr>
          <w:rFonts w:eastAsiaTheme="minorHAnsi" w:cstheme="minorBidi"/>
          <w:b/>
          <w:color w:val="000000" w:themeColor="text1"/>
          <w:sz w:val="26"/>
          <w:szCs w:val="26"/>
          <w:lang w:val="sv-SE"/>
        </w:rPr>
        <w:t xml:space="preserve">tại gia đình, cộng đồng </w:t>
      </w:r>
    </w:p>
    <w:p w:rsidRPr="00135D4B" w:rsidR="00474E3E" w:rsidP="00474E3E" w:rsidRDefault="00474E3E" w14:paraId="3A2DA91F" w14:textId="77777777">
      <w:pPr>
        <w:tabs>
          <w:tab w:val="right" w:leader="dot" w:pos="6237"/>
        </w:tabs>
        <w:spacing w:line="280" w:lineRule="atLeast"/>
        <w:ind w:firstLine="0"/>
        <w:jc w:val="center"/>
        <w:rPr>
          <w:rFonts w:eastAsiaTheme="minorHAnsi" w:cstheme="minorBidi"/>
          <w:b/>
          <w:color w:val="000000" w:themeColor="text1"/>
          <w:sz w:val="26"/>
          <w:szCs w:val="26"/>
          <w:lang w:val="sv-SE"/>
        </w:rPr>
      </w:pPr>
      <w:r w:rsidRPr="00135D4B">
        <w:rPr>
          <w:b/>
          <w:noProof/>
          <w:color w:val="000000" w:themeColor="text1"/>
          <w:sz w:val="26"/>
          <w:szCs w:val="26"/>
        </w:rPr>
        <mc:AlternateContent>
          <mc:Choice Requires="wps">
            <w:drawing>
              <wp:anchor distT="0" distB="0" distL="114300" distR="114300" simplePos="0" relativeHeight="251854848" behindDoc="0" locked="0" layoutInCell="1" allowOverlap="1" wp14:anchorId="68DEF9F6" wp14:editId="4D283CFD">
                <wp:simplePos x="0" y="0"/>
                <wp:positionH relativeFrom="column">
                  <wp:posOffset>2348865</wp:posOffset>
                </wp:positionH>
                <wp:positionV relativeFrom="paragraph">
                  <wp:posOffset>37465</wp:posOffset>
                </wp:positionV>
                <wp:extent cx="1066800" cy="0"/>
                <wp:effectExtent l="0" t="0" r="19050" b="19050"/>
                <wp:wrapNone/>
                <wp:docPr id="44" name="Straight Connector 44"/>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DD98252">
              <v:line id="Straight Connector 44"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from="184.95pt,2.95pt" to="268.95pt,2.95pt" w14:anchorId="7993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"/>
            </w:pict>
          </mc:Fallback>
        </mc:AlternateContent>
      </w:r>
    </w:p>
    <w:p w:rsidRPr="00135D4B" w:rsidR="00474E3E" w:rsidP="00474E3E" w:rsidRDefault="00474E3E" w14:paraId="04BDDD96" w14:textId="77777777">
      <w:pPr>
        <w:spacing w:line="280" w:lineRule="atLeast"/>
        <w:ind w:firstLine="0"/>
        <w:jc w:val="center"/>
        <w:rPr>
          <w:i/>
          <w:color w:val="000000" w:themeColor="text1"/>
          <w:sz w:val="26"/>
          <w:szCs w:val="26"/>
          <w:lang w:val="pt-BR"/>
        </w:rPr>
      </w:pPr>
      <w:r w:rsidRPr="00135D4B">
        <w:rPr>
          <w:rStyle w:val="Other"/>
          <w:b/>
          <w:bCs/>
          <w:color w:val="000000" w:themeColor="text1"/>
          <w:lang w:val="sv-SE" w:eastAsia="vi-VN"/>
        </w:rPr>
        <w:t>CHỦ TỊCH ỦY BAN NHÂN DÂN ……………1……………</w:t>
      </w:r>
    </w:p>
    <w:p w:rsidRPr="00135D4B" w:rsidR="005B22D6" w:rsidP="00474E3E" w:rsidRDefault="005B22D6" w14:paraId="02EA765F" w14:textId="77777777">
      <w:pPr>
        <w:spacing w:line="280" w:lineRule="atLeast"/>
        <w:rPr>
          <w:i/>
          <w:color w:val="000000" w:themeColor="text1"/>
          <w:sz w:val="26"/>
          <w:szCs w:val="26"/>
          <w:lang w:val="pt-BR"/>
        </w:rPr>
      </w:pPr>
    </w:p>
    <w:p w:rsidRPr="00135D4B" w:rsidR="00474E3E" w:rsidP="00474E3E" w:rsidRDefault="00474E3E" w14:paraId="77CBDACC" w14:textId="77777777">
      <w:pPr>
        <w:spacing w:line="280" w:lineRule="atLeast"/>
        <w:rPr>
          <w:i/>
          <w:color w:val="000000" w:themeColor="text1"/>
          <w:sz w:val="26"/>
          <w:szCs w:val="26"/>
          <w:lang w:val="pt-BR"/>
        </w:rPr>
      </w:pPr>
      <w:r w:rsidRPr="00135D4B">
        <w:rPr>
          <w:i/>
          <w:color w:val="000000" w:themeColor="text1"/>
          <w:sz w:val="26"/>
          <w:szCs w:val="26"/>
          <w:lang w:val="pt-BR"/>
        </w:rPr>
        <w:t>Căn cứ Luật Phòng, chống ma túy</w:t>
      </w:r>
      <w:r w:rsidRPr="00135D4B" w:rsidR="001948DB">
        <w:rPr>
          <w:i/>
          <w:color w:val="000000" w:themeColor="text1"/>
          <w:sz w:val="26"/>
          <w:szCs w:val="26"/>
          <w:lang w:val="vi-VN"/>
        </w:rPr>
        <w:t xml:space="preserve"> năm</w:t>
      </w:r>
      <w:r w:rsidRPr="00135D4B">
        <w:rPr>
          <w:i/>
          <w:color w:val="000000" w:themeColor="text1"/>
          <w:sz w:val="26"/>
          <w:szCs w:val="26"/>
          <w:lang w:val="pt-BR"/>
        </w:rPr>
        <w:t xml:space="preserve"> 202</w:t>
      </w:r>
      <w:r w:rsidRPr="00135D4B" w:rsidR="005B22D6">
        <w:rPr>
          <w:i/>
          <w:color w:val="000000" w:themeColor="text1"/>
          <w:sz w:val="26"/>
          <w:szCs w:val="26"/>
          <w:lang w:val="pt-BR"/>
        </w:rPr>
        <w:t>5</w:t>
      </w:r>
      <w:r w:rsidRPr="00135D4B">
        <w:rPr>
          <w:i/>
          <w:color w:val="000000" w:themeColor="text1"/>
          <w:sz w:val="26"/>
          <w:szCs w:val="26"/>
          <w:lang w:val="pt-BR"/>
        </w:rPr>
        <w:t>;</w:t>
      </w:r>
    </w:p>
    <w:p w:rsidRPr="00135D4B" w:rsidR="007D42E5" w:rsidP="007D42E5" w:rsidRDefault="005B22D6" w14:paraId="6295BE78"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p>
    <w:p w:rsidRPr="00135D4B" w:rsidR="007D42E5" w:rsidP="007D42E5" w:rsidRDefault="00474E3E" w14:paraId="25B8E3D4" w14:textId="77777777">
      <w:pPr>
        <w:spacing w:before="60" w:after="60"/>
        <w:rPr>
          <w:rStyle w:val="Other"/>
          <w:i/>
          <w:color w:val="000000" w:themeColor="text1"/>
          <w:shd w:val="clear" w:color="auto" w:fill="auto"/>
          <w:lang w:val="pt-BR"/>
        </w:rPr>
      </w:pPr>
      <w:r w:rsidRPr="00135D4B">
        <w:rPr>
          <w:i/>
          <w:color w:val="000000" w:themeColor="text1"/>
          <w:sz w:val="26"/>
          <w:szCs w:val="26"/>
          <w:lang w:val="pt-BR"/>
        </w:rPr>
        <w:t xml:space="preserve">Theo đề nghị của </w:t>
      </w:r>
      <w:r w:rsidRPr="00135D4B" w:rsidR="007D42E5">
        <w:rPr>
          <w:i/>
          <w:color w:val="000000" w:themeColor="text1"/>
          <w:sz w:val="26"/>
          <w:szCs w:val="26"/>
          <w:lang w:val="pt-BR"/>
        </w:rPr>
        <w:t xml:space="preserve">Giám đốc Công an </w:t>
      </w:r>
      <w:r w:rsidRPr="00135D4B" w:rsidR="007D42E5">
        <w:rPr>
          <w:rStyle w:val="Other"/>
          <w:bCs/>
          <w:color w:val="000000" w:themeColor="text1"/>
          <w:sz w:val="24"/>
          <w:lang w:eastAsia="vi-VN"/>
        </w:rPr>
        <w:t>…………</w:t>
      </w:r>
      <w:r w:rsidRPr="00135D4B" w:rsidR="007D42E5">
        <w:rPr>
          <w:rStyle w:val="Other"/>
          <w:bCs/>
          <w:color w:val="000000" w:themeColor="text1"/>
          <w:sz w:val="24"/>
          <w:vertAlign w:val="superscript"/>
          <w:lang w:eastAsia="vi-VN"/>
        </w:rPr>
        <w:t>1</w:t>
      </w:r>
      <w:r w:rsidRPr="00135D4B" w:rsidR="007D42E5">
        <w:rPr>
          <w:rStyle w:val="Other"/>
          <w:bCs/>
          <w:color w:val="000000" w:themeColor="text1"/>
          <w:sz w:val="24"/>
          <w:lang w:eastAsia="vi-VN"/>
        </w:rPr>
        <w:t>………</w:t>
      </w:r>
    </w:p>
    <w:p w:rsidR="00660891" w:rsidP="008404B0" w:rsidRDefault="00660891" w14:paraId="4108F483" w14:textId="77777777">
      <w:pPr>
        <w:spacing w:before="120" w:after="120" w:line="280" w:lineRule="atLeast"/>
        <w:ind w:firstLine="0"/>
        <w:jc w:val="center"/>
        <w:rPr>
          <w:rStyle w:val="Other"/>
          <w:b/>
          <w:bCs/>
          <w:color w:val="000000" w:themeColor="text1"/>
          <w:lang w:val="pt-BR" w:eastAsia="vi-VN"/>
        </w:rPr>
      </w:pPr>
    </w:p>
    <w:p w:rsidRPr="00135D4B" w:rsidR="00474E3E" w:rsidP="008404B0" w:rsidRDefault="00474E3E" w14:paraId="0F991DC9" w14:textId="77777777">
      <w:pPr>
        <w:spacing w:before="120" w:after="120" w:line="280" w:lineRule="atLeast"/>
        <w:ind w:firstLine="0"/>
        <w:jc w:val="center"/>
        <w:rPr>
          <w:rStyle w:val="Other"/>
          <w:b/>
          <w:bCs/>
          <w:color w:val="000000" w:themeColor="text1"/>
          <w:lang w:val="pt-BR" w:eastAsia="vi-VN"/>
        </w:rPr>
      </w:pPr>
      <w:r w:rsidRPr="00135D4B">
        <w:rPr>
          <w:rStyle w:val="Other"/>
          <w:b/>
          <w:bCs/>
          <w:color w:val="000000" w:themeColor="text1"/>
          <w:lang w:val="pt-BR" w:eastAsia="vi-VN"/>
        </w:rPr>
        <w:t>QUYẾT ĐỊNH:</w:t>
      </w:r>
    </w:p>
    <w:p w:rsidRPr="00135D4B" w:rsidR="00474E3E" w:rsidP="00474E3E" w:rsidRDefault="00474E3E" w14:paraId="0018537B" w14:textId="77777777">
      <w:pPr>
        <w:shd w:val="clear" w:color="auto" w:fill="FFFFFF"/>
        <w:spacing w:line="280" w:lineRule="atLeast"/>
        <w:ind w:firstLine="709"/>
        <w:rPr>
          <w:rFonts w:eastAsiaTheme="minorHAnsi" w:cstheme="minorBidi"/>
          <w:bCs/>
          <w:color w:val="000000" w:themeColor="text1"/>
          <w:sz w:val="26"/>
          <w:szCs w:val="26"/>
          <w:lang w:val="pt-BR"/>
        </w:rPr>
      </w:pPr>
      <w:r w:rsidRPr="00135D4B">
        <w:rPr>
          <w:rFonts w:eastAsiaTheme="minorHAnsi" w:cstheme="minorBidi"/>
          <w:b/>
          <w:bCs/>
          <w:color w:val="000000" w:themeColor="text1"/>
          <w:sz w:val="26"/>
          <w:szCs w:val="26"/>
          <w:lang w:val="pt-BR"/>
        </w:rPr>
        <w:t>Điều 1. </w:t>
      </w:r>
      <w:r w:rsidRPr="00135D4B" w:rsidR="0035017A">
        <w:rPr>
          <w:rFonts w:eastAsiaTheme="minorHAnsi" w:cstheme="minorBidi"/>
          <w:bCs/>
          <w:color w:val="000000" w:themeColor="text1"/>
          <w:sz w:val="26"/>
          <w:szCs w:val="26"/>
          <w:lang w:val="pt-BR"/>
        </w:rPr>
        <w:t>G</w:t>
      </w:r>
      <w:r w:rsidRPr="00135D4B">
        <w:rPr>
          <w:rFonts w:eastAsiaTheme="minorHAnsi" w:cstheme="minorBidi"/>
          <w:bCs/>
          <w:color w:val="000000" w:themeColor="text1"/>
          <w:sz w:val="26"/>
          <w:szCs w:val="26"/>
          <w:lang w:val="pt-BR"/>
        </w:rPr>
        <w:t>iao nhiệm vụ cho đơn vị sự nghiệp công lập dưới đây cung cấp dịch vụ cai nghiện ma túy tự nguyện tại gia đình, cộng đồng:</w:t>
      </w:r>
    </w:p>
    <w:p w:rsidRPr="00135D4B" w:rsidR="00474E3E" w:rsidP="00474E3E" w:rsidRDefault="00474E3E" w14:paraId="404756A6" w14:textId="77777777">
      <w:pPr>
        <w:spacing w:line="280" w:lineRule="atLeast"/>
        <w:rPr>
          <w:color w:val="000000" w:themeColor="text1"/>
          <w:sz w:val="26"/>
          <w:szCs w:val="26"/>
          <w:lang w:val="pt-BR"/>
        </w:rPr>
      </w:pPr>
      <w:r w:rsidRPr="00135D4B">
        <w:rPr>
          <w:color w:val="000000" w:themeColor="text1"/>
          <w:sz w:val="26"/>
          <w:szCs w:val="26"/>
          <w:lang w:val="pt-BR"/>
        </w:rPr>
        <w:t>1. Tên đơn vị sự nghiệp công lập (</w:t>
      </w:r>
      <w:r w:rsidRPr="00135D4B">
        <w:rPr>
          <w:i/>
          <w:color w:val="000000" w:themeColor="text1"/>
          <w:sz w:val="26"/>
          <w:szCs w:val="26"/>
          <w:lang w:val="pt-BR"/>
        </w:rPr>
        <w:t>chữ in hoa</w:t>
      </w:r>
      <w:r w:rsidRPr="00135D4B">
        <w:rPr>
          <w:color w:val="000000" w:themeColor="text1"/>
          <w:sz w:val="26"/>
          <w:szCs w:val="26"/>
          <w:lang w:val="pt-BR"/>
        </w:rPr>
        <w:t>): .........</w:t>
      </w:r>
      <w:r w:rsidRPr="00135D4B">
        <w:rPr>
          <w:color w:val="000000" w:themeColor="text1"/>
          <w:sz w:val="26"/>
          <w:szCs w:val="26"/>
          <w:lang w:val="vi-VN"/>
        </w:rPr>
        <w:t>.</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w:t>
      </w:r>
    </w:p>
    <w:p w:rsidRPr="00135D4B" w:rsidR="00474E3E" w:rsidP="00474E3E" w:rsidRDefault="00474E3E" w14:paraId="0BD3E44B" w14:textId="77777777">
      <w:pPr>
        <w:spacing w:line="280" w:lineRule="atLeast"/>
        <w:rPr>
          <w:color w:val="000000" w:themeColor="text1"/>
          <w:sz w:val="26"/>
          <w:szCs w:val="26"/>
          <w:lang w:val="pt-BR"/>
        </w:rPr>
      </w:pPr>
      <w:r w:rsidRPr="00135D4B">
        <w:rPr>
          <w:color w:val="000000" w:themeColor="text1"/>
          <w:sz w:val="26"/>
          <w:szCs w:val="26"/>
          <w:lang w:val="pt-BR"/>
        </w:rPr>
        <w:t>Người đại diện:</w:t>
      </w:r>
      <w:r w:rsidRPr="00135D4B">
        <w:rPr>
          <w:color w:val="000000" w:themeColor="text1"/>
          <w:sz w:val="26"/>
          <w:szCs w:val="26"/>
          <w:lang w:val="vi-VN"/>
        </w:rPr>
        <w:t xml:space="preserve"> .................</w:t>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 xml:space="preserve"> Chức </w:t>
      </w:r>
      <w:r w:rsidR="00660891">
        <w:rPr>
          <w:color w:val="000000" w:themeColor="text1"/>
          <w:sz w:val="26"/>
          <w:szCs w:val="26"/>
          <w:lang w:val="pt-BR"/>
        </w:rPr>
        <w:t>vụ</w:t>
      </w:r>
      <w:r w:rsidRPr="00135D4B">
        <w:rPr>
          <w:color w:val="000000" w:themeColor="text1"/>
          <w:sz w:val="26"/>
          <w:szCs w:val="26"/>
          <w:lang w:val="pt-BR"/>
        </w:rPr>
        <w:t>:</w:t>
      </w:r>
      <w:r w:rsidRPr="00135D4B">
        <w:rPr>
          <w:color w:val="000000" w:themeColor="text1"/>
          <w:sz w:val="26"/>
          <w:szCs w:val="26"/>
          <w:lang w:val="vi-VN"/>
        </w:rPr>
        <w:t xml:space="preserve"> ........</w:t>
      </w:r>
      <w:r w:rsidRPr="00135D4B">
        <w:rPr>
          <w:color w:val="000000" w:themeColor="text1"/>
          <w:sz w:val="26"/>
          <w:szCs w:val="26"/>
          <w:lang w:val="pt-BR"/>
        </w:rPr>
        <w:t>......</w:t>
      </w:r>
      <w:r w:rsidRPr="00135D4B">
        <w:rPr>
          <w:color w:val="000000" w:themeColor="text1"/>
          <w:sz w:val="26"/>
          <w:szCs w:val="26"/>
          <w:lang w:val="vi-VN"/>
        </w:rPr>
        <w:t>...........</w:t>
      </w:r>
    </w:p>
    <w:p w:rsidRPr="00135D4B" w:rsidR="00474E3E" w:rsidP="00474E3E" w:rsidRDefault="00474E3E" w14:paraId="5AE9C505" w14:textId="77777777">
      <w:pPr>
        <w:spacing w:line="280" w:lineRule="atLeast"/>
        <w:rPr>
          <w:color w:val="000000" w:themeColor="text1"/>
          <w:sz w:val="26"/>
          <w:szCs w:val="26"/>
          <w:lang w:val="pt-BR"/>
        </w:rPr>
      </w:pPr>
      <w:r w:rsidRPr="00135D4B">
        <w:rPr>
          <w:color w:val="000000" w:themeColor="text1"/>
          <w:sz w:val="26"/>
          <w:szCs w:val="26"/>
          <w:lang w:val="pt-BR"/>
        </w:rPr>
        <w:t>2. Phạm vi dịch vụ cai nghiện tự nguyện: ………</w:t>
      </w:r>
      <w:r w:rsidRPr="00135D4B">
        <w:rPr>
          <w:color w:val="000000" w:themeColor="text1"/>
          <w:sz w:val="26"/>
          <w:szCs w:val="26"/>
          <w:lang w:val="vi-VN"/>
        </w:rPr>
        <w:t>.</w:t>
      </w:r>
      <w:r w:rsidRPr="00135D4B">
        <w:rPr>
          <w:rStyle w:val="FootnoteReference"/>
          <w:color w:val="000000" w:themeColor="text1"/>
          <w:sz w:val="26"/>
          <w:szCs w:val="26"/>
          <w:lang w:val="pt-BR"/>
        </w:rPr>
        <w:t xml:space="preserve"> </w:t>
      </w:r>
      <w:r w:rsidRPr="00135D4B">
        <w:rPr>
          <w:rStyle w:val="FootnoteReference"/>
          <w:color w:val="000000" w:themeColor="text1"/>
          <w:sz w:val="26"/>
          <w:szCs w:val="26"/>
        </w:rPr>
        <w:footnoteReference w:id="67"/>
      </w:r>
      <w:r w:rsidRPr="00135D4B">
        <w:rPr>
          <w:color w:val="000000" w:themeColor="text1"/>
          <w:sz w:val="26"/>
          <w:szCs w:val="26"/>
          <w:lang w:val="pt-BR"/>
        </w:rPr>
        <w:t>……</w:t>
      </w:r>
      <w:r w:rsidRPr="00135D4B">
        <w:rPr>
          <w:color w:val="000000" w:themeColor="text1"/>
          <w:sz w:val="26"/>
          <w:szCs w:val="26"/>
          <w:lang w:val="vi-VN"/>
        </w:rPr>
        <w:t>............................</w:t>
      </w:r>
      <w:r w:rsidRPr="00135D4B">
        <w:rPr>
          <w:color w:val="000000" w:themeColor="text1"/>
          <w:sz w:val="26"/>
          <w:szCs w:val="26"/>
          <w:lang w:val="pt-BR"/>
        </w:rPr>
        <w:t>……</w:t>
      </w:r>
    </w:p>
    <w:p w:rsidRPr="00135D4B" w:rsidR="00474E3E" w:rsidP="00474E3E" w:rsidRDefault="00474E3E" w14:paraId="55383E5C" w14:textId="77777777">
      <w:pPr>
        <w:spacing w:line="280" w:lineRule="atLeast"/>
        <w:rPr>
          <w:color w:val="000000" w:themeColor="text1"/>
          <w:sz w:val="26"/>
          <w:szCs w:val="26"/>
          <w:lang w:val="pt-BR"/>
        </w:rPr>
      </w:pPr>
      <w:r w:rsidRPr="00135D4B">
        <w:rPr>
          <w:color w:val="000000" w:themeColor="text1"/>
          <w:sz w:val="26"/>
          <w:szCs w:val="26"/>
          <w:lang w:val="pt-BR"/>
        </w:rPr>
        <w:t>3. Loại hình cung cấp dịch vụ: …………………..</w:t>
      </w:r>
      <w:r w:rsidRPr="00135D4B">
        <w:rPr>
          <w:rStyle w:val="FootnoteReference"/>
          <w:color w:val="000000" w:themeColor="text1"/>
          <w:sz w:val="26"/>
          <w:szCs w:val="26"/>
        </w:rPr>
        <w:footnoteReference w:id="68"/>
      </w:r>
      <w:r w:rsidRPr="00135D4B">
        <w:rPr>
          <w:color w:val="000000" w:themeColor="text1"/>
          <w:sz w:val="26"/>
          <w:szCs w:val="26"/>
          <w:lang w:val="pt-BR"/>
        </w:rPr>
        <w:t>………………………..….…</w:t>
      </w:r>
    </w:p>
    <w:p w:rsidRPr="00135D4B" w:rsidR="00474E3E" w:rsidP="00474E3E" w:rsidRDefault="00474E3E" w14:paraId="69BD3EB0" w14:textId="77777777">
      <w:pPr>
        <w:spacing w:line="280" w:lineRule="atLeast"/>
        <w:rPr>
          <w:color w:val="000000" w:themeColor="text1"/>
          <w:sz w:val="26"/>
          <w:szCs w:val="26"/>
          <w:lang w:val="pt-BR"/>
        </w:rPr>
      </w:pPr>
      <w:r w:rsidRPr="00135D4B">
        <w:rPr>
          <w:color w:val="000000" w:themeColor="text1"/>
          <w:sz w:val="26"/>
          <w:szCs w:val="26"/>
          <w:lang w:val="pt-BR"/>
        </w:rPr>
        <w:t>4. Địa chỉ cung cấp dịch vụ: ............</w:t>
      </w:r>
      <w:r w:rsidRPr="00135D4B">
        <w:rPr>
          <w:color w:val="000000" w:themeColor="text1"/>
          <w:sz w:val="26"/>
          <w:szCs w:val="26"/>
          <w:lang w:val="vi-VN"/>
        </w:rPr>
        <w:t>...............................................</w:t>
      </w:r>
      <w:r w:rsidRPr="00135D4B">
        <w:rPr>
          <w:color w:val="000000" w:themeColor="text1"/>
          <w:sz w:val="26"/>
          <w:szCs w:val="26"/>
          <w:lang w:val="pt-BR"/>
        </w:rPr>
        <w:t>......................</w:t>
      </w:r>
    </w:p>
    <w:p w:rsidRPr="00135D4B" w:rsidR="00474E3E" w:rsidP="00474E3E" w:rsidRDefault="00474E3E" w14:paraId="1C1ADC07" w14:textId="77777777">
      <w:pPr>
        <w:spacing w:line="280" w:lineRule="atLeast"/>
        <w:rPr>
          <w:color w:val="000000" w:themeColor="text1"/>
          <w:sz w:val="26"/>
          <w:szCs w:val="26"/>
          <w:lang w:val="pt-BR"/>
        </w:rPr>
      </w:pPr>
      <w:r w:rsidRPr="00135D4B">
        <w:rPr>
          <w:color w:val="000000" w:themeColor="text1"/>
          <w:sz w:val="26"/>
          <w:szCs w:val="26"/>
          <w:lang w:val="pt-BR"/>
        </w:rPr>
        <w:t xml:space="preserve">5. Giá dịch vụ </w:t>
      </w:r>
      <w:r w:rsidRPr="00135D4B">
        <w:rPr>
          <w:i/>
          <w:color w:val="000000" w:themeColor="text1"/>
          <w:sz w:val="26"/>
          <w:szCs w:val="26"/>
          <w:lang w:val="pt-BR"/>
        </w:rPr>
        <w:t>(dự kiến)</w:t>
      </w:r>
      <w:r w:rsidRPr="00135D4B">
        <w:rPr>
          <w:color w:val="000000" w:themeColor="text1"/>
          <w:sz w:val="26"/>
          <w:szCs w:val="26"/>
          <w:lang w:val="pt-BR"/>
        </w:rPr>
        <w:t>: …............………………………………………………</w:t>
      </w:r>
    </w:p>
    <w:p w:rsidRPr="00135D4B" w:rsidR="00474E3E" w:rsidP="00474E3E" w:rsidRDefault="00474E3E" w14:paraId="4D77B635" w14:textId="77777777">
      <w:pPr>
        <w:spacing w:line="280" w:lineRule="atLeast"/>
        <w:rPr>
          <w:color w:val="000000" w:themeColor="text1"/>
          <w:sz w:val="26"/>
          <w:szCs w:val="26"/>
          <w:lang w:val="pt-BR"/>
        </w:rPr>
      </w:pPr>
      <w:r w:rsidRPr="00135D4B">
        <w:rPr>
          <w:b/>
          <w:color w:val="000000" w:themeColor="text1"/>
          <w:sz w:val="26"/>
          <w:szCs w:val="26"/>
          <w:lang w:val="pt-BR"/>
        </w:rPr>
        <w:t>Điều 2.</w:t>
      </w:r>
      <w:r w:rsidRPr="00135D4B">
        <w:rPr>
          <w:color w:val="000000" w:themeColor="text1"/>
          <w:sz w:val="26"/>
          <w:szCs w:val="26"/>
          <w:lang w:val="pt-BR"/>
        </w:rPr>
        <w:t xml:space="preserve"> </w:t>
      </w:r>
      <w:r w:rsidRPr="00135D4B">
        <w:rPr>
          <w:rFonts w:eastAsiaTheme="minorHAnsi" w:cstheme="minorBidi"/>
          <w:bCs/>
          <w:color w:val="000000" w:themeColor="text1"/>
          <w:sz w:val="26"/>
          <w:szCs w:val="26"/>
          <w:lang w:val="pt-BR"/>
        </w:rPr>
        <w:t>Việc cung cấp dịch vụ cai nghiện ma túy thực hiện theo cơ chế giao nhiệm vụ cho đơn vị thực hiện. Đơn vị phải bảo đảm thực hiện theo quy định pháp luật về cai nghiện ma túy.</w:t>
      </w:r>
      <w:r w:rsidRPr="00135D4B">
        <w:rPr>
          <w:color w:val="000000" w:themeColor="text1"/>
          <w:sz w:val="26"/>
          <w:szCs w:val="26"/>
          <w:lang w:val="pt-BR"/>
        </w:rPr>
        <w:t xml:space="preserve"> </w:t>
      </w:r>
    </w:p>
    <w:p w:rsidR="00660891" w:rsidP="007D42E5" w:rsidRDefault="00474E3E" w14:paraId="0495FBE7" w14:textId="77777777">
      <w:pPr>
        <w:spacing w:line="280" w:lineRule="atLeast"/>
        <w:rPr>
          <w:color w:val="000000" w:themeColor="text1"/>
          <w:sz w:val="26"/>
          <w:szCs w:val="26"/>
          <w:lang w:val="pt-BR"/>
        </w:rPr>
      </w:pPr>
      <w:r w:rsidRPr="00135D4B">
        <w:rPr>
          <w:b/>
          <w:color w:val="000000" w:themeColor="text1"/>
          <w:sz w:val="26"/>
          <w:szCs w:val="26"/>
          <w:lang w:val="pt-BR"/>
        </w:rPr>
        <w:t>Điều 3.</w:t>
      </w:r>
      <w:r w:rsidRPr="00135D4B">
        <w:rPr>
          <w:color w:val="000000" w:themeColor="text1"/>
          <w:sz w:val="26"/>
          <w:szCs w:val="26"/>
          <w:lang w:val="pt-BR"/>
        </w:rPr>
        <w:t xml:space="preserve"> Quyết định này có hiệu lực kể từ ngày ký. </w:t>
      </w:r>
    </w:p>
    <w:p w:rsidRPr="00135D4B" w:rsidR="00474E3E" w:rsidP="007D42E5" w:rsidRDefault="00660891" w14:paraId="08ED8EEF" w14:textId="77777777">
      <w:pPr>
        <w:spacing w:line="280" w:lineRule="atLeast"/>
        <w:rPr>
          <w:color w:val="000000" w:themeColor="text1"/>
          <w:sz w:val="26"/>
          <w:szCs w:val="26"/>
          <w:lang w:val="pt-BR"/>
        </w:rPr>
      </w:pPr>
      <w:r w:rsidRPr="00660891">
        <w:rPr>
          <w:b/>
          <w:bCs/>
          <w:color w:val="000000" w:themeColor="text1"/>
          <w:sz w:val="26"/>
          <w:szCs w:val="26"/>
          <w:lang w:val="pt-BR"/>
        </w:rPr>
        <w:t>Điều 4.</w:t>
      </w:r>
      <w:r>
        <w:rPr>
          <w:color w:val="000000" w:themeColor="text1"/>
          <w:sz w:val="26"/>
          <w:szCs w:val="26"/>
          <w:lang w:val="pt-BR"/>
        </w:rPr>
        <w:t xml:space="preserve"> Chánh Văn phòng Ủy ban nhân dân, Giám đốc Công an, </w:t>
      </w:r>
      <w:r w:rsidRPr="00135D4B" w:rsidR="00474E3E">
        <w:rPr>
          <w:color w:val="000000" w:themeColor="text1"/>
          <w:sz w:val="26"/>
          <w:szCs w:val="26"/>
          <w:lang w:val="pt-BR"/>
        </w:rPr>
        <w:t>tổ chức có tên tại Điều 1</w:t>
      </w:r>
      <w:r>
        <w:rPr>
          <w:color w:val="000000" w:themeColor="text1"/>
          <w:sz w:val="26"/>
          <w:szCs w:val="26"/>
          <w:lang w:val="pt-BR"/>
        </w:rPr>
        <w:t xml:space="preserve"> và</w:t>
      </w:r>
      <w:r w:rsidRPr="00135D4B" w:rsidR="00474E3E">
        <w:rPr>
          <w:color w:val="000000" w:themeColor="text1"/>
          <w:sz w:val="26"/>
          <w:szCs w:val="26"/>
          <w:lang w:val="pt-BR"/>
        </w:rPr>
        <w:t xml:space="preserve"> </w:t>
      </w:r>
      <w:r w:rsidR="00FA6093">
        <w:rPr>
          <w:color w:val="000000" w:themeColor="text1"/>
          <w:sz w:val="26"/>
          <w:szCs w:val="26"/>
          <w:lang w:val="pt-BR"/>
        </w:rPr>
        <w:t>các cơ quan, tổ chức, cá nhân có liên quan chịu trách</w:t>
      </w:r>
      <w:r w:rsidRPr="00135D4B" w:rsidR="00474E3E">
        <w:rPr>
          <w:color w:val="000000" w:themeColor="text1"/>
          <w:sz w:val="26"/>
          <w:szCs w:val="26"/>
          <w:lang w:val="pt-BR"/>
        </w:rPr>
        <w:t xml:space="preserve"> nhiệm thi hành Quyết định này./.</w:t>
      </w:r>
    </w:p>
    <w:p w:rsidRPr="00135D4B" w:rsidR="00474E3E" w:rsidP="00474E3E" w:rsidRDefault="00474E3E" w14:paraId="1C911B47" w14:textId="77777777">
      <w:pPr>
        <w:spacing w:line="280" w:lineRule="atLeast"/>
        <w:rPr>
          <w:color w:val="000000" w:themeColor="text1"/>
          <w:sz w:val="26"/>
          <w:szCs w:val="26"/>
          <w:lang w:val="pt-BR"/>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Pr="00135D4B" w:rsidR="00342CAB" w:rsidTr="00B3741E" w14:paraId="07FFB1F8" w14:textId="77777777">
        <w:tc>
          <w:tcPr>
            <w:tcW w:w="4531" w:type="dxa"/>
          </w:tcPr>
          <w:p w:rsidRPr="00135D4B" w:rsidR="00474E3E" w:rsidP="00B3741E" w:rsidRDefault="00474E3E" w14:paraId="05D02BF8" w14:textId="77777777">
            <w:pPr>
              <w:ind w:firstLine="0"/>
              <w:rPr>
                <w:b/>
                <w:bCs/>
                <w:i/>
                <w:iCs/>
                <w:color w:val="000000" w:themeColor="text1"/>
                <w:lang w:val="pt-BR"/>
              </w:rPr>
            </w:pPr>
            <w:r w:rsidRPr="00135D4B">
              <w:rPr>
                <w:b/>
                <w:bCs/>
                <w:i/>
                <w:iCs/>
                <w:color w:val="000000" w:themeColor="text1"/>
                <w:lang w:val="pt-BR"/>
              </w:rPr>
              <w:t>Nơi nhận:</w:t>
            </w:r>
          </w:p>
          <w:p w:rsidRPr="00135D4B" w:rsidR="00474E3E" w:rsidP="00B3741E" w:rsidRDefault="00474E3E" w14:paraId="1E336CE9" w14:textId="77777777">
            <w:pPr>
              <w:ind w:firstLine="0"/>
              <w:jc w:val="left"/>
              <w:rPr>
                <w:color w:val="000000" w:themeColor="text1"/>
                <w:sz w:val="22"/>
                <w:szCs w:val="22"/>
                <w:lang w:val="nl-NL"/>
              </w:rPr>
            </w:pPr>
            <w:r w:rsidRPr="00135D4B">
              <w:rPr>
                <w:color w:val="000000" w:themeColor="text1"/>
                <w:sz w:val="22"/>
                <w:szCs w:val="22"/>
                <w:lang w:val="pt-BR"/>
              </w:rPr>
              <w:t xml:space="preserve">- Như Điều </w:t>
            </w:r>
            <w:r w:rsidR="00FA6093">
              <w:rPr>
                <w:color w:val="000000" w:themeColor="text1"/>
                <w:sz w:val="22"/>
                <w:szCs w:val="22"/>
                <w:lang w:val="pt-BR"/>
              </w:rPr>
              <w:t>4</w:t>
            </w:r>
            <w:r w:rsidRPr="00135D4B">
              <w:rPr>
                <w:color w:val="000000" w:themeColor="text1"/>
                <w:sz w:val="22"/>
                <w:szCs w:val="22"/>
                <w:lang w:val="nl-NL"/>
              </w:rPr>
              <w:t>;</w:t>
            </w:r>
          </w:p>
          <w:p w:rsidRPr="00135D4B" w:rsidR="00474E3E" w:rsidP="00B3741E" w:rsidRDefault="00474E3E" w14:paraId="35E5F9BE" w14:textId="77777777">
            <w:pPr>
              <w:ind w:firstLine="0"/>
              <w:rPr>
                <w:color w:val="000000" w:themeColor="text1"/>
                <w:sz w:val="26"/>
                <w:szCs w:val="26"/>
                <w:lang w:val="pt-BR"/>
              </w:rPr>
            </w:pPr>
            <w:r w:rsidRPr="00135D4B">
              <w:rPr>
                <w:color w:val="000000" w:themeColor="text1"/>
                <w:sz w:val="22"/>
                <w:szCs w:val="22"/>
                <w:lang w:val="pt-BR"/>
              </w:rPr>
              <w:t>- Lưu V</w:t>
            </w:r>
            <w:r w:rsidRPr="00135D4B">
              <w:rPr>
                <w:color w:val="000000" w:themeColor="text1"/>
                <w:sz w:val="22"/>
                <w:szCs w:val="22"/>
                <w:lang w:val="nl-NL"/>
              </w:rPr>
              <w:t>T</w:t>
            </w:r>
            <w:r w:rsidRPr="00135D4B">
              <w:rPr>
                <w:color w:val="000000" w:themeColor="text1"/>
                <w:sz w:val="22"/>
                <w:szCs w:val="22"/>
                <w:lang w:val="pt-BR"/>
              </w:rPr>
              <w:t>.</w:t>
            </w:r>
          </w:p>
        </w:tc>
        <w:tc>
          <w:tcPr>
            <w:tcW w:w="4531" w:type="dxa"/>
          </w:tcPr>
          <w:p w:rsidRPr="00135D4B" w:rsidR="00474E3E" w:rsidP="00B3741E" w:rsidRDefault="00C41E11" w14:paraId="52AAB25B" w14:textId="77777777">
            <w:pPr>
              <w:ind w:firstLine="0"/>
              <w:jc w:val="center"/>
              <w:rPr>
                <w:b/>
                <w:bCs/>
                <w:color w:val="000000" w:themeColor="text1"/>
                <w:sz w:val="26"/>
                <w:szCs w:val="26"/>
                <w:lang w:val="nl-NL"/>
              </w:rPr>
            </w:pPr>
            <w:r w:rsidRPr="00135D4B">
              <w:rPr>
                <w:b/>
                <w:bCs/>
                <w:color w:val="000000" w:themeColor="text1"/>
                <w:sz w:val="26"/>
                <w:szCs w:val="26"/>
                <w:lang w:val="nl-NL"/>
              </w:rPr>
              <w:t>CHỦ TỊCH</w:t>
            </w:r>
          </w:p>
          <w:p w:rsidRPr="00135D4B" w:rsidR="00474E3E" w:rsidP="00B3741E" w:rsidRDefault="00474E3E" w14:paraId="79894012" w14:textId="77777777">
            <w:pPr>
              <w:ind w:firstLine="0"/>
              <w:jc w:val="center"/>
              <w:rPr>
                <w:bCs/>
                <w:iCs/>
                <w:color w:val="000000" w:themeColor="text1"/>
                <w:szCs w:val="26"/>
                <w:lang w:val="nl-NL"/>
              </w:rPr>
            </w:pPr>
            <w:r w:rsidRPr="00135D4B">
              <w:rPr>
                <w:bCs/>
                <w:i/>
                <w:color w:val="000000" w:themeColor="text1"/>
                <w:szCs w:val="26"/>
                <w:lang w:val="nl-NL"/>
              </w:rPr>
              <w:t>(Ký, ghi rõ họ tên, đóng dấu)</w:t>
            </w:r>
          </w:p>
          <w:p w:rsidRPr="00135D4B" w:rsidR="00C41E11" w:rsidP="00B3741E" w:rsidRDefault="00C41E11" w14:paraId="216BEBC6" w14:textId="77777777">
            <w:pPr>
              <w:ind w:firstLine="0"/>
              <w:jc w:val="center"/>
              <w:rPr>
                <w:iCs/>
                <w:color w:val="000000" w:themeColor="text1"/>
                <w:szCs w:val="26"/>
                <w:lang w:val="pt-BR"/>
              </w:rPr>
            </w:pPr>
          </w:p>
          <w:p w:rsidRPr="00135D4B" w:rsidR="00C41E11" w:rsidP="00C41E11" w:rsidRDefault="00C41E11" w14:paraId="4440E0DF" w14:textId="77777777">
            <w:pPr>
              <w:ind w:firstLine="0"/>
              <w:rPr>
                <w:iCs/>
                <w:color w:val="000000" w:themeColor="text1"/>
                <w:sz w:val="26"/>
                <w:szCs w:val="26"/>
                <w:lang w:val="pt-BR"/>
              </w:rPr>
            </w:pPr>
          </w:p>
        </w:tc>
      </w:tr>
    </w:tbl>
    <w:p w:rsidRPr="00135D4B" w:rsidR="00474E3E" w:rsidP="00474E3E" w:rsidRDefault="00474E3E" w14:paraId="775B1A3B" w14:textId="77777777">
      <w:pPr>
        <w:shd w:val="clear" w:color="auto" w:fill="FFFFFF"/>
        <w:ind w:firstLine="0"/>
        <w:rPr>
          <w:rFonts w:eastAsiaTheme="minorHAnsi"/>
          <w:color w:val="000000" w:themeColor="text1"/>
          <w:lang w:val="nl-NL"/>
        </w:rPr>
      </w:pPr>
    </w:p>
    <w:p w:rsidR="006F2D7E" w:rsidP="006F2D7E" w:rsidRDefault="00C41E11" w14:paraId="4B3CB787" w14:textId="77777777">
      <w:pPr>
        <w:tabs>
          <w:tab w:val="left" w:pos="1005"/>
        </w:tabs>
        <w:spacing w:after="200" w:line="276" w:lineRule="auto"/>
        <w:ind w:firstLine="1004"/>
        <w:jc w:val="left"/>
        <w:rPr>
          <w:b/>
          <w:color w:val="000000" w:themeColor="text1"/>
          <w:sz w:val="25"/>
          <w:szCs w:val="25"/>
          <w:lang w:val="nl-NL"/>
        </w:rPr>
      </w:pPr>
      <w:r w:rsidRPr="00135D4B">
        <w:rPr>
          <w:b/>
          <w:color w:val="000000" w:themeColor="text1"/>
          <w:sz w:val="25"/>
          <w:szCs w:val="25"/>
          <w:lang w:val="nl-NL"/>
        </w:rPr>
        <w:tab/>
      </w:r>
    </w:p>
    <w:p w:rsidR="006F2D7E" w:rsidRDefault="006F2D7E" w14:paraId="4F47B362" w14:textId="77777777">
      <w:pPr>
        <w:spacing w:after="200" w:line="276" w:lineRule="auto"/>
        <w:ind w:firstLine="0"/>
        <w:jc w:val="left"/>
        <w:rPr>
          <w:b/>
          <w:color w:val="000000" w:themeColor="text1"/>
          <w:sz w:val="25"/>
          <w:szCs w:val="25"/>
          <w:lang w:val="nl-NL"/>
        </w:rPr>
      </w:pPr>
      <w:r>
        <w:rPr>
          <w:b/>
          <w:color w:val="000000" w:themeColor="text1"/>
          <w:sz w:val="25"/>
          <w:szCs w:val="25"/>
          <w:lang w:val="nl-NL"/>
        </w:rPr>
        <w:br w:type="page"/>
      </w:r>
    </w:p>
    <w:p w:rsidRPr="00135D4B" w:rsidR="00474E3E" w:rsidP="006F2D7E" w:rsidRDefault="00474E3E" w14:paraId="7D0A50E7" w14:textId="735998CC">
      <w:pPr>
        <w:tabs>
          <w:tab w:val="left" w:pos="1005"/>
        </w:tabs>
        <w:spacing w:after="200" w:line="276" w:lineRule="auto"/>
        <w:ind w:firstLine="1004"/>
        <w:jc w:val="right"/>
        <w:rPr>
          <w:b/>
          <w:color w:val="000000" w:themeColor="text1"/>
          <w:sz w:val="25"/>
          <w:szCs w:val="25"/>
          <w:lang w:val="nl-NL"/>
        </w:rPr>
      </w:pPr>
      <w:r w:rsidRPr="00135D4B">
        <w:rPr>
          <w:b/>
          <w:color w:val="000000" w:themeColor="text1"/>
          <w:sz w:val="25"/>
          <w:szCs w:val="25"/>
          <w:lang w:val="nl-NL"/>
        </w:rPr>
        <w:t xml:space="preserve">Mẫu </w:t>
      </w:r>
      <w:r w:rsidRPr="00135D4B" w:rsidR="0035017A">
        <w:rPr>
          <w:b/>
          <w:color w:val="000000" w:themeColor="text1"/>
          <w:sz w:val="25"/>
          <w:szCs w:val="25"/>
          <w:lang w:val="nl-NL"/>
        </w:rPr>
        <w:t>số 17</w:t>
      </w:r>
    </w:p>
    <w:p w:rsidRPr="004744B0" w:rsidR="00474E3E" w:rsidP="00474E3E" w:rsidRDefault="00474E3E" w14:paraId="0FCE9758" w14:textId="77777777">
      <w:pPr>
        <w:shd w:val="clear" w:color="auto" w:fill="FFFFFF"/>
        <w:ind w:firstLine="0"/>
        <w:jc w:val="left"/>
        <w:rPr>
          <w:b/>
          <w:bCs/>
          <w:color w:val="000000" w:themeColor="text1"/>
          <w:sz w:val="18"/>
          <w:szCs w:val="18"/>
          <w:lang w:val="nl-NL"/>
        </w:rPr>
      </w:pPr>
    </w:p>
    <w:tbl>
      <w:tblPr>
        <w:tblW w:w="9044" w:type="dxa"/>
        <w:jc w:val="center"/>
        <w:tblLayout w:type="fixed"/>
        <w:tblCellMar>
          <w:left w:w="0" w:type="dxa"/>
          <w:right w:w="0" w:type="dxa"/>
        </w:tblCellMar>
        <w:tblLook w:val="0000" w:firstRow="0" w:lastRow="0" w:firstColumn="0" w:lastColumn="0" w:noHBand="0" w:noVBand="0"/>
      </w:tblPr>
      <w:tblGrid>
        <w:gridCol w:w="3402"/>
        <w:gridCol w:w="5642"/>
      </w:tblGrid>
      <w:tr w:rsidRPr="00135D4B" w:rsidR="00135D4B" w:rsidTr="7AA6E892" w14:paraId="4C976E7B" w14:textId="77777777">
        <w:trPr>
          <w:trHeight w:val="688"/>
          <w:jc w:val="center"/>
        </w:trPr>
        <w:tc>
          <w:tcPr>
            <w:tcW w:w="3402" w:type="dxa"/>
            <w:tcBorders>
              <w:left w:val="nil"/>
              <w:right w:val="nil"/>
            </w:tcBorders>
            <w:shd w:val="clear" w:color="auto" w:fill="FFFFFF" w:themeFill="background1"/>
            <w:tcMar/>
          </w:tcPr>
          <w:p w:rsidRPr="00135D4B" w:rsidR="00474E3E" w:rsidP="00B3741E" w:rsidRDefault="00474E3E" w14:paraId="0390D454" w14:textId="77777777">
            <w:pPr>
              <w:pStyle w:val="Other0"/>
              <w:shd w:val="clear" w:color="auto" w:fill="auto"/>
              <w:spacing w:after="0" w:line="240" w:lineRule="auto"/>
              <w:ind w:firstLine="0"/>
              <w:jc w:val="center"/>
              <w:rPr>
                <w:rStyle w:val="Other"/>
                <w:bCs/>
                <w:color w:val="000000" w:themeColor="text1"/>
                <w:sz w:val="24"/>
                <w:lang w:val="nl-NL" w:eastAsia="vi-VN"/>
              </w:rPr>
            </w:pPr>
            <w:r w:rsidRPr="00135D4B">
              <w:rPr>
                <w:rStyle w:val="Other"/>
                <w:bCs/>
                <w:color w:val="000000" w:themeColor="text1"/>
                <w:sz w:val="24"/>
                <w:lang w:val="nl-NL" w:eastAsia="vi-VN"/>
              </w:rPr>
              <w:t xml:space="preserve">TÊN CQ, TC CHỦ QUẢN </w:t>
            </w:r>
            <w:r w:rsidRPr="00135D4B">
              <w:rPr>
                <w:rStyle w:val="FootnoteReference"/>
                <w:bCs/>
                <w:color w:val="000000" w:themeColor="text1"/>
                <w:sz w:val="24"/>
                <w:lang w:eastAsia="vi-VN"/>
              </w:rPr>
              <w:footnoteReference w:id="69"/>
            </w:r>
          </w:p>
          <w:p w:rsidRPr="00135D4B" w:rsidR="00474E3E" w:rsidP="7AA6E892" w:rsidRDefault="00474E3E" w14:paraId="662E4752" w14:textId="4CB17A8C">
            <w:pPr>
              <w:pStyle w:val="Other0"/>
              <w:shd w:val="clear" w:color="auto" w:fill="auto"/>
              <w:spacing w:after="0" w:line="240" w:lineRule="auto"/>
              <w:ind w:firstLine="0"/>
              <w:jc w:val="center"/>
              <w:rPr>
                <w:rStyle w:val="Other"/>
                <w:b w:val="1"/>
                <w:bCs w:val="1"/>
                <w:color w:val="000000" w:themeColor="text1"/>
                <w:sz w:val="24"/>
                <w:szCs w:val="24"/>
                <w:vertAlign w:val="superscript"/>
                <w:lang w:eastAsia="vi-VN"/>
              </w:rPr>
            </w:pPr>
            <w:r w:rsidRPr="7AA6E892" w:rsidR="5B4D34E1">
              <w:rPr>
                <w:rStyle w:val="Other"/>
                <w:b w:val="1"/>
                <w:bCs w:val="1"/>
                <w:color w:val="000000" w:themeColor="text1"/>
                <w:sz w:val="24"/>
                <w:szCs w:val="24"/>
                <w:lang w:eastAsia="vi-VN"/>
              </w:rPr>
              <w:t>......</w:t>
            </w:r>
            <w:r w:rsidRPr="7AA6E892" w:rsidR="00474E3E">
              <w:rPr>
                <w:rStyle w:val="Other"/>
                <w:b w:val="1"/>
                <w:bCs w:val="1"/>
                <w:color w:val="000000" w:themeColor="text1"/>
                <w:sz w:val="24"/>
                <w:szCs w:val="24"/>
                <w:lang w:eastAsia="vi-VN"/>
              </w:rPr>
              <w:t>…….</w:t>
            </w:r>
            <w:r w:rsidRPr="7AA6E892" w:rsidR="00474E3E">
              <w:rPr>
                <w:rStyle w:val="Other"/>
                <w:b w:val="1"/>
                <w:bCs w:val="1"/>
                <w:color w:val="000000" w:themeColor="text1"/>
                <w:sz w:val="24"/>
                <w:szCs w:val="24"/>
                <w:lang w:val="vi-VN" w:eastAsia="vi-VN"/>
              </w:rPr>
              <w:t>........</w:t>
            </w:r>
            <w:r w:rsidRPr="7AA6E892">
              <w:rPr>
                <w:rStyle w:val="FootnoteReference"/>
                <w:b w:val="1"/>
                <w:bCs w:val="1"/>
                <w:color w:val="000000" w:themeColor="text1"/>
                <w:sz w:val="24"/>
                <w:szCs w:val="24"/>
                <w:lang w:eastAsia="vi-VN"/>
              </w:rPr>
              <w:footnoteReference w:id="70"/>
            </w:r>
          </w:p>
          <w:p w:rsidRPr="00135D4B" w:rsidR="00474E3E" w:rsidP="00B3741E" w:rsidRDefault="008404B0" w14:paraId="18730675" w14:textId="77777777">
            <w:pPr>
              <w:pStyle w:val="Other0"/>
              <w:shd w:val="clear" w:color="auto" w:fill="auto"/>
              <w:spacing w:after="0" w:line="240" w:lineRule="auto"/>
              <w:ind w:firstLine="0"/>
              <w:jc w:val="center"/>
              <w:rPr>
                <w:color w:val="000000" w:themeColor="text1"/>
                <w:sz w:val="24"/>
                <w:vertAlign w:val="superscript"/>
              </w:rPr>
            </w:pPr>
            <w:r w:rsidRPr="00135D4B">
              <w:rPr>
                <w:color w:val="000000" w:themeColor="text1"/>
                <w:sz w:val="24"/>
                <w:vertAlign w:val="superscript"/>
              </w:rPr>
              <w:t>____________</w:t>
            </w:r>
          </w:p>
        </w:tc>
        <w:tc>
          <w:tcPr>
            <w:tcW w:w="5642" w:type="dxa"/>
            <w:tcBorders>
              <w:left w:val="nil"/>
              <w:right w:val="nil"/>
            </w:tcBorders>
            <w:shd w:val="clear" w:color="auto" w:fill="FFFFFF" w:themeFill="background1"/>
            <w:tcMar/>
          </w:tcPr>
          <w:p w:rsidRPr="00135D4B" w:rsidR="00474E3E" w:rsidP="00B3741E" w:rsidRDefault="00474E3E" w14:paraId="0FCB7F0A" w14:textId="77777777">
            <w:pPr>
              <w:pStyle w:val="Other0"/>
              <w:shd w:val="clear" w:color="auto" w:fill="auto"/>
              <w:spacing w:after="0" w:line="240" w:lineRule="auto"/>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474E3E" w:rsidP="00B3741E" w:rsidRDefault="00474E3E" w14:paraId="0CD54F85" w14:textId="77777777">
            <w:pPr>
              <w:pStyle w:val="Other0"/>
              <w:shd w:val="clear" w:color="auto" w:fill="auto"/>
              <w:spacing w:after="0" w:line="240" w:lineRule="auto"/>
              <w:ind w:firstLine="142"/>
              <w:jc w:val="center"/>
              <w:rPr>
                <w:rStyle w:val="Other"/>
                <w:b/>
                <w:bCs/>
                <w:color w:val="000000" w:themeColor="text1"/>
                <w:sz w:val="28"/>
                <w:szCs w:val="28"/>
                <w:lang w:eastAsia="vi-VN"/>
              </w:rPr>
            </w:pPr>
            <w:r w:rsidRPr="00135D4B">
              <w:rPr>
                <w:rStyle w:val="Other"/>
                <w:b/>
                <w:bCs/>
                <w:color w:val="000000" w:themeColor="text1"/>
                <w:sz w:val="28"/>
                <w:szCs w:val="28"/>
                <w:lang w:eastAsia="vi-VN"/>
              </w:rPr>
              <w:t>Độc lập - Tự do - Hạnh phúc</w:t>
            </w:r>
          </w:p>
          <w:p w:rsidRPr="00135D4B" w:rsidR="008404B0" w:rsidP="00B3741E" w:rsidRDefault="008404B0" w14:paraId="6E584D39" w14:textId="77777777">
            <w:pPr>
              <w:pStyle w:val="Other0"/>
              <w:shd w:val="clear" w:color="auto" w:fill="auto"/>
              <w:spacing w:after="0" w:line="240" w:lineRule="auto"/>
              <w:ind w:firstLine="142"/>
              <w:jc w:val="center"/>
              <w:rPr>
                <w:color w:val="000000" w:themeColor="text1"/>
                <w:sz w:val="28"/>
                <w:szCs w:val="28"/>
                <w:vertAlign w:val="superscript"/>
              </w:rPr>
            </w:pPr>
            <w:r w:rsidRPr="00135D4B">
              <w:rPr>
                <w:color w:val="000000" w:themeColor="text1"/>
                <w:sz w:val="28"/>
                <w:szCs w:val="28"/>
                <w:vertAlign w:val="superscript"/>
              </w:rPr>
              <w:t>_________________________________________</w:t>
            </w:r>
          </w:p>
        </w:tc>
      </w:tr>
      <w:tr w:rsidRPr="00135D4B" w:rsidR="00135D4B" w:rsidTr="7AA6E892" w14:paraId="1840A70E" w14:textId="77777777">
        <w:trPr>
          <w:trHeight w:val="279"/>
          <w:jc w:val="center"/>
        </w:trPr>
        <w:tc>
          <w:tcPr>
            <w:tcW w:w="3402" w:type="dxa"/>
            <w:tcBorders>
              <w:left w:val="nil"/>
              <w:right w:val="nil"/>
            </w:tcBorders>
            <w:shd w:val="clear" w:color="auto" w:fill="FFFFFF" w:themeFill="background1"/>
            <w:tcMar/>
          </w:tcPr>
          <w:p w:rsidRPr="00135D4B" w:rsidR="00474E3E" w:rsidP="00B3741E" w:rsidRDefault="00474E3E" w14:paraId="68763860" w14:textId="77777777">
            <w:pPr>
              <w:pStyle w:val="Other0"/>
              <w:shd w:val="clear" w:color="auto" w:fill="auto"/>
              <w:spacing w:after="0" w:line="240" w:lineRule="auto"/>
              <w:ind w:firstLine="0"/>
              <w:jc w:val="center"/>
              <w:rPr>
                <w:rStyle w:val="Other"/>
                <w:bCs/>
                <w:color w:val="000000" w:themeColor="text1"/>
                <w:sz w:val="24"/>
                <w:lang w:eastAsia="vi-VN"/>
              </w:rPr>
            </w:pPr>
          </w:p>
        </w:tc>
        <w:tc>
          <w:tcPr>
            <w:tcW w:w="5642" w:type="dxa"/>
            <w:tcBorders>
              <w:left w:val="nil"/>
              <w:right w:val="nil"/>
            </w:tcBorders>
            <w:shd w:val="clear" w:color="auto" w:fill="FFFFFF" w:themeFill="background1"/>
            <w:tcMar/>
          </w:tcPr>
          <w:p w:rsidRPr="00135D4B" w:rsidR="00474E3E" w:rsidP="00B3741E" w:rsidRDefault="00474E3E" w14:paraId="1A5DB6F5" w14:textId="77777777">
            <w:pPr>
              <w:autoSpaceDE w:val="0"/>
              <w:autoSpaceDN w:val="0"/>
              <w:adjustRightInd w:val="0"/>
              <w:ind w:firstLine="0"/>
              <w:jc w:val="right"/>
              <w:rPr>
                <w:rStyle w:val="Other"/>
                <w:b/>
                <w:bCs/>
                <w:color w:val="000000" w:themeColor="text1"/>
              </w:rPr>
            </w:pPr>
            <w:r w:rsidRPr="00135D4B">
              <w:rPr>
                <w:rStyle w:val="Other"/>
                <w:i/>
                <w:iCs/>
                <w:color w:val="000000" w:themeColor="text1"/>
                <w:lang w:val="vi-VN" w:eastAsia="vi-VN"/>
              </w:rPr>
              <w:t>..........</w:t>
            </w:r>
            <w:r w:rsidRPr="00135D4B">
              <w:rPr>
                <w:rStyle w:val="FootnoteReference"/>
                <w:i/>
                <w:iCs/>
                <w:color w:val="000000" w:themeColor="text1"/>
                <w:lang w:eastAsia="vi-VN"/>
              </w:rPr>
              <w:t xml:space="preserve"> </w:t>
            </w:r>
            <w:r w:rsidRPr="00135D4B">
              <w:rPr>
                <w:rStyle w:val="FootnoteReference"/>
                <w:i/>
                <w:iCs/>
                <w:color w:val="000000" w:themeColor="text1"/>
                <w:lang w:eastAsia="vi-VN"/>
              </w:rPr>
              <w:footnoteReference w:id="71"/>
            </w:r>
            <w:r w:rsidRPr="00135D4B">
              <w:rPr>
                <w:rStyle w:val="Other"/>
                <w:i/>
                <w:iCs/>
                <w:color w:val="000000" w:themeColor="text1"/>
                <w:lang w:val="vi-VN" w:eastAsia="vi-VN"/>
              </w:rPr>
              <w:t>........</w:t>
            </w:r>
            <w:r w:rsidRPr="00135D4B">
              <w:rPr>
                <w:rStyle w:val="Other"/>
                <w:i/>
                <w:iCs/>
                <w:color w:val="000000" w:themeColor="text1"/>
                <w:lang w:eastAsia="vi-VN"/>
              </w:rPr>
              <w:t>.....,</w:t>
            </w:r>
            <w:r w:rsidRPr="00135D4B">
              <w:rPr>
                <w:rStyle w:val="Other"/>
                <w:i/>
                <w:iCs/>
                <w:color w:val="000000" w:themeColor="text1"/>
                <w:vertAlign w:val="superscript"/>
                <w:lang w:eastAsia="vi-VN"/>
              </w:rPr>
              <w:t xml:space="preserve"> </w:t>
            </w:r>
            <w:r w:rsidRPr="00135D4B">
              <w:rPr>
                <w:rStyle w:val="Other"/>
                <w:i/>
                <w:iCs/>
                <w:color w:val="000000" w:themeColor="text1"/>
                <w:lang w:eastAsia="vi-VN"/>
              </w:rPr>
              <w:t>ngày</w:t>
            </w:r>
            <w:proofErr w:type="gramStart"/>
            <w:r w:rsidRPr="00135D4B">
              <w:rPr>
                <w:rStyle w:val="Other"/>
                <w:i/>
                <w:iCs/>
                <w:color w:val="000000" w:themeColor="text1"/>
                <w:lang w:eastAsia="vi-VN"/>
              </w:rPr>
              <w:t>…..</w:t>
            </w:r>
            <w:proofErr w:type="gramEnd"/>
            <w:r w:rsidRPr="00135D4B">
              <w:rPr>
                <w:rStyle w:val="Other"/>
                <w:i/>
                <w:iCs/>
                <w:color w:val="000000" w:themeColor="text1"/>
                <w:lang w:eastAsia="vi-VN"/>
              </w:rPr>
              <w:t xml:space="preserve"> tháng</w:t>
            </w:r>
            <w:proofErr w:type="gramStart"/>
            <w:r w:rsidRPr="00135D4B">
              <w:rPr>
                <w:rStyle w:val="Other"/>
                <w:i/>
                <w:iCs/>
                <w:color w:val="000000" w:themeColor="text1"/>
                <w:lang w:eastAsia="vi-VN"/>
              </w:rPr>
              <w:t>…..</w:t>
            </w:r>
            <w:proofErr w:type="gramEnd"/>
            <w:r w:rsidRPr="00135D4B">
              <w:rPr>
                <w:rStyle w:val="Other"/>
                <w:i/>
                <w:iCs/>
                <w:color w:val="000000" w:themeColor="text1"/>
                <w:lang w:eastAsia="vi-VN"/>
              </w:rPr>
              <w:t xml:space="preserve"> năm..</w:t>
            </w:r>
            <w:r w:rsidRPr="00135D4B">
              <w:rPr>
                <w:rStyle w:val="Other"/>
                <w:i/>
                <w:iCs/>
                <w:color w:val="000000" w:themeColor="text1"/>
                <w:lang w:val="vi-VN" w:eastAsia="vi-VN"/>
              </w:rPr>
              <w:t>............</w:t>
            </w:r>
          </w:p>
        </w:tc>
      </w:tr>
    </w:tbl>
    <w:p w:rsidRPr="00135D4B" w:rsidR="00474E3E" w:rsidP="00474E3E" w:rsidRDefault="00474E3E" w14:paraId="03557398" w14:textId="77777777">
      <w:pPr>
        <w:tabs>
          <w:tab w:val="left" w:pos="3150"/>
          <w:tab w:val="center" w:pos="5038"/>
        </w:tabs>
        <w:ind w:firstLine="0"/>
        <w:jc w:val="center"/>
        <w:rPr>
          <w:b/>
          <w:bCs/>
          <w:color w:val="000000" w:themeColor="text1"/>
          <w:sz w:val="26"/>
          <w:szCs w:val="26"/>
          <w:lang w:val="de-DE"/>
        </w:rPr>
      </w:pPr>
    </w:p>
    <w:p w:rsidRPr="00135D4B" w:rsidR="00474E3E" w:rsidP="00474E3E" w:rsidRDefault="00474E3E" w14:paraId="004047D8" w14:textId="77777777">
      <w:pPr>
        <w:tabs>
          <w:tab w:val="left" w:pos="3150"/>
          <w:tab w:val="center" w:pos="5038"/>
        </w:tabs>
        <w:spacing w:before="120" w:after="120"/>
        <w:ind w:firstLine="0"/>
        <w:jc w:val="center"/>
        <w:rPr>
          <w:b/>
          <w:bCs/>
          <w:color w:val="000000" w:themeColor="text1"/>
          <w:sz w:val="26"/>
          <w:szCs w:val="26"/>
          <w:lang w:val="de-DE"/>
        </w:rPr>
      </w:pPr>
    </w:p>
    <w:p w:rsidRPr="00135D4B" w:rsidR="00474E3E" w:rsidP="00474E3E" w:rsidRDefault="00474E3E" w14:paraId="3D10D0BB" w14:textId="77777777">
      <w:pPr>
        <w:tabs>
          <w:tab w:val="center" w:pos="0"/>
        </w:tabs>
        <w:spacing w:before="120" w:after="120"/>
        <w:ind w:firstLine="0"/>
        <w:jc w:val="center"/>
        <w:rPr>
          <w:b/>
          <w:bCs/>
          <w:color w:val="000000" w:themeColor="text1"/>
          <w:sz w:val="26"/>
          <w:szCs w:val="26"/>
          <w:lang w:val="de-DE"/>
        </w:rPr>
      </w:pPr>
      <w:r w:rsidRPr="00135D4B">
        <w:rPr>
          <w:b/>
          <w:bCs/>
          <w:color w:val="000000" w:themeColor="text1"/>
          <w:sz w:val="26"/>
          <w:szCs w:val="26"/>
          <w:lang w:val="de-DE"/>
        </w:rPr>
        <w:tab/>
      </w:r>
      <w:r w:rsidRPr="00135D4B">
        <w:rPr>
          <w:b/>
          <w:bCs/>
          <w:color w:val="000000" w:themeColor="text1"/>
          <w:sz w:val="26"/>
          <w:szCs w:val="26"/>
          <w:lang w:val="de-DE"/>
        </w:rPr>
        <w:t>PHIẾU THU THẬP THÔNG TIN NGƯỜI CAI NGHIỆN MA TÚY</w:t>
      </w:r>
    </w:p>
    <w:p w:rsidRPr="00135D4B" w:rsidR="00474E3E" w:rsidP="00474E3E" w:rsidRDefault="00474E3E" w14:paraId="492476AB" w14:textId="77777777">
      <w:pPr>
        <w:widowControl w:val="0"/>
        <w:tabs>
          <w:tab w:val="center" w:pos="0"/>
        </w:tabs>
        <w:autoSpaceDE w:val="0"/>
        <w:autoSpaceDN w:val="0"/>
        <w:adjustRightInd w:val="0"/>
        <w:spacing w:before="120" w:after="120"/>
        <w:ind w:firstLine="567"/>
        <w:jc w:val="center"/>
        <w:rPr>
          <w:color w:val="000000" w:themeColor="text1"/>
          <w:spacing w:val="1"/>
          <w:w w:val="107"/>
          <w:sz w:val="26"/>
          <w:szCs w:val="26"/>
          <w:lang w:val="de-DE"/>
        </w:rPr>
      </w:pPr>
    </w:p>
    <w:p w:rsidRPr="00135D4B" w:rsidR="00474E3E" w:rsidP="00474E3E" w:rsidRDefault="00474E3E" w14:paraId="16E95318" w14:textId="77777777">
      <w:pPr>
        <w:tabs>
          <w:tab w:val="left" w:leader="dot" w:pos="9072"/>
        </w:tabs>
        <w:spacing w:before="120" w:after="120"/>
        <w:rPr>
          <w:b/>
          <w:bCs/>
          <w:color w:val="000000" w:themeColor="text1"/>
          <w:sz w:val="26"/>
          <w:szCs w:val="26"/>
        </w:rPr>
      </w:pPr>
      <w:r w:rsidRPr="00135D4B">
        <w:rPr>
          <w:b/>
          <w:bCs/>
          <w:color w:val="000000" w:themeColor="text1"/>
          <w:sz w:val="26"/>
          <w:szCs w:val="26"/>
        </w:rPr>
        <w:t>I. THÔNG TIN VỀ NHÂN THÂN</w:t>
      </w:r>
    </w:p>
    <w:p w:rsidRPr="00135D4B" w:rsidR="00474E3E" w:rsidP="00474E3E" w:rsidRDefault="00474E3E" w14:paraId="10257273" w14:textId="77777777">
      <w:pPr>
        <w:pStyle w:val="BodyText3"/>
        <w:tabs>
          <w:tab w:val="left" w:leader="dot" w:pos="9072"/>
        </w:tabs>
        <w:spacing w:before="120"/>
        <w:rPr>
          <w:color w:val="000000" w:themeColor="text1"/>
          <w:sz w:val="26"/>
          <w:szCs w:val="26"/>
        </w:rPr>
      </w:pPr>
      <w:r w:rsidRPr="00135D4B">
        <w:rPr>
          <w:color w:val="000000" w:themeColor="text1"/>
          <w:sz w:val="26"/>
          <w:szCs w:val="26"/>
        </w:rPr>
        <w:t>1. Họ, tên (</w:t>
      </w:r>
      <w:r w:rsidRPr="00135D4B">
        <w:rPr>
          <w:i/>
          <w:color w:val="000000" w:themeColor="text1"/>
          <w:sz w:val="26"/>
          <w:szCs w:val="26"/>
        </w:rPr>
        <w:t>viết in hoa</w:t>
      </w:r>
      <w:r w:rsidRPr="00135D4B">
        <w:rPr>
          <w:color w:val="000000" w:themeColor="text1"/>
          <w:sz w:val="26"/>
          <w:szCs w:val="26"/>
        </w:rPr>
        <w:t xml:space="preserve">): .............................................................; 2. Giới </w:t>
      </w:r>
      <w:proofErr w:type="gramStart"/>
      <w:r w:rsidRPr="00135D4B">
        <w:rPr>
          <w:color w:val="000000" w:themeColor="text1"/>
          <w:sz w:val="26"/>
          <w:szCs w:val="26"/>
        </w:rPr>
        <w:t>tính: ..</w:t>
      </w:r>
      <w:proofErr w:type="gramEnd"/>
      <w:r w:rsidRPr="00135D4B">
        <w:rPr>
          <w:color w:val="000000" w:themeColor="text1"/>
          <w:sz w:val="26"/>
          <w:szCs w:val="26"/>
        </w:rPr>
        <w:tab/>
      </w:r>
    </w:p>
    <w:p w:rsidRPr="00135D4B" w:rsidR="00474E3E" w:rsidP="00474E3E" w:rsidRDefault="00474E3E" w14:paraId="07A45822" w14:textId="77777777">
      <w:pPr>
        <w:pStyle w:val="BodyText3"/>
        <w:tabs>
          <w:tab w:val="left" w:leader="dot" w:pos="9072"/>
        </w:tabs>
        <w:spacing w:before="120"/>
        <w:rPr>
          <w:color w:val="000000" w:themeColor="text1"/>
          <w:sz w:val="26"/>
          <w:szCs w:val="26"/>
        </w:rPr>
      </w:pPr>
      <w:r w:rsidRPr="00135D4B">
        <w:rPr>
          <w:color w:val="000000" w:themeColor="text1"/>
          <w:sz w:val="26"/>
          <w:szCs w:val="26"/>
        </w:rPr>
        <w:t xml:space="preserve">3. Ngày, tháng, năm </w:t>
      </w:r>
      <w:proofErr w:type="gramStart"/>
      <w:r w:rsidRPr="00135D4B">
        <w:rPr>
          <w:color w:val="000000" w:themeColor="text1"/>
          <w:sz w:val="26"/>
          <w:szCs w:val="26"/>
        </w:rPr>
        <w:t>sinh:…</w:t>
      </w:r>
      <w:proofErr w:type="gramEnd"/>
      <w:r w:rsidRPr="00135D4B">
        <w:rPr>
          <w:color w:val="000000" w:themeColor="text1"/>
          <w:sz w:val="26"/>
          <w:szCs w:val="26"/>
        </w:rPr>
        <w:t>…………………………………………………</w:t>
      </w:r>
      <w:r w:rsidRPr="00135D4B">
        <w:rPr>
          <w:color w:val="000000" w:themeColor="text1"/>
          <w:sz w:val="26"/>
          <w:szCs w:val="26"/>
        </w:rPr>
        <w:tab/>
      </w:r>
    </w:p>
    <w:p w:rsidRPr="00135D4B" w:rsidR="00474E3E" w:rsidP="00474E3E" w:rsidRDefault="00474E3E" w14:paraId="46D5C63A" w14:textId="77777777">
      <w:pPr>
        <w:pStyle w:val="BodyText3"/>
        <w:tabs>
          <w:tab w:val="left" w:leader="dot" w:pos="9072"/>
        </w:tabs>
        <w:spacing w:before="120"/>
        <w:rPr>
          <w:color w:val="000000" w:themeColor="text1"/>
          <w:sz w:val="26"/>
          <w:szCs w:val="26"/>
        </w:rPr>
      </w:pPr>
      <w:r w:rsidRPr="00135D4B">
        <w:rPr>
          <w:color w:val="000000" w:themeColor="text1"/>
          <w:sz w:val="26"/>
          <w:szCs w:val="26"/>
        </w:rPr>
        <w:t xml:space="preserve">4. Số </w:t>
      </w:r>
      <w:r w:rsidR="004A5381">
        <w:rPr>
          <w:color w:val="000000" w:themeColor="text1"/>
          <w:sz w:val="26"/>
          <w:szCs w:val="26"/>
        </w:rPr>
        <w:t>CC/</w:t>
      </w:r>
      <w:r w:rsidRPr="00135D4B">
        <w:rPr>
          <w:color w:val="000000" w:themeColor="text1"/>
          <w:sz w:val="26"/>
          <w:szCs w:val="26"/>
        </w:rPr>
        <w:t>CCCD/CMND/H</w:t>
      </w:r>
      <w:r w:rsidR="004A5381">
        <w:rPr>
          <w:color w:val="000000" w:themeColor="text1"/>
          <w:sz w:val="26"/>
          <w:szCs w:val="26"/>
        </w:rPr>
        <w:t>C</w:t>
      </w:r>
      <w:r w:rsidRPr="00135D4B">
        <w:rPr>
          <w:color w:val="000000" w:themeColor="text1"/>
          <w:sz w:val="26"/>
          <w:szCs w:val="26"/>
        </w:rPr>
        <w:t>: ……………………</w:t>
      </w:r>
      <w:r w:rsidRPr="00135D4B">
        <w:rPr>
          <w:color w:val="000000" w:themeColor="text1"/>
          <w:sz w:val="26"/>
          <w:szCs w:val="26"/>
        </w:rPr>
        <w:tab/>
      </w:r>
      <w:r w:rsidRPr="00135D4B">
        <w:rPr>
          <w:color w:val="000000" w:themeColor="text1"/>
          <w:sz w:val="26"/>
          <w:szCs w:val="26"/>
        </w:rPr>
        <w:t xml:space="preserve"> </w:t>
      </w:r>
    </w:p>
    <w:p w:rsidRPr="00135D4B" w:rsidR="00474E3E" w:rsidP="00B21E92" w:rsidRDefault="00474E3E" w14:paraId="1222698D" w14:textId="77777777">
      <w:pPr>
        <w:pStyle w:val="BodyText3"/>
        <w:tabs>
          <w:tab w:val="left" w:leader="dot" w:pos="9072"/>
        </w:tabs>
        <w:spacing w:before="120"/>
        <w:rPr>
          <w:color w:val="000000" w:themeColor="text1"/>
          <w:sz w:val="26"/>
          <w:szCs w:val="26"/>
        </w:rPr>
      </w:pPr>
      <w:r w:rsidRPr="00135D4B">
        <w:rPr>
          <w:color w:val="000000" w:themeColor="text1"/>
          <w:sz w:val="26"/>
          <w:szCs w:val="26"/>
        </w:rPr>
        <w:t xml:space="preserve">Ngày cấp: </w:t>
      </w:r>
      <w:proofErr w:type="gramStart"/>
      <w:r w:rsidRPr="00135D4B">
        <w:rPr>
          <w:color w:val="000000" w:themeColor="text1"/>
          <w:sz w:val="26"/>
          <w:szCs w:val="26"/>
        </w:rPr>
        <w:t>…./…..</w:t>
      </w:r>
      <w:proofErr w:type="gramEnd"/>
      <w:r w:rsidRPr="00135D4B">
        <w:rPr>
          <w:color w:val="000000" w:themeColor="text1"/>
          <w:sz w:val="26"/>
          <w:szCs w:val="26"/>
        </w:rPr>
        <w:t>/……</w:t>
      </w:r>
      <w:proofErr w:type="gramStart"/>
      <w:r w:rsidRPr="00135D4B">
        <w:rPr>
          <w:color w:val="000000" w:themeColor="text1"/>
          <w:sz w:val="26"/>
          <w:szCs w:val="26"/>
        </w:rPr>
        <w:t>.....</w:t>
      </w:r>
      <w:proofErr w:type="gramEnd"/>
      <w:r w:rsidRPr="00135D4B">
        <w:rPr>
          <w:color w:val="000000" w:themeColor="text1"/>
          <w:sz w:val="26"/>
          <w:szCs w:val="26"/>
        </w:rPr>
        <w:t>Nơi cấp: ……………………………………………</w:t>
      </w:r>
    </w:p>
    <w:p w:rsidRPr="00135D4B" w:rsidR="00474E3E" w:rsidP="00474E3E" w:rsidRDefault="00474E3E" w14:paraId="4D380ED4" w14:textId="77777777">
      <w:pPr>
        <w:pStyle w:val="BodyText3"/>
        <w:tabs>
          <w:tab w:val="left" w:leader="dot" w:pos="9072"/>
        </w:tabs>
        <w:spacing w:before="120"/>
        <w:rPr>
          <w:color w:val="000000" w:themeColor="text1"/>
          <w:sz w:val="26"/>
          <w:szCs w:val="26"/>
        </w:rPr>
      </w:pPr>
      <w:r w:rsidRPr="00135D4B">
        <w:rPr>
          <w:color w:val="000000" w:themeColor="text1"/>
          <w:sz w:val="26"/>
          <w:szCs w:val="26"/>
        </w:rPr>
        <w:t>5. Nơi cư trú: …………………………………………………………………</w:t>
      </w:r>
      <w:r w:rsidRPr="00135D4B">
        <w:rPr>
          <w:color w:val="000000" w:themeColor="text1"/>
          <w:sz w:val="26"/>
          <w:szCs w:val="26"/>
        </w:rPr>
        <w:tab/>
      </w:r>
    </w:p>
    <w:p w:rsidRPr="00135D4B" w:rsidR="00474E3E" w:rsidP="00474E3E" w:rsidRDefault="00474E3E" w14:paraId="7A9DB53A" w14:textId="77777777">
      <w:pPr>
        <w:pStyle w:val="BodyText3"/>
        <w:tabs>
          <w:tab w:val="left" w:leader="dot" w:pos="9072"/>
        </w:tabs>
        <w:spacing w:before="120"/>
        <w:rPr>
          <w:color w:val="000000" w:themeColor="text1"/>
          <w:sz w:val="26"/>
          <w:szCs w:val="26"/>
        </w:rPr>
      </w:pPr>
      <w:r w:rsidRPr="00135D4B">
        <w:rPr>
          <w:color w:val="000000" w:themeColor="text1"/>
          <w:sz w:val="26"/>
          <w:szCs w:val="26"/>
        </w:rPr>
        <w:t>6. Quốc tịch: ……………….…; Dân tộc ………</w:t>
      </w:r>
      <w:proofErr w:type="gramStart"/>
      <w:r w:rsidRPr="00135D4B">
        <w:rPr>
          <w:color w:val="000000" w:themeColor="text1"/>
          <w:sz w:val="26"/>
          <w:szCs w:val="26"/>
        </w:rPr>
        <w:t>…..</w:t>
      </w:r>
      <w:proofErr w:type="gramEnd"/>
      <w:r w:rsidRPr="00135D4B">
        <w:rPr>
          <w:color w:val="000000" w:themeColor="text1"/>
          <w:sz w:val="26"/>
          <w:szCs w:val="26"/>
        </w:rPr>
        <w:t>….; Tôn giáo ………</w:t>
      </w:r>
      <w:r w:rsidRPr="00135D4B">
        <w:rPr>
          <w:color w:val="000000" w:themeColor="text1"/>
          <w:sz w:val="26"/>
          <w:szCs w:val="26"/>
        </w:rPr>
        <w:tab/>
      </w:r>
    </w:p>
    <w:p w:rsidRPr="00135D4B" w:rsidR="00474E3E" w:rsidP="00474E3E" w:rsidRDefault="00474E3E" w14:paraId="0F3E6696" w14:textId="77777777">
      <w:pPr>
        <w:tabs>
          <w:tab w:val="left" w:leader="dot" w:pos="9072"/>
        </w:tabs>
        <w:spacing w:before="120" w:after="120"/>
        <w:rPr>
          <w:color w:val="000000" w:themeColor="text1"/>
          <w:sz w:val="26"/>
          <w:szCs w:val="26"/>
        </w:rPr>
      </w:pPr>
      <w:r w:rsidRPr="00135D4B">
        <w:rPr>
          <w:color w:val="000000" w:themeColor="text1"/>
          <w:sz w:val="26"/>
          <w:szCs w:val="26"/>
        </w:rPr>
        <w:t xml:space="preserve">7. Đối tượng chính </w:t>
      </w:r>
      <w:proofErr w:type="gramStart"/>
      <w:r w:rsidRPr="00135D4B">
        <w:rPr>
          <w:color w:val="000000" w:themeColor="text1"/>
          <w:sz w:val="26"/>
          <w:szCs w:val="26"/>
        </w:rPr>
        <w:t>sách:…</w:t>
      </w:r>
      <w:proofErr w:type="gramEnd"/>
      <w:r w:rsidRPr="00135D4B">
        <w:rPr>
          <w:color w:val="000000" w:themeColor="text1"/>
          <w:sz w:val="26"/>
          <w:szCs w:val="26"/>
        </w:rPr>
        <w:t>…………………………………………………</w:t>
      </w:r>
      <w:r w:rsidRPr="00135D4B">
        <w:rPr>
          <w:color w:val="000000" w:themeColor="text1"/>
          <w:sz w:val="26"/>
          <w:szCs w:val="26"/>
        </w:rPr>
        <w:tab/>
      </w:r>
    </w:p>
    <w:p w:rsidRPr="00135D4B" w:rsidR="00403FB7" w:rsidP="00403FB7" w:rsidRDefault="00403FB7" w14:paraId="67F24D59" w14:textId="77777777">
      <w:pPr>
        <w:tabs>
          <w:tab w:val="left" w:pos="0"/>
        </w:tabs>
        <w:spacing w:before="120" w:after="120"/>
        <w:ind w:firstLine="0"/>
        <w:rPr>
          <w:bCs/>
          <w:color w:val="000000" w:themeColor="text1"/>
          <w:sz w:val="26"/>
          <w:szCs w:val="26"/>
          <w:lang w:val="vi-VN"/>
        </w:rPr>
      </w:pPr>
      <w:r>
        <w:rPr>
          <w:bCs/>
          <w:color w:val="000000" w:themeColor="text1"/>
          <w:sz w:val="26"/>
          <w:szCs w:val="26"/>
        </w:rPr>
        <w:tab/>
      </w:r>
      <w:r>
        <w:rPr>
          <w:bCs/>
          <w:color w:val="000000" w:themeColor="text1"/>
          <w:sz w:val="26"/>
          <w:szCs w:val="26"/>
        </w:rPr>
        <w:t>8</w:t>
      </w:r>
      <w:r w:rsidRPr="00135D4B">
        <w:rPr>
          <w:bCs/>
          <w:color w:val="000000" w:themeColor="text1"/>
          <w:sz w:val="26"/>
          <w:szCs w:val="26"/>
          <w:lang w:val="vi-VN"/>
        </w:rPr>
        <w:t>. Trình độ học vấn: …………………….; Văn bằng, chứng chỉ: ………………</w:t>
      </w:r>
    </w:p>
    <w:p w:rsidRPr="00135D4B" w:rsidR="00403FB7" w:rsidP="00403FB7" w:rsidRDefault="00403FB7" w14:paraId="558E4CC3" w14:textId="77777777">
      <w:pPr>
        <w:tabs>
          <w:tab w:val="left" w:pos="0"/>
        </w:tabs>
        <w:spacing w:before="120" w:after="120"/>
        <w:ind w:firstLine="0"/>
        <w:rPr>
          <w:bCs/>
          <w:color w:val="000000" w:themeColor="text1"/>
          <w:sz w:val="26"/>
          <w:szCs w:val="26"/>
          <w:lang w:val="vi-VN"/>
        </w:rPr>
      </w:pPr>
      <w:r w:rsidRPr="00135D4B">
        <w:rPr>
          <w:bCs/>
          <w:color w:val="000000" w:themeColor="text1"/>
          <w:sz w:val="26"/>
          <w:szCs w:val="26"/>
          <w:lang w:val="vi-VN"/>
        </w:rPr>
        <w:tab/>
      </w:r>
      <w:r>
        <w:rPr>
          <w:bCs/>
          <w:color w:val="000000" w:themeColor="text1"/>
          <w:sz w:val="26"/>
          <w:szCs w:val="26"/>
        </w:rPr>
        <w:t>9</w:t>
      </w:r>
      <w:r w:rsidRPr="00135D4B">
        <w:rPr>
          <w:bCs/>
          <w:color w:val="000000" w:themeColor="text1"/>
          <w:sz w:val="26"/>
          <w:szCs w:val="26"/>
          <w:lang w:val="vi-VN"/>
        </w:rPr>
        <w:t>. Nghề nghiệp: ………………….; Trình độ chuyên môn cao nhất: ……</w:t>
      </w:r>
      <w:proofErr w:type="gramStart"/>
      <w:r w:rsidRPr="00135D4B">
        <w:rPr>
          <w:bCs/>
          <w:color w:val="000000" w:themeColor="text1"/>
          <w:sz w:val="26"/>
          <w:szCs w:val="26"/>
          <w:lang w:val="vi-VN"/>
        </w:rPr>
        <w:t>…..</w:t>
      </w:r>
      <w:proofErr w:type="gramEnd"/>
      <w:r w:rsidRPr="00135D4B">
        <w:rPr>
          <w:bCs/>
          <w:color w:val="000000" w:themeColor="text1"/>
          <w:sz w:val="26"/>
          <w:szCs w:val="26"/>
          <w:lang w:val="vi-VN"/>
        </w:rPr>
        <w:tab/>
      </w:r>
      <w:r>
        <w:rPr>
          <w:bCs/>
          <w:color w:val="000000" w:themeColor="text1"/>
          <w:sz w:val="26"/>
          <w:szCs w:val="26"/>
        </w:rPr>
        <w:t>10</w:t>
      </w:r>
      <w:r w:rsidRPr="00135D4B">
        <w:rPr>
          <w:bCs/>
          <w:color w:val="000000" w:themeColor="text1"/>
          <w:sz w:val="26"/>
          <w:szCs w:val="26"/>
          <w:lang w:val="vi-VN"/>
        </w:rPr>
        <w:t xml:space="preserve">. Tình trạng việc làm: </w:t>
      </w:r>
    </w:p>
    <w:p w:rsidRPr="00135D4B" w:rsidR="00403FB7" w:rsidP="00403FB7" w:rsidRDefault="00403FB7" w14:paraId="4F23B13A" w14:textId="77777777">
      <w:pPr>
        <w:tabs>
          <w:tab w:val="left" w:pos="0"/>
          <w:tab w:val="left" w:pos="270"/>
          <w:tab w:val="left" w:pos="2610"/>
          <w:tab w:val="left" w:pos="3870"/>
          <w:tab w:val="left" w:pos="6810"/>
          <w:tab w:val="left" w:pos="7020"/>
        </w:tabs>
        <w:spacing w:before="120" w:after="120"/>
        <w:ind w:firstLine="0"/>
        <w:rPr>
          <w:bCs/>
          <w:color w:val="000000" w:themeColor="text1"/>
          <w:sz w:val="26"/>
          <w:szCs w:val="26"/>
          <w:lang w:val="vi-VN"/>
        </w:rPr>
      </w:pPr>
      <w:r w:rsidRPr="00135D4B">
        <w:rPr>
          <w:bCs/>
          <w:noProof/>
          <w:color w:val="000000" w:themeColor="text1"/>
          <w:sz w:val="26"/>
          <w:szCs w:val="26"/>
        </w:rPr>
        <mc:AlternateContent>
          <mc:Choice Requires="wps">
            <w:drawing>
              <wp:anchor distT="0" distB="0" distL="114300" distR="114300" simplePos="0" relativeHeight="251953152" behindDoc="0" locked="0" layoutInCell="1" allowOverlap="1" wp14:anchorId="1328718A" wp14:editId="11987C06">
                <wp:simplePos x="0" y="0"/>
                <wp:positionH relativeFrom="column">
                  <wp:posOffset>1680231</wp:posOffset>
                </wp:positionH>
                <wp:positionV relativeFrom="paragraph">
                  <wp:posOffset>36830</wp:posOffset>
                </wp:positionV>
                <wp:extent cx="152400" cy="133350"/>
                <wp:effectExtent l="0" t="0" r="19050" b="19050"/>
                <wp:wrapNone/>
                <wp:docPr id="66" name="Rectangle 66"/>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5A1B4E">
              <v:rect id="Rectangle 66" style="position:absolute;margin-left:132.3pt;margin-top:2.9pt;width:12pt;height:10.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6EC066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"/>
            </w:pict>
          </mc:Fallback>
        </mc:AlternateContent>
      </w:r>
      <w:r w:rsidRPr="00135D4B">
        <w:rPr>
          <w:bCs/>
          <w:noProof/>
          <w:color w:val="000000" w:themeColor="text1"/>
          <w:sz w:val="26"/>
          <w:szCs w:val="26"/>
        </w:rPr>
        <mc:AlternateContent>
          <mc:Choice Requires="wps">
            <w:drawing>
              <wp:anchor distT="0" distB="0" distL="114300" distR="114300" simplePos="0" relativeHeight="251954176" behindDoc="0" locked="0" layoutInCell="1" allowOverlap="1" wp14:anchorId="21DAB132" wp14:editId="5DCC9BC9">
                <wp:simplePos x="0" y="0"/>
                <wp:positionH relativeFrom="column">
                  <wp:posOffset>3682365</wp:posOffset>
                </wp:positionH>
                <wp:positionV relativeFrom="paragraph">
                  <wp:posOffset>36830</wp:posOffset>
                </wp:positionV>
                <wp:extent cx="152400" cy="133350"/>
                <wp:effectExtent l="0" t="0" r="19050" b="19050"/>
                <wp:wrapNone/>
                <wp:docPr id="67" name="Rectangle 67"/>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0D262E">
              <v:rect id="Rectangle 67" style="position:absolute;margin-left:289.95pt;margin-top:2.9pt;width:12pt;height:10.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03C9FE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"/>
            </w:pict>
          </mc:Fallback>
        </mc:AlternateContent>
      </w:r>
      <w:r w:rsidRPr="00135D4B">
        <w:rPr>
          <w:bCs/>
          <w:noProof/>
          <w:color w:val="000000" w:themeColor="text1"/>
          <w:sz w:val="26"/>
          <w:szCs w:val="26"/>
        </w:rPr>
        <mc:AlternateContent>
          <mc:Choice Requires="wps">
            <w:drawing>
              <wp:anchor distT="0" distB="0" distL="114300" distR="114300" simplePos="0" relativeHeight="251955200" behindDoc="0" locked="0" layoutInCell="1" allowOverlap="1" wp14:anchorId="0D8158F2" wp14:editId="363DF71C">
                <wp:simplePos x="0" y="0"/>
                <wp:positionH relativeFrom="column">
                  <wp:posOffset>5339715</wp:posOffset>
                </wp:positionH>
                <wp:positionV relativeFrom="paragraph">
                  <wp:posOffset>36830</wp:posOffset>
                </wp:positionV>
                <wp:extent cx="152400" cy="133350"/>
                <wp:effectExtent l="0" t="0" r="19050" b="19050"/>
                <wp:wrapNone/>
                <wp:docPr id="68" name="Rectangle 68"/>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8378480">
              <v:rect id="Rectangle 68" style="position:absolute;margin-left:420.45pt;margin-top:2.9pt;width:12pt;height:10.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548E7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"/>
            </w:pict>
          </mc:Fallback>
        </mc:AlternateContent>
      </w:r>
      <w:r w:rsidRPr="00135D4B">
        <w:rPr>
          <w:bCs/>
          <w:color w:val="000000" w:themeColor="text1"/>
          <w:sz w:val="26"/>
          <w:szCs w:val="26"/>
          <w:lang w:val="vi-VN"/>
        </w:rPr>
        <w:tab/>
      </w:r>
      <w:r w:rsidRPr="00135D4B">
        <w:rPr>
          <w:bCs/>
          <w:color w:val="000000" w:themeColor="text1"/>
          <w:sz w:val="26"/>
          <w:szCs w:val="26"/>
          <w:lang w:val="vi-VN"/>
        </w:rPr>
        <w:t xml:space="preserve">       Có việc làm </w:t>
      </w:r>
      <w:r w:rsidRPr="00135D4B">
        <w:rPr>
          <w:bCs/>
          <w:color w:val="000000" w:themeColor="text1"/>
          <w:sz w:val="26"/>
          <w:szCs w:val="26"/>
          <w:lang w:val="vi-VN"/>
        </w:rPr>
        <w:tab/>
      </w:r>
      <w:r>
        <w:rPr>
          <w:bCs/>
          <w:color w:val="000000" w:themeColor="text1"/>
          <w:sz w:val="26"/>
          <w:szCs w:val="26"/>
        </w:rPr>
        <w:t xml:space="preserve">         </w:t>
      </w:r>
      <w:r w:rsidRPr="00135D4B">
        <w:rPr>
          <w:bCs/>
          <w:color w:val="000000" w:themeColor="text1"/>
          <w:sz w:val="26"/>
          <w:szCs w:val="26"/>
          <w:lang w:val="vi-VN"/>
        </w:rPr>
        <w:t xml:space="preserve">Việc làm </w:t>
      </w:r>
      <w:r>
        <w:rPr>
          <w:bCs/>
          <w:color w:val="000000" w:themeColor="text1"/>
          <w:sz w:val="26"/>
          <w:szCs w:val="26"/>
        </w:rPr>
        <w:t xml:space="preserve">không </w:t>
      </w:r>
      <w:r w:rsidRPr="00135D4B">
        <w:rPr>
          <w:bCs/>
          <w:color w:val="000000" w:themeColor="text1"/>
          <w:sz w:val="26"/>
          <w:szCs w:val="26"/>
          <w:lang w:val="vi-VN"/>
        </w:rPr>
        <w:t xml:space="preserve">ổn định </w:t>
      </w:r>
      <w:r w:rsidRPr="00135D4B">
        <w:rPr>
          <w:bCs/>
          <w:color w:val="000000" w:themeColor="text1"/>
          <w:sz w:val="26"/>
          <w:szCs w:val="26"/>
          <w:lang w:val="vi-VN"/>
        </w:rPr>
        <w:tab/>
      </w:r>
      <w:r w:rsidRPr="00135D4B">
        <w:rPr>
          <w:bCs/>
          <w:color w:val="000000" w:themeColor="text1"/>
          <w:sz w:val="26"/>
          <w:szCs w:val="26"/>
          <w:lang w:val="vi-VN"/>
        </w:rPr>
        <w:tab/>
      </w:r>
      <w:r w:rsidRPr="00135D4B">
        <w:rPr>
          <w:bCs/>
          <w:color w:val="000000" w:themeColor="text1"/>
          <w:sz w:val="26"/>
          <w:szCs w:val="26"/>
          <w:lang w:val="vi-VN"/>
        </w:rPr>
        <w:t>Thất nghiệp</w:t>
      </w:r>
    </w:p>
    <w:p w:rsidRPr="00135D4B" w:rsidR="00403FB7" w:rsidP="00403FB7" w:rsidRDefault="00403FB7" w14:paraId="2752D67D" w14:textId="77777777">
      <w:pPr>
        <w:tabs>
          <w:tab w:val="left" w:pos="0"/>
        </w:tabs>
        <w:spacing w:before="120" w:after="120"/>
        <w:ind w:firstLine="0"/>
        <w:rPr>
          <w:bCs/>
          <w:color w:val="000000" w:themeColor="text1"/>
          <w:sz w:val="26"/>
          <w:szCs w:val="26"/>
          <w:lang w:val="vi-VN"/>
        </w:rPr>
      </w:pPr>
      <w:r>
        <w:rPr>
          <w:bCs/>
          <w:color w:val="000000" w:themeColor="text1"/>
          <w:sz w:val="26"/>
          <w:szCs w:val="26"/>
        </w:rPr>
        <w:tab/>
      </w:r>
      <w:r>
        <w:rPr>
          <w:bCs/>
          <w:color w:val="000000" w:themeColor="text1"/>
          <w:sz w:val="26"/>
          <w:szCs w:val="26"/>
        </w:rPr>
        <w:t>11</w:t>
      </w:r>
      <w:r w:rsidRPr="00135D4B">
        <w:rPr>
          <w:bCs/>
          <w:color w:val="000000" w:themeColor="text1"/>
          <w:sz w:val="26"/>
          <w:szCs w:val="26"/>
          <w:lang w:val="vi-VN"/>
        </w:rPr>
        <w:t xml:space="preserve">. Tình trạng hôn nhân: </w:t>
      </w:r>
    </w:p>
    <w:p w:rsidRPr="00403FB7" w:rsidR="00403FB7" w:rsidP="00403FB7" w:rsidRDefault="00CB6DEF" w14:paraId="2FFB39C6" w14:textId="77777777">
      <w:pPr>
        <w:tabs>
          <w:tab w:val="left" w:pos="0"/>
          <w:tab w:val="left" w:pos="270"/>
          <w:tab w:val="left" w:pos="2610"/>
          <w:tab w:val="left" w:pos="4320"/>
          <w:tab w:val="left" w:pos="7020"/>
        </w:tabs>
        <w:spacing w:before="120" w:after="120"/>
        <w:ind w:firstLine="0"/>
        <w:rPr>
          <w:bCs/>
          <w:color w:val="000000" w:themeColor="text1"/>
          <w:sz w:val="26"/>
          <w:szCs w:val="26"/>
        </w:rPr>
      </w:pPr>
      <w:r w:rsidRPr="00135D4B">
        <w:rPr>
          <w:bCs/>
          <w:noProof/>
          <w:color w:val="000000" w:themeColor="text1"/>
          <w:sz w:val="26"/>
          <w:szCs w:val="26"/>
        </w:rPr>
        <mc:AlternateContent>
          <mc:Choice Requires="wps">
            <w:drawing>
              <wp:anchor distT="0" distB="0" distL="114300" distR="114300" simplePos="0" relativeHeight="251961344" behindDoc="0" locked="0" layoutInCell="1" allowOverlap="1" wp14:anchorId="58F6E528" wp14:editId="4EE00787">
                <wp:simplePos x="0" y="0"/>
                <wp:positionH relativeFrom="column">
                  <wp:posOffset>4137660</wp:posOffset>
                </wp:positionH>
                <wp:positionV relativeFrom="paragraph">
                  <wp:posOffset>28012</wp:posOffset>
                </wp:positionV>
                <wp:extent cx="152400" cy="133350"/>
                <wp:effectExtent l="0" t="0" r="19050" b="19050"/>
                <wp:wrapNone/>
                <wp:docPr id="1759092735" name="Rectangle 1759092735"/>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57D621A">
              <v:rect id="Rectangle 1759092735" style="position:absolute;margin-left:325.8pt;margin-top:2.2pt;width:12pt;height:10.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7129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"/>
            </w:pict>
          </mc:Fallback>
        </mc:AlternateContent>
      </w:r>
      <w:r w:rsidRPr="00135D4B" w:rsidR="00403FB7">
        <w:rPr>
          <w:bCs/>
          <w:noProof/>
          <w:color w:val="000000" w:themeColor="text1"/>
          <w:sz w:val="26"/>
          <w:szCs w:val="26"/>
        </w:rPr>
        <mc:AlternateContent>
          <mc:Choice Requires="wps">
            <w:drawing>
              <wp:anchor distT="0" distB="0" distL="114300" distR="114300" simplePos="0" relativeHeight="251959296" behindDoc="0" locked="0" layoutInCell="1" allowOverlap="1" wp14:anchorId="0EA981D9" wp14:editId="735B1967">
                <wp:simplePos x="0" y="0"/>
                <wp:positionH relativeFrom="column">
                  <wp:posOffset>3441628</wp:posOffset>
                </wp:positionH>
                <wp:positionV relativeFrom="paragraph">
                  <wp:posOffset>44450</wp:posOffset>
                </wp:positionV>
                <wp:extent cx="152400" cy="13335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3A774D">
              <v:rect id="Rectangle 65" style="position:absolute;margin-left:271pt;margin-top:3.5pt;width:12pt;height:10.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4D0F15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"/>
            </w:pict>
          </mc:Fallback>
        </mc:AlternateContent>
      </w:r>
      <w:r w:rsidRPr="00135D4B" w:rsidR="00403FB7">
        <w:rPr>
          <w:bCs/>
          <w:noProof/>
          <w:color w:val="000000" w:themeColor="text1"/>
          <w:sz w:val="26"/>
          <w:szCs w:val="26"/>
        </w:rPr>
        <mc:AlternateContent>
          <mc:Choice Requires="wps">
            <w:drawing>
              <wp:anchor distT="0" distB="0" distL="114300" distR="114300" simplePos="0" relativeHeight="251958272" behindDoc="0" locked="0" layoutInCell="1" allowOverlap="1" wp14:anchorId="78CE4D05" wp14:editId="08A8538B">
                <wp:simplePos x="0" y="0"/>
                <wp:positionH relativeFrom="column">
                  <wp:posOffset>2344983</wp:posOffset>
                </wp:positionH>
                <wp:positionV relativeFrom="paragraph">
                  <wp:posOffset>34925</wp:posOffset>
                </wp:positionV>
                <wp:extent cx="152400" cy="133350"/>
                <wp:effectExtent l="0" t="0" r="19050" b="19050"/>
                <wp:wrapNone/>
                <wp:docPr id="63" name="Rectangle 63"/>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txbx>
                        <w:txbxContent>
                          <w:p w:rsidR="00403FB7" w:rsidP="00403FB7" w:rsidRDefault="00403FB7" w14:paraId="5DF3263D" w14:textId="77777777">
                            <w:pPr>
                              <w:jc w:val="center"/>
                            </w:pPr>
                          </w:p>
                          <w:p w:rsidR="00403FB7" w:rsidP="00403FB7" w:rsidRDefault="00403FB7" w14:paraId="540EECBE"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91C20F">
              <v:rect id="Rectangle 63" style="position:absolute;left:0;text-align:left;margin-left:184.65pt;margin-top:2.75pt;width:12pt;height:10.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white [3201]" strokecolor="#f79646 [3209]" strokeweight=".5pt" w14:anchorId="78CE4D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">
                <v:textbox>
                  <w:txbxContent>
                    <w:p w:rsidR="00403FB7" w:rsidP="00403FB7" w:rsidRDefault="00403FB7" w14:paraId="5A39BBE3" w14:textId="77777777">
                      <w:pPr>
                        <w:jc w:val="center"/>
                      </w:pPr>
                    </w:p>
                    <w:p w:rsidR="00403FB7" w:rsidP="00403FB7" w:rsidRDefault="00403FB7" w14:paraId="41C8F396" w14:textId="77777777">
                      <w:pPr>
                        <w:jc w:val="center"/>
                      </w:pPr>
                    </w:p>
                  </w:txbxContent>
                </v:textbox>
              </v:rect>
            </w:pict>
          </mc:Fallback>
        </mc:AlternateContent>
      </w:r>
      <w:r w:rsidRPr="00135D4B" w:rsidR="00403FB7">
        <w:rPr>
          <w:bCs/>
          <w:noProof/>
          <w:color w:val="000000" w:themeColor="text1"/>
          <w:sz w:val="26"/>
          <w:szCs w:val="26"/>
        </w:rPr>
        <mc:AlternateContent>
          <mc:Choice Requires="wps">
            <w:drawing>
              <wp:anchor distT="0" distB="0" distL="114300" distR="114300" simplePos="0" relativeHeight="251957248" behindDoc="0" locked="0" layoutInCell="1" allowOverlap="1" wp14:anchorId="153A6853" wp14:editId="1A5C8FAD">
                <wp:simplePos x="0" y="0"/>
                <wp:positionH relativeFrom="column">
                  <wp:posOffset>1152220</wp:posOffset>
                </wp:positionH>
                <wp:positionV relativeFrom="paragraph">
                  <wp:posOffset>26525</wp:posOffset>
                </wp:positionV>
                <wp:extent cx="152400" cy="133350"/>
                <wp:effectExtent l="0" t="0" r="19050" b="19050"/>
                <wp:wrapNone/>
                <wp:docPr id="64" name="Rectangle 64"/>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74D608D">
              <v:rect id="Rectangle 64" style="position:absolute;margin-left:90.75pt;margin-top:2.1pt;width:12pt;height:10.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1FAEE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"/>
            </w:pict>
          </mc:Fallback>
        </mc:AlternateContent>
      </w:r>
      <w:r w:rsidRPr="00135D4B" w:rsidR="00403FB7">
        <w:rPr>
          <w:bCs/>
          <w:color w:val="000000" w:themeColor="text1"/>
          <w:sz w:val="26"/>
          <w:szCs w:val="26"/>
          <w:lang w:val="vi-VN"/>
        </w:rPr>
        <w:tab/>
      </w:r>
      <w:r w:rsidRPr="00135D4B" w:rsidR="00403FB7">
        <w:rPr>
          <w:bCs/>
          <w:color w:val="000000" w:themeColor="text1"/>
          <w:sz w:val="26"/>
          <w:szCs w:val="26"/>
          <w:lang w:val="vi-VN"/>
        </w:rPr>
        <w:t xml:space="preserve">       </w:t>
      </w:r>
      <w:r w:rsidR="00403FB7">
        <w:rPr>
          <w:bCs/>
          <w:color w:val="000000" w:themeColor="text1"/>
          <w:sz w:val="26"/>
          <w:szCs w:val="26"/>
        </w:rPr>
        <w:t>Độc thân</w:t>
      </w:r>
      <w:r w:rsidRPr="00135D4B" w:rsidR="00403FB7">
        <w:rPr>
          <w:bCs/>
          <w:color w:val="000000" w:themeColor="text1"/>
          <w:sz w:val="26"/>
          <w:szCs w:val="26"/>
          <w:lang w:val="vi-VN"/>
        </w:rPr>
        <w:t xml:space="preserve">           Đã kết hôn </w:t>
      </w:r>
      <w:r w:rsidRPr="00135D4B" w:rsidR="00403FB7">
        <w:rPr>
          <w:bCs/>
          <w:color w:val="000000" w:themeColor="text1"/>
          <w:sz w:val="26"/>
          <w:szCs w:val="26"/>
          <w:lang w:val="vi-VN"/>
        </w:rPr>
        <w:tab/>
      </w:r>
      <w:r w:rsidRPr="00135D4B" w:rsidR="00403FB7">
        <w:rPr>
          <w:bCs/>
          <w:color w:val="000000" w:themeColor="text1"/>
          <w:sz w:val="26"/>
          <w:szCs w:val="26"/>
          <w:lang w:val="vi-VN"/>
        </w:rPr>
        <w:t xml:space="preserve"> Ly </w:t>
      </w:r>
      <w:r w:rsidR="00403FB7">
        <w:rPr>
          <w:bCs/>
          <w:color w:val="000000" w:themeColor="text1"/>
          <w:sz w:val="26"/>
          <w:szCs w:val="26"/>
        </w:rPr>
        <w:t xml:space="preserve">hôn            </w:t>
      </w:r>
      <w:r>
        <w:rPr>
          <w:bCs/>
          <w:color w:val="000000" w:themeColor="text1"/>
          <w:sz w:val="26"/>
          <w:szCs w:val="26"/>
        </w:rPr>
        <w:t xml:space="preserve">Góa </w:t>
      </w:r>
    </w:p>
    <w:p w:rsidR="00403FB7" w:rsidP="00403FB7" w:rsidRDefault="00403FB7" w14:paraId="53E43BE4" w14:textId="77777777">
      <w:pPr>
        <w:tabs>
          <w:tab w:val="left" w:leader="dot" w:pos="9072"/>
        </w:tabs>
        <w:spacing w:before="120" w:after="120"/>
        <w:ind w:left="720" w:firstLine="0"/>
        <w:rPr>
          <w:color w:val="000000" w:themeColor="text1"/>
          <w:sz w:val="26"/>
          <w:szCs w:val="26"/>
        </w:rPr>
      </w:pPr>
      <w:r>
        <w:rPr>
          <w:bCs/>
          <w:color w:val="000000" w:themeColor="text1"/>
          <w:sz w:val="26"/>
          <w:szCs w:val="26"/>
        </w:rPr>
        <w:t>12</w:t>
      </w:r>
      <w:r w:rsidRPr="00135D4B">
        <w:rPr>
          <w:bCs/>
          <w:color w:val="000000" w:themeColor="text1"/>
          <w:sz w:val="26"/>
          <w:szCs w:val="26"/>
          <w:lang w:val="vi-VN"/>
        </w:rPr>
        <w:t xml:space="preserve">. Tình trạng pháp lý </w:t>
      </w:r>
      <w:r w:rsidRPr="00135D4B">
        <w:rPr>
          <w:bCs/>
          <w:i/>
          <w:color w:val="000000" w:themeColor="text1"/>
          <w:sz w:val="26"/>
          <w:szCs w:val="26"/>
          <w:lang w:val="vi-VN"/>
        </w:rPr>
        <w:t>(tiền án, tiền sự, giấy tờ tùy thân….)</w:t>
      </w:r>
      <w:r w:rsidRPr="00135D4B">
        <w:rPr>
          <w:bCs/>
          <w:color w:val="000000" w:themeColor="text1"/>
          <w:sz w:val="26"/>
          <w:szCs w:val="26"/>
          <w:lang w:val="vi-VN"/>
        </w:rPr>
        <w:t>: ……………………</w:t>
      </w:r>
    </w:p>
    <w:p w:rsidRPr="00135D4B" w:rsidR="00474E3E" w:rsidP="00474E3E" w:rsidRDefault="00403FB7" w14:paraId="75DA874C" w14:textId="77777777">
      <w:pPr>
        <w:tabs>
          <w:tab w:val="left" w:leader="dot" w:pos="9072"/>
        </w:tabs>
        <w:spacing w:before="120" w:after="120"/>
        <w:rPr>
          <w:color w:val="000000" w:themeColor="text1"/>
          <w:sz w:val="26"/>
          <w:szCs w:val="26"/>
        </w:rPr>
      </w:pPr>
      <w:r>
        <w:rPr>
          <w:color w:val="000000" w:themeColor="text1"/>
          <w:sz w:val="26"/>
          <w:szCs w:val="26"/>
        </w:rPr>
        <w:t>13</w:t>
      </w:r>
      <w:r w:rsidRPr="00135D4B" w:rsidR="00474E3E">
        <w:rPr>
          <w:color w:val="000000" w:themeColor="text1"/>
          <w:sz w:val="26"/>
          <w:szCs w:val="26"/>
        </w:rPr>
        <w:t>. Người khi cần báo tin: ............................................; Điện thoại: ........</w:t>
      </w:r>
      <w:r w:rsidRPr="00135D4B" w:rsidR="00474E3E">
        <w:rPr>
          <w:color w:val="000000" w:themeColor="text1"/>
          <w:sz w:val="26"/>
          <w:szCs w:val="26"/>
        </w:rPr>
        <w:tab/>
      </w:r>
    </w:p>
    <w:p w:rsidR="00474E3E" w:rsidP="00474E3E" w:rsidRDefault="00474E3E" w14:paraId="5B8556E8" w14:textId="77777777">
      <w:pPr>
        <w:tabs>
          <w:tab w:val="left" w:leader="dot" w:pos="9072"/>
        </w:tabs>
        <w:spacing w:before="120" w:after="120"/>
        <w:rPr>
          <w:color w:val="000000" w:themeColor="text1"/>
          <w:sz w:val="26"/>
          <w:szCs w:val="26"/>
        </w:rPr>
      </w:pPr>
      <w:r w:rsidRPr="00135D4B">
        <w:rPr>
          <w:color w:val="000000" w:themeColor="text1"/>
          <w:sz w:val="26"/>
          <w:szCs w:val="26"/>
        </w:rPr>
        <w:t>Mối quan hệ: ………………….; Địa chỉ: ………………………………</w:t>
      </w:r>
      <w:r w:rsidRPr="00135D4B">
        <w:rPr>
          <w:color w:val="000000" w:themeColor="text1"/>
          <w:sz w:val="26"/>
          <w:szCs w:val="26"/>
        </w:rPr>
        <w:tab/>
      </w:r>
    </w:p>
    <w:p w:rsidRPr="00135D4B" w:rsidR="00474E3E" w:rsidP="00474E3E" w:rsidRDefault="00474E3E" w14:paraId="2563FC7E" w14:textId="77777777">
      <w:pPr>
        <w:spacing w:before="120" w:after="120"/>
        <w:rPr>
          <w:b/>
          <w:bCs/>
          <w:color w:val="000000" w:themeColor="text1"/>
          <w:sz w:val="26"/>
          <w:szCs w:val="26"/>
        </w:rPr>
      </w:pPr>
      <w:r w:rsidRPr="00135D4B">
        <w:rPr>
          <w:b/>
          <w:bCs/>
          <w:color w:val="000000" w:themeColor="text1"/>
          <w:sz w:val="26"/>
          <w:szCs w:val="26"/>
        </w:rPr>
        <w:t>II. THÔNG TIN VỀ GIA ĐÌNH</w:t>
      </w:r>
    </w:p>
    <w:p w:rsidRPr="00135D4B" w:rsidR="00474E3E" w:rsidP="00474E3E" w:rsidRDefault="00474E3E" w14:paraId="07DA2B12" w14:textId="77777777">
      <w:pPr>
        <w:tabs>
          <w:tab w:val="left" w:pos="0"/>
        </w:tabs>
        <w:spacing w:before="120" w:after="120"/>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1. Họ, tên bố</w:t>
      </w:r>
      <w:r w:rsidRPr="00135D4B">
        <w:rPr>
          <w:bCs/>
          <w:i/>
          <w:color w:val="000000" w:themeColor="text1"/>
          <w:sz w:val="26"/>
          <w:szCs w:val="26"/>
        </w:rPr>
        <w:t>:</w:t>
      </w:r>
      <w:r w:rsidRPr="00135D4B">
        <w:rPr>
          <w:bCs/>
          <w:color w:val="000000" w:themeColor="text1"/>
          <w:sz w:val="26"/>
          <w:szCs w:val="26"/>
        </w:rPr>
        <w:t xml:space="preserve"> ………………………………………; Tuổi …………………</w:t>
      </w:r>
      <w:proofErr w:type="gramStart"/>
      <w:r w:rsidRPr="00135D4B">
        <w:rPr>
          <w:bCs/>
          <w:color w:val="000000" w:themeColor="text1"/>
          <w:sz w:val="26"/>
          <w:szCs w:val="26"/>
        </w:rPr>
        <w:t>…..</w:t>
      </w:r>
      <w:proofErr w:type="gramEnd"/>
    </w:p>
    <w:p w:rsidRPr="00135D4B" w:rsidR="00474E3E" w:rsidP="00474E3E" w:rsidRDefault="00474E3E" w14:paraId="57B2F4FB" w14:textId="77777777">
      <w:pPr>
        <w:tabs>
          <w:tab w:val="left" w:pos="0"/>
        </w:tabs>
        <w:spacing w:before="120" w:after="120"/>
        <w:ind w:firstLine="0"/>
        <w:rPr>
          <w:bCs/>
          <w:color w:val="000000" w:themeColor="text1"/>
          <w:sz w:val="26"/>
          <w:szCs w:val="26"/>
        </w:rPr>
      </w:pPr>
      <w:r w:rsidRPr="00135D4B">
        <w:rPr>
          <w:bCs/>
          <w:color w:val="000000" w:themeColor="text1"/>
          <w:sz w:val="26"/>
          <w:szCs w:val="26"/>
        </w:rPr>
        <w:t>Địa chỉ …………………………………………………………...………….………</w:t>
      </w:r>
      <w:proofErr w:type="gramStart"/>
      <w:r w:rsidRPr="00135D4B">
        <w:rPr>
          <w:bCs/>
          <w:color w:val="000000" w:themeColor="text1"/>
          <w:sz w:val="26"/>
          <w:szCs w:val="26"/>
        </w:rPr>
        <w:t>…..</w:t>
      </w:r>
      <w:proofErr w:type="gramEnd"/>
    </w:p>
    <w:p w:rsidRPr="00135D4B" w:rsidR="00474E3E" w:rsidP="00474E3E" w:rsidRDefault="00474E3E" w14:paraId="076D17CE" w14:textId="77777777">
      <w:pPr>
        <w:tabs>
          <w:tab w:val="left" w:pos="0"/>
        </w:tabs>
        <w:spacing w:before="120" w:after="120"/>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2. Họ, tên mẹ</w:t>
      </w:r>
      <w:r w:rsidRPr="00135D4B">
        <w:rPr>
          <w:bCs/>
          <w:i/>
          <w:color w:val="000000" w:themeColor="text1"/>
          <w:sz w:val="26"/>
          <w:szCs w:val="26"/>
        </w:rPr>
        <w:t>:</w:t>
      </w:r>
      <w:r w:rsidRPr="00135D4B">
        <w:rPr>
          <w:bCs/>
          <w:color w:val="000000" w:themeColor="text1"/>
          <w:sz w:val="26"/>
          <w:szCs w:val="26"/>
        </w:rPr>
        <w:t xml:space="preserve"> ………………</w:t>
      </w:r>
      <w:proofErr w:type="gramStart"/>
      <w:r w:rsidRPr="00135D4B">
        <w:rPr>
          <w:bCs/>
          <w:color w:val="000000" w:themeColor="text1"/>
          <w:sz w:val="26"/>
          <w:szCs w:val="26"/>
        </w:rPr>
        <w:t>…..</w:t>
      </w:r>
      <w:proofErr w:type="gramEnd"/>
      <w:r w:rsidRPr="00135D4B">
        <w:rPr>
          <w:bCs/>
          <w:color w:val="000000" w:themeColor="text1"/>
          <w:sz w:val="26"/>
          <w:szCs w:val="26"/>
        </w:rPr>
        <w:t>……….………….; Tuổi: ……………………</w:t>
      </w:r>
    </w:p>
    <w:p w:rsidRPr="00135D4B" w:rsidR="00474E3E" w:rsidP="00474E3E" w:rsidRDefault="00474E3E" w14:paraId="7F36EC69" w14:textId="77777777">
      <w:pPr>
        <w:tabs>
          <w:tab w:val="left" w:pos="0"/>
          <w:tab w:val="left" w:pos="6570"/>
        </w:tabs>
        <w:spacing w:before="120" w:after="120"/>
        <w:ind w:firstLine="0"/>
        <w:rPr>
          <w:bCs/>
          <w:color w:val="000000" w:themeColor="text1"/>
          <w:sz w:val="26"/>
          <w:szCs w:val="26"/>
        </w:rPr>
      </w:pPr>
      <w:r w:rsidRPr="00135D4B">
        <w:rPr>
          <w:bCs/>
          <w:color w:val="000000" w:themeColor="text1"/>
          <w:sz w:val="26"/>
          <w:szCs w:val="26"/>
        </w:rPr>
        <w:t>Địa chỉ …………………………………………………………...……………………...</w:t>
      </w:r>
    </w:p>
    <w:p w:rsidRPr="00135D4B" w:rsidR="00474E3E" w:rsidP="00474E3E" w:rsidRDefault="00474E3E" w14:paraId="79186948" w14:textId="77777777">
      <w:pPr>
        <w:tabs>
          <w:tab w:val="left" w:pos="0"/>
        </w:tabs>
        <w:spacing w:before="120" w:after="120"/>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3. Họ, tên vợ/chồng</w:t>
      </w:r>
      <w:r w:rsidRPr="00135D4B">
        <w:rPr>
          <w:bCs/>
          <w:i/>
          <w:color w:val="000000" w:themeColor="text1"/>
          <w:sz w:val="26"/>
          <w:szCs w:val="26"/>
        </w:rPr>
        <w:t>:</w:t>
      </w:r>
      <w:r w:rsidRPr="00135D4B">
        <w:rPr>
          <w:bCs/>
          <w:color w:val="000000" w:themeColor="text1"/>
          <w:sz w:val="26"/>
          <w:szCs w:val="26"/>
        </w:rPr>
        <w:t xml:space="preserve"> ………</w:t>
      </w:r>
      <w:proofErr w:type="gramStart"/>
      <w:r w:rsidRPr="00135D4B">
        <w:rPr>
          <w:bCs/>
          <w:color w:val="000000" w:themeColor="text1"/>
          <w:sz w:val="26"/>
          <w:szCs w:val="26"/>
        </w:rPr>
        <w:t>…..</w:t>
      </w:r>
      <w:proofErr w:type="gramEnd"/>
      <w:r w:rsidRPr="00135D4B">
        <w:rPr>
          <w:bCs/>
          <w:color w:val="000000" w:themeColor="text1"/>
          <w:sz w:val="26"/>
          <w:szCs w:val="26"/>
        </w:rPr>
        <w:t>……….……………; Tuổi: …………………...</w:t>
      </w:r>
    </w:p>
    <w:p w:rsidRPr="00135D4B" w:rsidR="00474E3E" w:rsidP="00474E3E" w:rsidRDefault="00474E3E" w14:paraId="388BFA26" w14:textId="77777777">
      <w:pPr>
        <w:tabs>
          <w:tab w:val="left" w:pos="0"/>
          <w:tab w:val="left" w:pos="6570"/>
        </w:tabs>
        <w:spacing w:before="120" w:after="120"/>
        <w:ind w:firstLine="0"/>
        <w:rPr>
          <w:bCs/>
          <w:color w:val="000000" w:themeColor="text1"/>
          <w:sz w:val="26"/>
          <w:szCs w:val="26"/>
        </w:rPr>
      </w:pPr>
      <w:r w:rsidRPr="00135D4B">
        <w:rPr>
          <w:bCs/>
          <w:color w:val="000000" w:themeColor="text1"/>
          <w:sz w:val="26"/>
          <w:szCs w:val="26"/>
        </w:rPr>
        <w:t>Địa chỉ …………………………………………………………...……………………...</w:t>
      </w:r>
    </w:p>
    <w:p w:rsidRPr="00135D4B" w:rsidR="00474E3E" w:rsidP="7AA6E892" w:rsidRDefault="00474E3E" w14:paraId="6D085B8B" w14:textId="77777777">
      <w:pPr>
        <w:tabs>
          <w:tab w:val="left" w:pos="0"/>
        </w:tabs>
        <w:spacing w:before="120" w:after="120"/>
        <w:ind w:firstLine="0"/>
        <w:rPr>
          <w:color w:val="000000" w:themeColor="text1"/>
          <w:sz w:val="26"/>
          <w:szCs w:val="26"/>
        </w:rPr>
      </w:pPr>
      <w:r w:rsidRPr="00135D4B">
        <w:rPr>
          <w:bCs/>
          <w:color w:val="000000" w:themeColor="text1"/>
          <w:sz w:val="26"/>
          <w:szCs w:val="26"/>
        </w:rPr>
        <w:tab/>
      </w:r>
      <w:r w:rsidRPr="7AA6E892" w:rsidR="00474E3E">
        <w:rPr>
          <w:color w:val="000000" w:themeColor="text1"/>
          <w:sz w:val="26"/>
          <w:szCs w:val="26"/>
        </w:rPr>
        <w:t xml:space="preserve">4. </w:t>
      </w:r>
      <w:r w:rsidRPr="7AA6E892" w:rsidR="00474E3E">
        <w:rPr>
          <w:color w:val="000000" w:themeColor="text1"/>
          <w:sz w:val="26"/>
          <w:szCs w:val="26"/>
        </w:rPr>
        <w:t>Họ</w:t>
      </w:r>
      <w:r w:rsidRPr="7AA6E892" w:rsidR="00474E3E">
        <w:rPr>
          <w:color w:val="000000" w:themeColor="text1"/>
          <w:sz w:val="26"/>
          <w:szCs w:val="26"/>
        </w:rPr>
        <w:t xml:space="preserve">, </w:t>
      </w:r>
      <w:r w:rsidRPr="7AA6E892" w:rsidR="00474E3E">
        <w:rPr>
          <w:color w:val="000000" w:themeColor="text1"/>
          <w:sz w:val="26"/>
          <w:szCs w:val="26"/>
        </w:rPr>
        <w:t>tên</w:t>
      </w:r>
      <w:r w:rsidRPr="7AA6E892" w:rsidR="00474E3E">
        <w:rPr>
          <w:color w:val="000000" w:themeColor="text1"/>
          <w:sz w:val="26"/>
          <w:szCs w:val="26"/>
        </w:rPr>
        <w:t xml:space="preserve"> con </w:t>
      </w:r>
      <w:r w:rsidRPr="7AA6E892" w:rsidR="00474E3E">
        <w:rPr>
          <w:color w:val="000000" w:themeColor="text1"/>
          <w:sz w:val="26"/>
          <w:szCs w:val="26"/>
        </w:rPr>
        <w:t>thứ</w:t>
      </w:r>
      <w:r w:rsidRPr="7AA6E892" w:rsidR="00474E3E">
        <w:rPr>
          <w:color w:val="000000" w:themeColor="text1"/>
          <w:sz w:val="26"/>
          <w:szCs w:val="26"/>
        </w:rPr>
        <w:t xml:space="preserve"> </w:t>
      </w:r>
      <w:r w:rsidRPr="7AA6E892" w:rsidR="00474E3E">
        <w:rPr>
          <w:color w:val="000000" w:themeColor="text1"/>
          <w:sz w:val="26"/>
          <w:szCs w:val="26"/>
        </w:rPr>
        <w:t>nhất</w:t>
      </w:r>
      <w:r w:rsidRPr="7AA6E892" w:rsidR="00474E3E">
        <w:rPr>
          <w:i w:val="1"/>
          <w:iCs w:val="1"/>
          <w:color w:val="000000" w:themeColor="text1"/>
          <w:sz w:val="26"/>
          <w:szCs w:val="26"/>
        </w:rPr>
        <w:t>:</w:t>
      </w:r>
      <w:r w:rsidRPr="7AA6E892" w:rsidR="00474E3E">
        <w:rPr>
          <w:color w:val="000000" w:themeColor="text1"/>
          <w:sz w:val="26"/>
          <w:szCs w:val="26"/>
        </w:rPr>
        <w:t xml:space="preserve"> ………</w:t>
      </w:r>
      <w:r w:rsidRPr="7AA6E892" w:rsidR="00474E3E">
        <w:rPr>
          <w:color w:val="000000" w:themeColor="text1"/>
          <w:sz w:val="26"/>
          <w:szCs w:val="26"/>
        </w:rPr>
        <w:t>…..</w:t>
      </w:r>
      <w:r w:rsidRPr="7AA6E892" w:rsidR="00474E3E">
        <w:rPr>
          <w:color w:val="000000" w:themeColor="text1"/>
          <w:sz w:val="26"/>
          <w:szCs w:val="26"/>
        </w:rPr>
        <w:t xml:space="preserve">……….…………; </w:t>
      </w:r>
      <w:del w:author="Lý Hải Nam" w:date="2026-06-30T01:51:09.743Z" w16du:dateUtc="2026-06-30T01:51:09.743Z" w:id="295102757">
        <w:r w:rsidRPr="7AA6E892" w:rsidDel="00474E3E">
          <w:rPr>
            <w:color w:val="000000" w:themeColor="text1" w:themeTint="FF" w:themeShade="FF"/>
            <w:sz w:val="26"/>
            <w:szCs w:val="26"/>
          </w:rPr>
          <w:delText>Tuổi</w:delText>
        </w:r>
        <w:r w:rsidRPr="7AA6E892" w:rsidDel="00474E3E">
          <w:rPr>
            <w:color w:val="000000" w:themeColor="text1" w:themeTint="FF" w:themeShade="FF"/>
            <w:sz w:val="26"/>
            <w:szCs w:val="26"/>
          </w:rPr>
          <w:delText>: …</w:delText>
        </w:r>
      </w:del>
      <w:r w:rsidRPr="7AA6E892" w:rsidR="00474E3E">
        <w:rPr>
          <w:color w:val="000000" w:themeColor="text1"/>
          <w:sz w:val="26"/>
          <w:szCs w:val="26"/>
        </w:rPr>
        <w:t>……………</w:t>
      </w:r>
      <w:r w:rsidRPr="7AA6E892" w:rsidR="00474E3E">
        <w:rPr>
          <w:color w:val="000000" w:themeColor="text1"/>
          <w:sz w:val="26"/>
          <w:szCs w:val="26"/>
        </w:rPr>
        <w:t>…..</w:t>
      </w:r>
    </w:p>
    <w:p w:rsidRPr="00135D4B" w:rsidR="00474E3E" w:rsidP="00474E3E" w:rsidRDefault="00474E3E" w14:paraId="74ACD83B" w14:textId="77777777">
      <w:pPr>
        <w:tabs>
          <w:tab w:val="left" w:pos="0"/>
          <w:tab w:val="left" w:pos="6570"/>
        </w:tabs>
        <w:spacing w:before="120" w:after="120"/>
        <w:ind w:firstLine="0"/>
        <w:rPr>
          <w:bCs/>
          <w:color w:val="000000" w:themeColor="text1"/>
          <w:sz w:val="26"/>
          <w:szCs w:val="26"/>
        </w:rPr>
      </w:pPr>
      <w:r w:rsidRPr="00135D4B">
        <w:rPr>
          <w:bCs/>
          <w:color w:val="000000" w:themeColor="text1"/>
          <w:sz w:val="26"/>
          <w:szCs w:val="26"/>
        </w:rPr>
        <w:t>Địa chỉ …………………………………………………………...…………….……</w:t>
      </w:r>
      <w:proofErr w:type="gramStart"/>
      <w:r w:rsidRPr="00135D4B">
        <w:rPr>
          <w:bCs/>
          <w:color w:val="000000" w:themeColor="text1"/>
          <w:sz w:val="26"/>
          <w:szCs w:val="26"/>
        </w:rPr>
        <w:t>…..</w:t>
      </w:r>
      <w:proofErr w:type="gramEnd"/>
    </w:p>
    <w:p w:rsidRPr="00135D4B" w:rsidR="00474E3E" w:rsidP="00474E3E" w:rsidRDefault="00474E3E" w14:paraId="25F04FA3" w14:textId="77777777">
      <w:pPr>
        <w:tabs>
          <w:tab w:val="left" w:pos="0"/>
        </w:tabs>
        <w:spacing w:before="120" w:after="120"/>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5. Họ, tên con thứ hai</w:t>
      </w:r>
      <w:r w:rsidRPr="00135D4B">
        <w:rPr>
          <w:bCs/>
          <w:i/>
          <w:color w:val="000000" w:themeColor="text1"/>
          <w:sz w:val="26"/>
          <w:szCs w:val="26"/>
        </w:rPr>
        <w:t>:</w:t>
      </w:r>
      <w:r w:rsidRPr="00135D4B">
        <w:rPr>
          <w:bCs/>
          <w:color w:val="000000" w:themeColor="text1"/>
          <w:sz w:val="26"/>
          <w:szCs w:val="26"/>
        </w:rPr>
        <w:t xml:space="preserve"> ………</w:t>
      </w:r>
      <w:proofErr w:type="gramStart"/>
      <w:r w:rsidRPr="00135D4B">
        <w:rPr>
          <w:bCs/>
          <w:color w:val="000000" w:themeColor="text1"/>
          <w:sz w:val="26"/>
          <w:szCs w:val="26"/>
        </w:rPr>
        <w:t>…..</w:t>
      </w:r>
      <w:proofErr w:type="gramEnd"/>
      <w:r w:rsidRPr="00135D4B">
        <w:rPr>
          <w:bCs/>
          <w:color w:val="000000" w:themeColor="text1"/>
          <w:sz w:val="26"/>
          <w:szCs w:val="26"/>
        </w:rPr>
        <w:t>……….………</w:t>
      </w:r>
      <w:proofErr w:type="gramStart"/>
      <w:r w:rsidRPr="00135D4B">
        <w:rPr>
          <w:bCs/>
          <w:color w:val="000000" w:themeColor="text1"/>
          <w:sz w:val="26"/>
          <w:szCs w:val="26"/>
        </w:rPr>
        <w:t>…..</w:t>
      </w:r>
      <w:proofErr w:type="gramEnd"/>
      <w:r w:rsidRPr="00135D4B">
        <w:rPr>
          <w:bCs/>
          <w:color w:val="000000" w:themeColor="text1"/>
          <w:sz w:val="26"/>
          <w:szCs w:val="26"/>
        </w:rPr>
        <w:t>; Tuổi: ………………</w:t>
      </w:r>
      <w:proofErr w:type="gramStart"/>
      <w:r w:rsidRPr="00135D4B">
        <w:rPr>
          <w:bCs/>
          <w:color w:val="000000" w:themeColor="text1"/>
          <w:sz w:val="26"/>
          <w:szCs w:val="26"/>
        </w:rPr>
        <w:t>…..</w:t>
      </w:r>
      <w:proofErr w:type="gramEnd"/>
    </w:p>
    <w:p w:rsidRPr="00135D4B" w:rsidR="00474E3E" w:rsidP="00474E3E" w:rsidRDefault="00474E3E" w14:paraId="0F2BF1F7" w14:textId="77777777">
      <w:pPr>
        <w:tabs>
          <w:tab w:val="left" w:pos="0"/>
          <w:tab w:val="left" w:pos="6570"/>
        </w:tabs>
        <w:spacing w:before="120" w:after="120"/>
        <w:ind w:firstLine="0"/>
        <w:rPr>
          <w:bCs/>
          <w:color w:val="000000" w:themeColor="text1"/>
          <w:sz w:val="26"/>
          <w:szCs w:val="26"/>
        </w:rPr>
      </w:pPr>
      <w:r w:rsidRPr="00135D4B">
        <w:rPr>
          <w:bCs/>
          <w:color w:val="000000" w:themeColor="text1"/>
          <w:sz w:val="26"/>
          <w:szCs w:val="26"/>
        </w:rPr>
        <w:t>Địa chỉ …………………………………………………………...……………………...</w:t>
      </w:r>
    </w:p>
    <w:p w:rsidRPr="00135D4B" w:rsidR="00474E3E" w:rsidP="00474E3E" w:rsidRDefault="00474E3E" w14:paraId="23EE4ABA" w14:textId="77777777">
      <w:pPr>
        <w:spacing w:before="120" w:after="120"/>
        <w:rPr>
          <w:b/>
          <w:bCs/>
          <w:color w:val="000000" w:themeColor="text1"/>
          <w:sz w:val="26"/>
          <w:szCs w:val="26"/>
        </w:rPr>
      </w:pPr>
      <w:r w:rsidRPr="00135D4B">
        <w:rPr>
          <w:b/>
          <w:bCs/>
          <w:color w:val="000000" w:themeColor="text1"/>
          <w:sz w:val="26"/>
          <w:szCs w:val="26"/>
        </w:rPr>
        <w:t>III. THÔNG TIN VỀ SỨC KHỎE, Y TẾ</w:t>
      </w:r>
    </w:p>
    <w:p w:rsidRPr="00135D4B" w:rsidR="00474E3E" w:rsidP="00CB6DEF" w:rsidRDefault="00474E3E" w14:paraId="07B58BAE" w14:textId="77777777">
      <w:pPr>
        <w:tabs>
          <w:tab w:val="left" w:pos="0"/>
        </w:tabs>
        <w:spacing w:before="120" w:after="120" w:line="340" w:lineRule="exact"/>
        <w:ind w:firstLine="0"/>
        <w:rPr>
          <w:b/>
          <w:bCs/>
          <w:color w:val="000000" w:themeColor="text1"/>
          <w:sz w:val="26"/>
          <w:szCs w:val="26"/>
        </w:rPr>
      </w:pPr>
      <w:r w:rsidRPr="00135D4B">
        <w:rPr>
          <w:b/>
          <w:bCs/>
          <w:color w:val="000000" w:themeColor="text1"/>
          <w:sz w:val="26"/>
          <w:szCs w:val="26"/>
        </w:rPr>
        <w:tab/>
      </w:r>
      <w:r w:rsidRPr="00135D4B">
        <w:rPr>
          <w:b/>
          <w:bCs/>
          <w:color w:val="000000" w:themeColor="text1"/>
          <w:sz w:val="26"/>
          <w:szCs w:val="26"/>
        </w:rPr>
        <w:t>1. Tiền sử bệnh lý:</w:t>
      </w:r>
    </w:p>
    <w:p w:rsidRPr="00135D4B" w:rsidR="00474E3E" w:rsidP="00CB6DEF" w:rsidRDefault="00474E3E" w14:paraId="5ABC37F9" w14:textId="77777777">
      <w:pPr>
        <w:tabs>
          <w:tab w:val="left" w:pos="5400"/>
        </w:tabs>
        <w:spacing w:before="120" w:after="120" w:line="340" w:lineRule="exact"/>
        <w:rPr>
          <w:bCs/>
          <w:color w:val="000000" w:themeColor="text1"/>
          <w:sz w:val="26"/>
          <w:szCs w:val="26"/>
        </w:rPr>
      </w:pPr>
      <w:r w:rsidRPr="00135D4B">
        <w:rPr>
          <w:bCs/>
          <w:noProof/>
          <w:color w:val="000000" w:themeColor="text1"/>
          <w:sz w:val="26"/>
          <w:szCs w:val="26"/>
        </w:rPr>
        <mc:AlternateContent>
          <mc:Choice Requires="wps">
            <w:drawing>
              <wp:anchor distT="0" distB="0" distL="114300" distR="114300" simplePos="0" relativeHeight="251865088" behindDoc="0" locked="0" layoutInCell="1" allowOverlap="1" wp14:anchorId="1BB8A1F6" wp14:editId="152A0B00">
                <wp:simplePos x="0" y="0"/>
                <wp:positionH relativeFrom="column">
                  <wp:posOffset>5563569</wp:posOffset>
                </wp:positionH>
                <wp:positionV relativeFrom="paragraph">
                  <wp:posOffset>227330</wp:posOffset>
                </wp:positionV>
                <wp:extent cx="152400" cy="133350"/>
                <wp:effectExtent l="0" t="0" r="19050" b="19050"/>
                <wp:wrapNone/>
                <wp:docPr id="49" name="Rectangle 49"/>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965109B">
              <v:rect id="Rectangle 49" style="position:absolute;margin-left:438.1pt;margin-top:17.9pt;width:12pt;height:10.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30D723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"/>
            </w:pict>
          </mc:Fallback>
        </mc:AlternateContent>
      </w:r>
      <w:r w:rsidRPr="00135D4B">
        <w:rPr>
          <w:bCs/>
          <w:noProof/>
          <w:color w:val="000000" w:themeColor="text1"/>
          <w:sz w:val="26"/>
          <w:szCs w:val="26"/>
        </w:rPr>
        <mc:AlternateContent>
          <mc:Choice Requires="wps">
            <w:drawing>
              <wp:anchor distT="0" distB="0" distL="114300" distR="114300" simplePos="0" relativeHeight="251862016" behindDoc="0" locked="0" layoutInCell="1" allowOverlap="1" wp14:anchorId="08F4AE0F" wp14:editId="2DC62BA0">
                <wp:simplePos x="0" y="0"/>
                <wp:positionH relativeFrom="column">
                  <wp:posOffset>4454391</wp:posOffset>
                </wp:positionH>
                <wp:positionV relativeFrom="paragraph">
                  <wp:posOffset>227330</wp:posOffset>
                </wp:positionV>
                <wp:extent cx="152400" cy="133350"/>
                <wp:effectExtent l="0" t="0" r="19050" b="19050"/>
                <wp:wrapNone/>
                <wp:docPr id="53" name="Rectangle 53"/>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8C191E5">
              <v:rect id="Rectangle 53" style="position:absolute;margin-left:350.75pt;margin-top:17.9pt;width:12pt;height:10.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5588D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"/>
            </w:pict>
          </mc:Fallback>
        </mc:AlternateContent>
      </w:r>
      <w:r w:rsidRPr="00135D4B">
        <w:rPr>
          <w:bCs/>
          <w:color w:val="000000" w:themeColor="text1"/>
          <w:sz w:val="26"/>
          <w:szCs w:val="26"/>
        </w:rPr>
        <w:t>a) Đã từng mắc các bệnh cơ thể </w:t>
      </w:r>
      <w:r w:rsidRPr="00135D4B">
        <w:rPr>
          <w:bCs/>
          <w:i/>
          <w:color w:val="000000" w:themeColor="text1"/>
          <w:sz w:val="26"/>
          <w:szCs w:val="26"/>
        </w:rPr>
        <w:t>(HIV, lao, gan mật, hen, dị ứng, tim mạch, nội tiết, tiết niệu - sinh dục, ngoại khoa, bệnh da liễu, dị ứng…</w:t>
      </w:r>
      <w:r w:rsidRPr="00135D4B">
        <w:rPr>
          <w:bCs/>
          <w:color w:val="000000" w:themeColor="text1"/>
          <w:sz w:val="26"/>
          <w:szCs w:val="26"/>
        </w:rPr>
        <w:t>.): Có                  Không</w:t>
      </w:r>
    </w:p>
    <w:p w:rsidRPr="00135D4B" w:rsidR="00474E3E" w:rsidP="00CB6DEF" w:rsidRDefault="00474E3E" w14:paraId="01BC3A48"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 xml:space="preserve">Nếu </w:t>
      </w:r>
      <w:r w:rsidRPr="00135D4B">
        <w:rPr>
          <w:b/>
          <w:bCs/>
          <w:color w:val="000000" w:themeColor="text1"/>
          <w:sz w:val="26"/>
          <w:szCs w:val="26"/>
        </w:rPr>
        <w:t>CÓ</w:t>
      </w:r>
      <w:r w:rsidRPr="00135D4B">
        <w:rPr>
          <w:bCs/>
          <w:color w:val="000000" w:themeColor="text1"/>
          <w:sz w:val="26"/>
          <w:szCs w:val="26"/>
        </w:rPr>
        <w:t>, ghi rõ:</w:t>
      </w:r>
    </w:p>
    <w:p w:rsidRPr="00135D4B" w:rsidR="00474E3E" w:rsidP="00CB6DEF" w:rsidRDefault="00474E3E" w14:paraId="2D148212"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 Thời gian phát hiện bệnh: ………………</w:t>
      </w:r>
      <w:proofErr w:type="gramStart"/>
      <w:r w:rsidRPr="00135D4B">
        <w:rPr>
          <w:bCs/>
          <w:color w:val="000000" w:themeColor="text1"/>
          <w:sz w:val="26"/>
          <w:szCs w:val="26"/>
        </w:rPr>
        <w:t>…..</w:t>
      </w:r>
      <w:proofErr w:type="gramEnd"/>
      <w:r w:rsidRPr="00135D4B">
        <w:rPr>
          <w:bCs/>
          <w:color w:val="000000" w:themeColor="text1"/>
          <w:sz w:val="26"/>
          <w:szCs w:val="26"/>
        </w:rPr>
        <w:t>; Thời gian điều trị: ……………</w:t>
      </w:r>
    </w:p>
    <w:p w:rsidRPr="00135D4B" w:rsidR="00474E3E" w:rsidP="00CB6DEF" w:rsidRDefault="00474E3E" w14:paraId="06CEC2F0"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 Kết quả hiện tại: ……………………………………………………………</w:t>
      </w:r>
      <w:proofErr w:type="gramStart"/>
      <w:r w:rsidRPr="00135D4B">
        <w:rPr>
          <w:bCs/>
          <w:color w:val="000000" w:themeColor="text1"/>
          <w:sz w:val="26"/>
          <w:szCs w:val="26"/>
        </w:rPr>
        <w:t>…..</w:t>
      </w:r>
      <w:proofErr w:type="gramEnd"/>
    </w:p>
    <w:p w:rsidRPr="00135D4B" w:rsidR="00474E3E" w:rsidP="00CB6DEF" w:rsidRDefault="00474E3E" w14:paraId="451925DD" w14:textId="77777777">
      <w:pPr>
        <w:tabs>
          <w:tab w:val="left" w:pos="5400"/>
        </w:tabs>
        <w:spacing w:before="120" w:after="120" w:line="340" w:lineRule="exact"/>
        <w:rPr>
          <w:bCs/>
          <w:color w:val="000000" w:themeColor="text1"/>
          <w:sz w:val="26"/>
          <w:szCs w:val="26"/>
        </w:rPr>
      </w:pPr>
      <w:r w:rsidRPr="00135D4B">
        <w:rPr>
          <w:bCs/>
          <w:noProof/>
          <w:color w:val="000000" w:themeColor="text1"/>
          <w:sz w:val="26"/>
          <w:szCs w:val="26"/>
        </w:rPr>
        <mc:AlternateContent>
          <mc:Choice Requires="wps">
            <w:drawing>
              <wp:anchor distT="0" distB="0" distL="114300" distR="114300" simplePos="0" relativeHeight="251867136" behindDoc="0" locked="0" layoutInCell="1" allowOverlap="1" wp14:anchorId="2684591E" wp14:editId="3E5B8C05">
                <wp:simplePos x="0" y="0"/>
                <wp:positionH relativeFrom="column">
                  <wp:posOffset>5168265</wp:posOffset>
                </wp:positionH>
                <wp:positionV relativeFrom="paragraph">
                  <wp:posOffset>413385</wp:posOffset>
                </wp:positionV>
                <wp:extent cx="152400" cy="133350"/>
                <wp:effectExtent l="0" t="0" r="19050" b="19050"/>
                <wp:wrapNone/>
                <wp:docPr id="54" name="Rectangle 54"/>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FD6676E">
              <v:rect id="Rectangle 54" style="position:absolute;margin-left:406.95pt;margin-top:32.55pt;width:12pt;height:10.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3FF2A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"/>
            </w:pict>
          </mc:Fallback>
        </mc:AlternateContent>
      </w:r>
      <w:r w:rsidRPr="00135D4B">
        <w:rPr>
          <w:bCs/>
          <w:noProof/>
          <w:color w:val="000000" w:themeColor="text1"/>
          <w:sz w:val="26"/>
          <w:szCs w:val="26"/>
        </w:rPr>
        <mc:AlternateContent>
          <mc:Choice Requires="wps">
            <w:drawing>
              <wp:anchor distT="0" distB="0" distL="114300" distR="114300" simplePos="0" relativeHeight="251866112" behindDoc="0" locked="0" layoutInCell="1" allowOverlap="1" wp14:anchorId="59177787" wp14:editId="74515C78">
                <wp:simplePos x="0" y="0"/>
                <wp:positionH relativeFrom="column">
                  <wp:posOffset>3752850</wp:posOffset>
                </wp:positionH>
                <wp:positionV relativeFrom="paragraph">
                  <wp:posOffset>407670</wp:posOffset>
                </wp:positionV>
                <wp:extent cx="152400" cy="133350"/>
                <wp:effectExtent l="0" t="0" r="19050" b="19050"/>
                <wp:wrapNone/>
                <wp:docPr id="55" name="Rectangle 55"/>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BFC9C45">
              <v:rect id="Rectangle 55" style="position:absolute;margin-left:295.5pt;margin-top:32.1pt;width:12pt;height:10.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6858B6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"/>
            </w:pict>
          </mc:Fallback>
        </mc:AlternateContent>
      </w:r>
      <w:r w:rsidRPr="00135D4B">
        <w:rPr>
          <w:bCs/>
          <w:color w:val="000000" w:themeColor="text1"/>
          <w:sz w:val="26"/>
          <w:szCs w:val="26"/>
        </w:rPr>
        <w:t>b) Đã từng mắc các bệnh tâm thần</w:t>
      </w:r>
      <w:r w:rsidRPr="00135D4B">
        <w:rPr>
          <w:color w:val="000000" w:themeColor="text1"/>
          <w:sz w:val="26"/>
          <w:szCs w:val="26"/>
        </w:rPr>
        <w:t> </w:t>
      </w:r>
      <w:r w:rsidRPr="00135D4B">
        <w:rPr>
          <w:bCs/>
          <w:color w:val="000000" w:themeColor="text1"/>
          <w:sz w:val="26"/>
          <w:szCs w:val="26"/>
        </w:rPr>
        <w:t>(</w:t>
      </w:r>
      <w:r w:rsidRPr="00135D4B">
        <w:rPr>
          <w:bCs/>
          <w:i/>
          <w:color w:val="000000" w:themeColor="text1"/>
          <w:sz w:val="26"/>
          <w:szCs w:val="26"/>
        </w:rPr>
        <w:t>lo âu, trầm cảm, ý tưởng và hành vi tự sát,</w:t>
      </w:r>
      <w:r w:rsidR="00B21E92">
        <w:rPr>
          <w:bCs/>
          <w:i/>
          <w:color w:val="000000" w:themeColor="text1"/>
          <w:sz w:val="26"/>
          <w:szCs w:val="26"/>
        </w:rPr>
        <w:t xml:space="preserve"> </w:t>
      </w:r>
      <w:r w:rsidRPr="00135D4B">
        <w:rPr>
          <w:bCs/>
          <w:i/>
          <w:color w:val="000000" w:themeColor="text1"/>
          <w:sz w:val="26"/>
          <w:szCs w:val="26"/>
        </w:rPr>
        <w:t>tâm thần phân liệt, rối loạn stress sau sang chấn, rối loạn nhân cách</w:t>
      </w:r>
      <w:proofErr w:type="gramStart"/>
      <w:r w:rsidRPr="00135D4B">
        <w:rPr>
          <w:bCs/>
          <w:i/>
          <w:color w:val="000000" w:themeColor="text1"/>
          <w:sz w:val="26"/>
          <w:szCs w:val="26"/>
        </w:rPr>
        <w:t>…..</w:t>
      </w:r>
      <w:proofErr w:type="gramEnd"/>
      <w:r w:rsidRPr="00135D4B">
        <w:rPr>
          <w:bCs/>
          <w:i/>
          <w:color w:val="000000" w:themeColor="text1"/>
          <w:sz w:val="26"/>
          <w:szCs w:val="26"/>
        </w:rPr>
        <w:t>; thời gian phát hiện bệnh, điều trị và kết quả</w:t>
      </w:r>
      <w:r w:rsidRPr="00135D4B">
        <w:rPr>
          <w:bCs/>
          <w:color w:val="000000" w:themeColor="text1"/>
          <w:sz w:val="26"/>
          <w:szCs w:val="26"/>
        </w:rPr>
        <w:t xml:space="preserve">) </w:t>
      </w:r>
      <w:r w:rsidRPr="00135D4B">
        <w:rPr>
          <w:bCs/>
          <w:color w:val="000000" w:themeColor="text1"/>
          <w:sz w:val="26"/>
          <w:szCs w:val="26"/>
        </w:rPr>
        <w:tab/>
      </w:r>
      <w:r w:rsidRPr="00135D4B">
        <w:rPr>
          <w:bCs/>
          <w:color w:val="000000" w:themeColor="text1"/>
          <w:sz w:val="26"/>
          <w:szCs w:val="26"/>
        </w:rPr>
        <w:t>Có                      Không</w:t>
      </w:r>
    </w:p>
    <w:p w:rsidRPr="00135D4B" w:rsidR="00474E3E" w:rsidP="00CB6DEF" w:rsidRDefault="00474E3E" w14:paraId="70CE5D5C"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 xml:space="preserve">Nếu </w:t>
      </w:r>
      <w:r w:rsidRPr="00135D4B">
        <w:rPr>
          <w:b/>
          <w:bCs/>
          <w:color w:val="000000" w:themeColor="text1"/>
          <w:sz w:val="26"/>
          <w:szCs w:val="26"/>
        </w:rPr>
        <w:t>CÓ</w:t>
      </w:r>
      <w:r w:rsidRPr="00135D4B">
        <w:rPr>
          <w:bCs/>
          <w:color w:val="000000" w:themeColor="text1"/>
          <w:sz w:val="26"/>
          <w:szCs w:val="26"/>
        </w:rPr>
        <w:t>, ghi rõ:</w:t>
      </w:r>
    </w:p>
    <w:p w:rsidRPr="00135D4B" w:rsidR="00474E3E" w:rsidP="00CB6DEF" w:rsidRDefault="00474E3E" w14:paraId="37E0769A"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 Thời gian phát hiện bệnh: ………………; Thời gian điều trị: ……………</w:t>
      </w:r>
      <w:proofErr w:type="gramStart"/>
      <w:r w:rsidRPr="00135D4B">
        <w:rPr>
          <w:bCs/>
          <w:color w:val="000000" w:themeColor="text1"/>
          <w:sz w:val="26"/>
          <w:szCs w:val="26"/>
        </w:rPr>
        <w:t>…..</w:t>
      </w:r>
      <w:proofErr w:type="gramEnd"/>
    </w:p>
    <w:p w:rsidRPr="00135D4B" w:rsidR="00474E3E" w:rsidP="00CB6DEF" w:rsidRDefault="00474E3E" w14:paraId="3932C63E"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 Kết quả hiện tại: ……………………………………………………………</w:t>
      </w:r>
      <w:proofErr w:type="gramStart"/>
      <w:r w:rsidRPr="00135D4B">
        <w:rPr>
          <w:bCs/>
          <w:color w:val="000000" w:themeColor="text1"/>
          <w:sz w:val="26"/>
          <w:szCs w:val="26"/>
        </w:rPr>
        <w:t>…..</w:t>
      </w:r>
      <w:proofErr w:type="gramEnd"/>
    </w:p>
    <w:p w:rsidRPr="00135D4B" w:rsidR="00474E3E" w:rsidP="00CB6DEF" w:rsidRDefault="00474E3E" w14:paraId="6BEBF942"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c) Tiền sử bệnh gia đình (</w:t>
      </w:r>
      <w:r w:rsidRPr="00135D4B">
        <w:rPr>
          <w:bCs/>
          <w:i/>
          <w:color w:val="000000" w:themeColor="text1"/>
          <w:sz w:val="26"/>
          <w:szCs w:val="26"/>
        </w:rPr>
        <w:t>bệnh tâm thần, nghiện ma túy, nghiện rượu, lao</w:t>
      </w:r>
      <w:proofErr w:type="gramStart"/>
      <w:r w:rsidRPr="00135D4B">
        <w:rPr>
          <w:bCs/>
          <w:i/>
          <w:color w:val="000000" w:themeColor="text1"/>
          <w:sz w:val="26"/>
          <w:szCs w:val="26"/>
        </w:rPr>
        <w:t>…..</w:t>
      </w:r>
      <w:proofErr w:type="gramEnd"/>
      <w:r w:rsidRPr="00135D4B">
        <w:rPr>
          <w:bCs/>
          <w:color w:val="000000" w:themeColor="text1"/>
          <w:sz w:val="26"/>
          <w:szCs w:val="26"/>
        </w:rPr>
        <w:t>):</w:t>
      </w:r>
    </w:p>
    <w:p w:rsidRPr="00135D4B" w:rsidR="00474E3E" w:rsidP="00CB6DEF" w:rsidRDefault="00474E3E" w14:paraId="56C656C8" w14:textId="77777777">
      <w:pPr>
        <w:tabs>
          <w:tab w:val="left" w:pos="5400"/>
        </w:tabs>
        <w:spacing w:before="120" w:after="120" w:line="340" w:lineRule="exact"/>
        <w:ind w:firstLine="0"/>
        <w:rPr>
          <w:bCs/>
          <w:color w:val="000000" w:themeColor="text1"/>
          <w:sz w:val="26"/>
          <w:szCs w:val="26"/>
        </w:rPr>
      </w:pPr>
      <w:r w:rsidRPr="00135D4B">
        <w:rPr>
          <w:bCs/>
          <w:noProof/>
          <w:color w:val="000000" w:themeColor="text1"/>
          <w:sz w:val="26"/>
          <w:szCs w:val="26"/>
        </w:rPr>
        <mc:AlternateContent>
          <mc:Choice Requires="wps">
            <w:drawing>
              <wp:anchor distT="0" distB="0" distL="114300" distR="114300" simplePos="0" relativeHeight="251868160" behindDoc="0" locked="0" layoutInCell="1" allowOverlap="1" wp14:anchorId="70554D0B" wp14:editId="13799D1A">
                <wp:simplePos x="0" y="0"/>
                <wp:positionH relativeFrom="column">
                  <wp:posOffset>3914451</wp:posOffset>
                </wp:positionH>
                <wp:positionV relativeFrom="paragraph">
                  <wp:posOffset>37465</wp:posOffset>
                </wp:positionV>
                <wp:extent cx="152400" cy="133350"/>
                <wp:effectExtent l="0" t="0" r="19050" b="19050"/>
                <wp:wrapNone/>
                <wp:docPr id="56" name="Rectangle 56"/>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0E0E4C">
              <v:rect id="Rectangle 56" style="position:absolute;margin-left:308.2pt;margin-top:2.95pt;width:12pt;height:10.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2284E8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"/>
            </w:pict>
          </mc:Fallback>
        </mc:AlternateContent>
      </w:r>
      <w:r w:rsidRPr="00135D4B">
        <w:rPr>
          <w:bCs/>
          <w:noProof/>
          <w:color w:val="000000" w:themeColor="text1"/>
          <w:sz w:val="26"/>
          <w:szCs w:val="26"/>
        </w:rPr>
        <mc:AlternateContent>
          <mc:Choice Requires="wps">
            <w:drawing>
              <wp:anchor distT="0" distB="0" distL="114300" distR="114300" simplePos="0" relativeHeight="251869184" behindDoc="0" locked="0" layoutInCell="1" allowOverlap="1" wp14:anchorId="3B8CBCE5" wp14:editId="21377DDA">
                <wp:simplePos x="0" y="0"/>
                <wp:positionH relativeFrom="column">
                  <wp:posOffset>5392109</wp:posOffset>
                </wp:positionH>
                <wp:positionV relativeFrom="paragraph">
                  <wp:posOffset>46355</wp:posOffset>
                </wp:positionV>
                <wp:extent cx="152400" cy="133350"/>
                <wp:effectExtent l="0" t="0" r="19050" b="19050"/>
                <wp:wrapNone/>
                <wp:docPr id="57" name="Rectangle 57"/>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C091894">
              <v:rect id="Rectangle 57" style="position:absolute;margin-left:424.6pt;margin-top:3.65pt;width:12pt;height:10.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1FE88F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"/>
            </w:pict>
          </mc:Fallback>
        </mc:AlternateContent>
      </w:r>
      <w:r w:rsidRPr="00135D4B">
        <w:rPr>
          <w:bCs/>
          <w:color w:val="000000" w:themeColor="text1"/>
          <w:sz w:val="26"/>
          <w:szCs w:val="26"/>
        </w:rPr>
        <w:tab/>
      </w:r>
      <w:r w:rsidRPr="00135D4B">
        <w:rPr>
          <w:bCs/>
          <w:color w:val="000000" w:themeColor="text1"/>
          <w:sz w:val="26"/>
          <w:szCs w:val="26"/>
        </w:rPr>
        <w:tab/>
      </w:r>
      <w:r w:rsidRPr="00135D4B">
        <w:rPr>
          <w:bCs/>
          <w:color w:val="000000" w:themeColor="text1"/>
          <w:sz w:val="26"/>
          <w:szCs w:val="26"/>
        </w:rPr>
        <w:t>Có                      Không</w:t>
      </w:r>
    </w:p>
    <w:p w:rsidRPr="00135D4B" w:rsidR="00474E3E" w:rsidP="00CB6DEF" w:rsidRDefault="00474E3E" w14:paraId="11FC0F99"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 xml:space="preserve">Nếu </w:t>
      </w:r>
      <w:r w:rsidRPr="00135D4B">
        <w:rPr>
          <w:b/>
          <w:bCs/>
          <w:color w:val="000000" w:themeColor="text1"/>
          <w:sz w:val="26"/>
          <w:szCs w:val="26"/>
        </w:rPr>
        <w:t>CÓ</w:t>
      </w:r>
      <w:r w:rsidRPr="00135D4B">
        <w:rPr>
          <w:bCs/>
          <w:color w:val="000000" w:themeColor="text1"/>
          <w:sz w:val="26"/>
          <w:szCs w:val="26"/>
        </w:rPr>
        <w:t>, ghi rõ:</w:t>
      </w:r>
    </w:p>
    <w:p w:rsidRPr="00135D4B" w:rsidR="00474E3E" w:rsidP="00CB6DEF" w:rsidRDefault="00474E3E" w14:paraId="0DEF2B5D"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 xml:space="preserve">- Tổng số người mắc bệnh: …………; Mối quan hệ </w:t>
      </w:r>
      <w:r w:rsidRPr="00135D4B">
        <w:rPr>
          <w:bCs/>
          <w:i/>
          <w:color w:val="000000" w:themeColor="text1"/>
          <w:sz w:val="26"/>
          <w:szCs w:val="26"/>
        </w:rPr>
        <w:t>(bố, mẹ, anh, chị, em, con)</w:t>
      </w:r>
      <w:r w:rsidRPr="00135D4B">
        <w:rPr>
          <w:bCs/>
          <w:color w:val="000000" w:themeColor="text1"/>
          <w:sz w:val="26"/>
          <w:szCs w:val="26"/>
        </w:rPr>
        <w:t>: …………………………………………………………………………………………...</w:t>
      </w:r>
    </w:p>
    <w:p w:rsidRPr="00135D4B" w:rsidR="00474E3E" w:rsidP="00CB6DEF" w:rsidRDefault="00474E3E" w14:paraId="2B5F4CE7" w14:textId="77777777">
      <w:pPr>
        <w:tabs>
          <w:tab w:val="left" w:pos="5400"/>
        </w:tabs>
        <w:spacing w:before="120" w:after="120" w:line="340" w:lineRule="exact"/>
        <w:rPr>
          <w:bCs/>
          <w:color w:val="000000" w:themeColor="text1"/>
          <w:sz w:val="26"/>
          <w:szCs w:val="26"/>
        </w:rPr>
      </w:pPr>
      <w:r w:rsidRPr="00135D4B">
        <w:rPr>
          <w:bCs/>
          <w:noProof/>
          <w:color w:val="000000" w:themeColor="text1"/>
          <w:sz w:val="26"/>
          <w:szCs w:val="26"/>
        </w:rPr>
        <mc:AlternateContent>
          <mc:Choice Requires="wps">
            <w:drawing>
              <wp:anchor distT="0" distB="0" distL="114300" distR="114300" simplePos="0" relativeHeight="251870208" behindDoc="0" locked="0" layoutInCell="1" allowOverlap="1" wp14:anchorId="68E3D3CF" wp14:editId="07418E36">
                <wp:simplePos x="0" y="0"/>
                <wp:positionH relativeFrom="column">
                  <wp:posOffset>3787140</wp:posOffset>
                </wp:positionH>
                <wp:positionV relativeFrom="paragraph">
                  <wp:posOffset>236855</wp:posOffset>
                </wp:positionV>
                <wp:extent cx="152400" cy="133350"/>
                <wp:effectExtent l="0" t="0" r="19050" b="19050"/>
                <wp:wrapNone/>
                <wp:docPr id="58" name="Rectangle 58"/>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52B7F62">
              <v:rect id="Rectangle 58" style="position:absolute;margin-left:298.2pt;margin-top:18.65pt;width:12pt;height:10.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7DF67C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"/>
            </w:pict>
          </mc:Fallback>
        </mc:AlternateContent>
      </w:r>
      <w:r w:rsidRPr="00135D4B">
        <w:rPr>
          <w:bCs/>
          <w:noProof/>
          <w:color w:val="000000" w:themeColor="text1"/>
          <w:sz w:val="26"/>
          <w:szCs w:val="26"/>
        </w:rPr>
        <mc:AlternateContent>
          <mc:Choice Requires="wps">
            <w:drawing>
              <wp:anchor distT="0" distB="0" distL="114300" distR="114300" simplePos="0" relativeHeight="251871232" behindDoc="0" locked="0" layoutInCell="1" allowOverlap="1" wp14:anchorId="78F95134" wp14:editId="0FAD42D0">
                <wp:simplePos x="0" y="0"/>
                <wp:positionH relativeFrom="column">
                  <wp:posOffset>5200650</wp:posOffset>
                </wp:positionH>
                <wp:positionV relativeFrom="paragraph">
                  <wp:posOffset>226695</wp:posOffset>
                </wp:positionV>
                <wp:extent cx="152400" cy="133350"/>
                <wp:effectExtent l="0" t="0" r="19050" b="19050"/>
                <wp:wrapNone/>
                <wp:docPr id="59" name="Rectangle 59"/>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94C3DEC">
              <v:rect id="Rectangle 59" style="position:absolute;margin-left:409.5pt;margin-top:17.85pt;width:12pt;height:10.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33D9F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"/>
            </w:pict>
          </mc:Fallback>
        </mc:AlternateContent>
      </w:r>
      <w:r w:rsidRPr="00135D4B">
        <w:rPr>
          <w:bCs/>
          <w:color w:val="000000" w:themeColor="text1"/>
          <w:sz w:val="26"/>
          <w:szCs w:val="26"/>
        </w:rPr>
        <w:t xml:space="preserve">d) Tình trạng gia đình </w:t>
      </w:r>
      <w:r w:rsidRPr="00135D4B">
        <w:rPr>
          <w:bCs/>
          <w:i/>
          <w:color w:val="000000" w:themeColor="text1"/>
          <w:sz w:val="26"/>
          <w:szCs w:val="26"/>
        </w:rPr>
        <w:t>(bạo lực trong lạm dụng tình dục, xung đột thường xuyên giữa các thành viên trong gia đình….)</w:t>
      </w:r>
      <w:r w:rsidRPr="00135D4B">
        <w:rPr>
          <w:bCs/>
          <w:color w:val="000000" w:themeColor="text1"/>
          <w:sz w:val="26"/>
          <w:szCs w:val="26"/>
        </w:rPr>
        <w:tab/>
      </w:r>
      <w:r w:rsidRPr="00135D4B">
        <w:rPr>
          <w:bCs/>
          <w:color w:val="000000" w:themeColor="text1"/>
          <w:sz w:val="26"/>
          <w:szCs w:val="26"/>
        </w:rPr>
        <w:t>Có                      Không</w:t>
      </w:r>
    </w:p>
    <w:p w:rsidRPr="00135D4B" w:rsidR="00474E3E" w:rsidP="00CB6DEF" w:rsidRDefault="00474E3E" w14:paraId="021603A7"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 xml:space="preserve">Nếu </w:t>
      </w:r>
      <w:r w:rsidRPr="00135D4B">
        <w:rPr>
          <w:b/>
          <w:bCs/>
          <w:color w:val="000000" w:themeColor="text1"/>
          <w:sz w:val="26"/>
          <w:szCs w:val="26"/>
        </w:rPr>
        <w:t>CÓ</w:t>
      </w:r>
      <w:r w:rsidRPr="00135D4B">
        <w:rPr>
          <w:bCs/>
          <w:color w:val="000000" w:themeColor="text1"/>
          <w:sz w:val="26"/>
          <w:szCs w:val="26"/>
        </w:rPr>
        <w:t>, ghi rõ:</w:t>
      </w:r>
    </w:p>
    <w:p w:rsidRPr="00135D4B" w:rsidR="00474E3E" w:rsidP="00CB6DEF" w:rsidRDefault="00B21E92" w14:paraId="2196C6F5" w14:textId="77777777">
      <w:pPr>
        <w:tabs>
          <w:tab w:val="left" w:pos="4410"/>
          <w:tab w:val="left" w:pos="6930"/>
          <w:tab w:val="left" w:pos="7110"/>
        </w:tabs>
        <w:spacing w:before="120" w:after="120" w:line="340" w:lineRule="exact"/>
        <w:rPr>
          <w:bCs/>
          <w:i/>
          <w:color w:val="000000" w:themeColor="text1"/>
          <w:sz w:val="26"/>
          <w:szCs w:val="26"/>
        </w:rPr>
      </w:pPr>
      <w:r w:rsidRPr="00135D4B">
        <w:rPr>
          <w:bCs/>
          <w:noProof/>
          <w:color w:val="000000" w:themeColor="text1"/>
          <w:sz w:val="26"/>
          <w:szCs w:val="26"/>
        </w:rPr>
        <mc:AlternateContent>
          <mc:Choice Requires="wps">
            <w:drawing>
              <wp:anchor distT="0" distB="0" distL="114300" distR="114300" simplePos="0" relativeHeight="251873280" behindDoc="0" locked="0" layoutInCell="1" allowOverlap="1" wp14:anchorId="4C9E7174" wp14:editId="59DE1D70">
                <wp:simplePos x="0" y="0"/>
                <wp:positionH relativeFrom="column">
                  <wp:posOffset>3976298</wp:posOffset>
                </wp:positionH>
                <wp:positionV relativeFrom="paragraph">
                  <wp:posOffset>41275</wp:posOffset>
                </wp:positionV>
                <wp:extent cx="152400" cy="133350"/>
                <wp:effectExtent l="0" t="0" r="19050" b="19050"/>
                <wp:wrapNone/>
                <wp:docPr id="62" name="Rectangle 62"/>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843ED9E">
              <v:rect id="Rectangle 62" style="position:absolute;margin-left:313.1pt;margin-top:3.25pt;width:12pt;height:10.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2CD18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"/>
            </w:pict>
          </mc:Fallback>
        </mc:AlternateContent>
      </w:r>
      <w:r w:rsidRPr="00135D4B" w:rsidR="00474E3E">
        <w:rPr>
          <w:bCs/>
          <w:noProof/>
          <w:color w:val="000000" w:themeColor="text1"/>
          <w:sz w:val="26"/>
          <w:szCs w:val="26"/>
        </w:rPr>
        <mc:AlternateContent>
          <mc:Choice Requires="wps">
            <w:drawing>
              <wp:anchor distT="0" distB="0" distL="114300" distR="114300" simplePos="0" relativeHeight="251884544" behindDoc="0" locked="0" layoutInCell="1" allowOverlap="1" wp14:anchorId="04E8D00D" wp14:editId="728235D2">
                <wp:simplePos x="0" y="0"/>
                <wp:positionH relativeFrom="column">
                  <wp:posOffset>2641924</wp:posOffset>
                </wp:positionH>
                <wp:positionV relativeFrom="paragraph">
                  <wp:posOffset>41275</wp:posOffset>
                </wp:positionV>
                <wp:extent cx="152400" cy="133350"/>
                <wp:effectExtent l="0" t="0" r="19050" b="19050"/>
                <wp:wrapNone/>
                <wp:docPr id="60" name="Rectangle 60"/>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8CFB6C0">
              <v:rect id="Rectangle 60" style="position:absolute;margin-left:208.05pt;margin-top:3.25pt;width:12pt;height:10.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798A93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"/>
            </w:pict>
          </mc:Fallback>
        </mc:AlternateContent>
      </w:r>
      <w:r w:rsidRPr="00135D4B" w:rsidR="00474E3E">
        <w:rPr>
          <w:bCs/>
          <w:noProof/>
          <w:color w:val="000000" w:themeColor="text1"/>
          <w:sz w:val="26"/>
          <w:szCs w:val="26"/>
        </w:rPr>
        <mc:AlternateContent>
          <mc:Choice Requires="wps">
            <w:drawing>
              <wp:anchor distT="0" distB="0" distL="114300" distR="114300" simplePos="0" relativeHeight="251874304" behindDoc="0" locked="0" layoutInCell="1" allowOverlap="1" wp14:anchorId="0857B4D9" wp14:editId="3BA810A6">
                <wp:simplePos x="0" y="0"/>
                <wp:positionH relativeFrom="column">
                  <wp:posOffset>5225415</wp:posOffset>
                </wp:positionH>
                <wp:positionV relativeFrom="paragraph">
                  <wp:posOffset>60325</wp:posOffset>
                </wp:positionV>
                <wp:extent cx="152400" cy="133350"/>
                <wp:effectExtent l="0" t="0" r="19050" b="19050"/>
                <wp:wrapNone/>
                <wp:docPr id="61" name="Rectangle 61"/>
                <wp:cNvGraphicFramePr/>
                <a:graphic xmlns:a="http://schemas.openxmlformats.org/drawingml/2006/main">
                  <a:graphicData uri="http://schemas.microsoft.com/office/word/2010/wordprocessingShape">
                    <wps:wsp>
                      <wps:cNvSpPr/>
                      <wps:spPr>
                        <a:xfrm>
                          <a:off x="0" y="0"/>
                          <a:ext cx="152400" cy="133350"/>
                        </a:xfrm>
                        <a:prstGeom prst="rect">
                          <a:avLst/>
                        </a:prstGeom>
                        <a:ln w="63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E069174">
              <v:rect id="Rectangle 61" style="position:absolute;margin-left:411.45pt;margin-top:4.75pt;width:12pt;height:10.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f79646 [3209]" strokeweight=".5pt" w14:anchorId="51F814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"/>
            </w:pict>
          </mc:Fallback>
        </mc:AlternateContent>
      </w:r>
      <w:r w:rsidRPr="00135D4B" w:rsidR="00474E3E">
        <w:rPr>
          <w:bCs/>
          <w:color w:val="000000" w:themeColor="text1"/>
          <w:sz w:val="26"/>
          <w:szCs w:val="26"/>
        </w:rPr>
        <w:t xml:space="preserve">- Tần suất xảy ra: </w:t>
      </w:r>
      <w:r w:rsidRPr="00135D4B" w:rsidR="00474E3E">
        <w:rPr>
          <w:bCs/>
          <w:i/>
          <w:color w:val="000000" w:themeColor="text1"/>
          <w:sz w:val="26"/>
          <w:szCs w:val="26"/>
        </w:rPr>
        <w:t>Thường xuyên</w:t>
      </w:r>
      <w:r w:rsidRPr="00135D4B" w:rsidR="00474E3E">
        <w:rPr>
          <w:bCs/>
          <w:i/>
          <w:color w:val="000000" w:themeColor="text1"/>
          <w:sz w:val="26"/>
          <w:szCs w:val="26"/>
        </w:rPr>
        <w:tab/>
      </w:r>
      <w:r w:rsidRPr="00135D4B" w:rsidR="00474E3E">
        <w:rPr>
          <w:bCs/>
          <w:i/>
          <w:color w:val="000000" w:themeColor="text1"/>
          <w:sz w:val="26"/>
          <w:szCs w:val="26"/>
        </w:rPr>
        <w:t xml:space="preserve"> </w:t>
      </w:r>
      <w:r>
        <w:rPr>
          <w:bCs/>
          <w:i/>
          <w:color w:val="000000" w:themeColor="text1"/>
          <w:sz w:val="26"/>
          <w:szCs w:val="26"/>
        </w:rPr>
        <w:t xml:space="preserve">    </w:t>
      </w:r>
      <w:r w:rsidRPr="00135D4B" w:rsidR="00474E3E">
        <w:rPr>
          <w:bCs/>
          <w:i/>
          <w:color w:val="000000" w:themeColor="text1"/>
          <w:sz w:val="26"/>
          <w:szCs w:val="26"/>
        </w:rPr>
        <w:t xml:space="preserve">Thỉnh thoảng </w:t>
      </w:r>
      <w:r w:rsidRPr="00135D4B" w:rsidR="00474E3E">
        <w:rPr>
          <w:bCs/>
          <w:i/>
          <w:color w:val="000000" w:themeColor="text1"/>
          <w:sz w:val="26"/>
          <w:szCs w:val="26"/>
        </w:rPr>
        <w:tab/>
      </w:r>
      <w:r w:rsidRPr="00135D4B" w:rsidR="00474E3E">
        <w:rPr>
          <w:bCs/>
          <w:i/>
          <w:color w:val="000000" w:themeColor="text1"/>
          <w:sz w:val="26"/>
          <w:szCs w:val="26"/>
        </w:rPr>
        <w:t>Hiếm khi</w:t>
      </w:r>
    </w:p>
    <w:p w:rsidRPr="00135D4B" w:rsidR="00474E3E" w:rsidP="00CB6DEF" w:rsidRDefault="00474E3E" w14:paraId="305B5BB5" w14:textId="77777777">
      <w:pPr>
        <w:tabs>
          <w:tab w:val="left" w:pos="0"/>
        </w:tabs>
        <w:spacing w:before="120" w:after="120" w:line="340" w:lineRule="exact"/>
        <w:ind w:firstLine="0"/>
        <w:rPr>
          <w:b/>
          <w:bCs/>
          <w:color w:val="000000" w:themeColor="text1"/>
          <w:sz w:val="26"/>
          <w:szCs w:val="26"/>
        </w:rPr>
      </w:pPr>
      <w:r w:rsidRPr="00135D4B">
        <w:rPr>
          <w:b/>
          <w:bCs/>
          <w:color w:val="000000" w:themeColor="text1"/>
          <w:sz w:val="26"/>
          <w:szCs w:val="26"/>
        </w:rPr>
        <w:tab/>
      </w:r>
      <w:r w:rsidRPr="00135D4B">
        <w:rPr>
          <w:b/>
          <w:bCs/>
          <w:color w:val="000000" w:themeColor="text1"/>
          <w:sz w:val="26"/>
          <w:szCs w:val="26"/>
        </w:rPr>
        <w:t>3. Tình trạng sức khỏe hiện tại</w:t>
      </w:r>
    </w:p>
    <w:p w:rsidRPr="00135D4B" w:rsidR="00474E3E" w:rsidP="00CB6DEF" w:rsidRDefault="00474E3E" w14:paraId="3BD9E9CC"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a) Chiều cao: ……………m</w:t>
      </w:r>
      <w:r w:rsidRPr="00135D4B">
        <w:rPr>
          <w:bCs/>
          <w:color w:val="000000" w:themeColor="text1"/>
          <w:sz w:val="26"/>
          <w:szCs w:val="26"/>
        </w:rPr>
        <w:tab/>
      </w:r>
      <w:r w:rsidRPr="00135D4B">
        <w:rPr>
          <w:bCs/>
          <w:color w:val="000000" w:themeColor="text1"/>
          <w:sz w:val="26"/>
          <w:szCs w:val="26"/>
        </w:rPr>
        <w:tab/>
      </w:r>
      <w:r w:rsidRPr="00135D4B">
        <w:rPr>
          <w:bCs/>
          <w:color w:val="000000" w:themeColor="text1"/>
          <w:sz w:val="26"/>
          <w:szCs w:val="26"/>
        </w:rPr>
        <w:t>; Cân nặng: ……………</w:t>
      </w:r>
      <w:proofErr w:type="gramStart"/>
      <w:r w:rsidRPr="00135D4B">
        <w:rPr>
          <w:bCs/>
          <w:color w:val="000000" w:themeColor="text1"/>
          <w:sz w:val="26"/>
          <w:szCs w:val="26"/>
        </w:rPr>
        <w:t>…..</w:t>
      </w:r>
      <w:proofErr w:type="gramEnd"/>
      <w:r w:rsidRPr="00135D4B">
        <w:rPr>
          <w:bCs/>
          <w:color w:val="000000" w:themeColor="text1"/>
          <w:sz w:val="26"/>
          <w:szCs w:val="26"/>
        </w:rPr>
        <w:t>………kg</w:t>
      </w:r>
    </w:p>
    <w:p w:rsidRPr="00135D4B" w:rsidR="00474E3E" w:rsidP="00CB6DEF" w:rsidRDefault="00474E3E" w14:paraId="31EB160B"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 xml:space="preserve">b) Nhịp </w:t>
      </w:r>
      <w:proofErr w:type="gramStart"/>
      <w:r w:rsidRPr="00135D4B">
        <w:rPr>
          <w:bCs/>
          <w:color w:val="000000" w:themeColor="text1"/>
          <w:sz w:val="26"/>
          <w:szCs w:val="26"/>
        </w:rPr>
        <w:t>tim:…</w:t>
      </w:r>
      <w:proofErr w:type="gramEnd"/>
      <w:r w:rsidRPr="00135D4B">
        <w:rPr>
          <w:bCs/>
          <w:color w:val="000000" w:themeColor="text1"/>
          <w:sz w:val="26"/>
          <w:szCs w:val="26"/>
        </w:rPr>
        <w:t>…………….</w:t>
      </w:r>
      <w:r w:rsidRPr="00135D4B">
        <w:rPr>
          <w:bCs/>
          <w:color w:val="000000" w:themeColor="text1"/>
          <w:sz w:val="26"/>
          <w:szCs w:val="26"/>
        </w:rPr>
        <w:tab/>
      </w:r>
      <w:r w:rsidRPr="00135D4B">
        <w:rPr>
          <w:bCs/>
          <w:color w:val="000000" w:themeColor="text1"/>
          <w:sz w:val="26"/>
          <w:szCs w:val="26"/>
        </w:rPr>
        <w:tab/>
      </w:r>
      <w:r w:rsidRPr="00135D4B">
        <w:rPr>
          <w:bCs/>
          <w:color w:val="000000" w:themeColor="text1"/>
          <w:sz w:val="26"/>
          <w:szCs w:val="26"/>
        </w:rPr>
        <w:t xml:space="preserve">; Huyết </w:t>
      </w:r>
      <w:proofErr w:type="gramStart"/>
      <w:r w:rsidRPr="00135D4B">
        <w:rPr>
          <w:bCs/>
          <w:color w:val="000000" w:themeColor="text1"/>
          <w:sz w:val="26"/>
          <w:szCs w:val="26"/>
        </w:rPr>
        <w:t>áp:…</w:t>
      </w:r>
      <w:proofErr w:type="gramEnd"/>
      <w:r w:rsidRPr="00135D4B">
        <w:rPr>
          <w:bCs/>
          <w:color w:val="000000" w:themeColor="text1"/>
          <w:sz w:val="26"/>
          <w:szCs w:val="26"/>
        </w:rPr>
        <w:t>…………………………</w:t>
      </w:r>
    </w:p>
    <w:p w:rsidRPr="00135D4B" w:rsidR="00474E3E" w:rsidP="00CB6DEF" w:rsidRDefault="00474E3E" w14:paraId="22B98328"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c) Bệnh mãn tính (huyết áp cao, tiểu đường</w:t>
      </w:r>
      <w:proofErr w:type="gramStart"/>
      <w:r w:rsidRPr="00135D4B">
        <w:rPr>
          <w:bCs/>
          <w:color w:val="000000" w:themeColor="text1"/>
          <w:sz w:val="26"/>
          <w:szCs w:val="26"/>
        </w:rPr>
        <w:t>…..</w:t>
      </w:r>
      <w:proofErr w:type="gramEnd"/>
      <w:r w:rsidRPr="00135D4B">
        <w:rPr>
          <w:bCs/>
          <w:color w:val="000000" w:themeColor="text1"/>
          <w:sz w:val="26"/>
          <w:szCs w:val="26"/>
        </w:rPr>
        <w:t>): ……………………………….</w:t>
      </w:r>
    </w:p>
    <w:p w:rsidRPr="00135D4B" w:rsidR="00474E3E" w:rsidP="00CB6DEF" w:rsidRDefault="00474E3E" w14:paraId="41E9633B"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d) Các dấu hiệu thể chất: ………………………………………………………...</w:t>
      </w:r>
    </w:p>
    <w:p w:rsidRPr="00135D4B" w:rsidR="00474E3E" w:rsidP="00CB6DEF" w:rsidRDefault="00474E3E" w14:paraId="3190B623" w14:textId="77777777">
      <w:pPr>
        <w:tabs>
          <w:tab w:val="left" w:pos="0"/>
        </w:tabs>
        <w:spacing w:before="120" w:after="120" w:line="340" w:lineRule="exact"/>
        <w:ind w:firstLine="0"/>
        <w:rPr>
          <w:bCs/>
          <w:color w:val="000000" w:themeColor="text1"/>
          <w:sz w:val="26"/>
          <w:szCs w:val="26"/>
        </w:rPr>
      </w:pPr>
      <w:r w:rsidRPr="00135D4B">
        <w:rPr>
          <w:bCs/>
          <w:color w:val="000000" w:themeColor="text1"/>
          <w:sz w:val="26"/>
          <w:szCs w:val="26"/>
        </w:rPr>
        <w:tab/>
      </w:r>
      <w:r w:rsidRPr="00135D4B">
        <w:rPr>
          <w:bCs/>
          <w:color w:val="000000" w:themeColor="text1"/>
          <w:sz w:val="26"/>
          <w:szCs w:val="26"/>
        </w:rPr>
        <w:t>đ) Các dấu hiệu tâm thần: ………………………….…………………………….</w:t>
      </w:r>
    </w:p>
    <w:p w:rsidRPr="00135D4B" w:rsidR="00474E3E" w:rsidP="00474E3E" w:rsidRDefault="00474E3E" w14:paraId="17A81F2E" w14:textId="77777777">
      <w:pPr>
        <w:spacing w:before="120" w:after="120"/>
        <w:rPr>
          <w:b/>
          <w:bCs/>
          <w:color w:val="000000" w:themeColor="text1"/>
          <w:spacing w:val="-2"/>
          <w:sz w:val="26"/>
          <w:szCs w:val="26"/>
        </w:rPr>
      </w:pPr>
      <w:r w:rsidRPr="00135D4B">
        <w:rPr>
          <w:b/>
          <w:bCs/>
          <w:color w:val="000000" w:themeColor="text1"/>
          <w:spacing w:val="-2"/>
          <w:sz w:val="26"/>
          <w:szCs w:val="26"/>
        </w:rPr>
        <w:t>IV. THÔNG TIN LIÊN QUAN ĐẾN CHẤT GÂY NGHIỆN, CAI NGHIỆN</w:t>
      </w:r>
    </w:p>
    <w:p w:rsidRPr="00135D4B" w:rsidR="00474E3E" w:rsidP="00474E3E" w:rsidRDefault="00474E3E" w14:paraId="27C0DF9C" w14:textId="77777777">
      <w:pPr>
        <w:tabs>
          <w:tab w:val="left" w:pos="0"/>
        </w:tabs>
        <w:spacing w:before="120" w:after="120"/>
        <w:ind w:firstLine="0"/>
        <w:rPr>
          <w:b/>
          <w:bCs/>
          <w:color w:val="000000" w:themeColor="text1"/>
          <w:sz w:val="26"/>
          <w:szCs w:val="26"/>
        </w:rPr>
      </w:pPr>
      <w:r w:rsidRPr="00135D4B">
        <w:rPr>
          <w:b/>
          <w:bCs/>
          <w:color w:val="000000" w:themeColor="text1"/>
          <w:sz w:val="26"/>
          <w:szCs w:val="26"/>
        </w:rPr>
        <w:tab/>
      </w:r>
      <w:r w:rsidRPr="00135D4B">
        <w:rPr>
          <w:b/>
          <w:bCs/>
          <w:color w:val="000000" w:themeColor="text1"/>
          <w:sz w:val="26"/>
          <w:szCs w:val="26"/>
        </w:rPr>
        <w:t>1. Các chất gây nghiện đã và đang sử dụng</w:t>
      </w:r>
    </w:p>
    <w:tbl>
      <w:tblPr>
        <w:tblStyle w:val="TableGrid"/>
        <w:tblW w:w="9090" w:type="dxa"/>
        <w:tblInd w:w="108" w:type="dxa"/>
        <w:tblLook w:val="04A0" w:firstRow="1" w:lastRow="0" w:firstColumn="1" w:lastColumn="0" w:noHBand="0" w:noVBand="1"/>
      </w:tblPr>
      <w:tblGrid>
        <w:gridCol w:w="1877"/>
        <w:gridCol w:w="1002"/>
        <w:gridCol w:w="1013"/>
        <w:gridCol w:w="1008"/>
        <w:gridCol w:w="1003"/>
        <w:gridCol w:w="1003"/>
        <w:gridCol w:w="942"/>
        <w:gridCol w:w="1242"/>
      </w:tblGrid>
      <w:tr w:rsidRPr="00135D4B" w:rsidR="00135D4B" w:rsidTr="00B3741E" w14:paraId="3D7D78CA" w14:textId="77777777">
        <w:tc>
          <w:tcPr>
            <w:tcW w:w="1749" w:type="dxa"/>
            <w:vMerge w:val="restart"/>
            <w:vAlign w:val="center"/>
          </w:tcPr>
          <w:p w:rsidRPr="00135D4B" w:rsidR="00474E3E" w:rsidP="00B3741E" w:rsidRDefault="00474E3E" w14:paraId="2D4F2A7B" w14:textId="77777777">
            <w:pPr>
              <w:spacing w:before="120" w:after="120"/>
              <w:ind w:firstLine="0"/>
              <w:jc w:val="center"/>
              <w:rPr>
                <w:b/>
                <w:color w:val="000000" w:themeColor="text1"/>
                <w:sz w:val="26"/>
                <w:szCs w:val="26"/>
              </w:rPr>
            </w:pPr>
            <w:r w:rsidRPr="00135D4B">
              <w:rPr>
                <w:b/>
                <w:color w:val="000000" w:themeColor="text1"/>
                <w:sz w:val="26"/>
                <w:szCs w:val="26"/>
                <w:lang w:val="vi-VN"/>
              </w:rPr>
              <w:t>Chất gây nghiện đã sử dụng</w:t>
            </w:r>
          </w:p>
        </w:tc>
        <w:tc>
          <w:tcPr>
            <w:tcW w:w="1060" w:type="dxa"/>
            <w:vMerge w:val="restart"/>
            <w:vAlign w:val="center"/>
          </w:tcPr>
          <w:p w:rsidRPr="00135D4B" w:rsidR="00474E3E" w:rsidP="00B3741E" w:rsidRDefault="00474E3E" w14:paraId="511D7D1C" w14:textId="77777777">
            <w:pPr>
              <w:spacing w:before="120" w:after="120"/>
              <w:ind w:firstLine="0"/>
              <w:jc w:val="center"/>
              <w:rPr>
                <w:b/>
                <w:color w:val="000000" w:themeColor="text1"/>
                <w:sz w:val="26"/>
                <w:szCs w:val="26"/>
              </w:rPr>
            </w:pPr>
            <w:r w:rsidRPr="00135D4B">
              <w:rPr>
                <w:b/>
                <w:color w:val="000000" w:themeColor="text1"/>
                <w:sz w:val="26"/>
                <w:szCs w:val="26"/>
                <w:lang w:val="vi-VN"/>
              </w:rPr>
              <w:t>Tuổi lần đầu sử dụng</w:t>
            </w:r>
          </w:p>
        </w:tc>
        <w:tc>
          <w:tcPr>
            <w:tcW w:w="1066" w:type="dxa"/>
            <w:vMerge w:val="restart"/>
            <w:vAlign w:val="center"/>
          </w:tcPr>
          <w:p w:rsidRPr="00135D4B" w:rsidR="00474E3E" w:rsidP="00B3741E" w:rsidRDefault="00474E3E" w14:paraId="73557F80" w14:textId="77777777">
            <w:pPr>
              <w:spacing w:before="120" w:after="120"/>
              <w:ind w:firstLine="0"/>
              <w:jc w:val="center"/>
              <w:rPr>
                <w:b/>
                <w:color w:val="000000" w:themeColor="text1"/>
                <w:sz w:val="26"/>
                <w:szCs w:val="26"/>
              </w:rPr>
            </w:pPr>
            <w:r w:rsidRPr="00135D4B">
              <w:rPr>
                <w:b/>
                <w:color w:val="000000" w:themeColor="text1"/>
                <w:sz w:val="26"/>
                <w:szCs w:val="26"/>
                <w:lang w:val="vi-VN"/>
              </w:rPr>
              <w:t>Tuổi lần đầu tiêm chích</w:t>
            </w:r>
          </w:p>
        </w:tc>
        <w:tc>
          <w:tcPr>
            <w:tcW w:w="1063" w:type="dxa"/>
            <w:vMerge w:val="restart"/>
            <w:vAlign w:val="center"/>
          </w:tcPr>
          <w:p w:rsidRPr="00135D4B" w:rsidR="00474E3E" w:rsidP="00B3741E" w:rsidRDefault="00474E3E" w14:paraId="320933A8" w14:textId="77777777">
            <w:pPr>
              <w:spacing w:before="120" w:after="120"/>
              <w:ind w:firstLine="0"/>
              <w:jc w:val="center"/>
              <w:rPr>
                <w:b/>
                <w:color w:val="000000" w:themeColor="text1"/>
                <w:sz w:val="26"/>
                <w:szCs w:val="26"/>
              </w:rPr>
            </w:pPr>
            <w:r w:rsidRPr="00135D4B">
              <w:rPr>
                <w:b/>
                <w:color w:val="000000" w:themeColor="text1"/>
                <w:sz w:val="26"/>
                <w:szCs w:val="26"/>
                <w:lang w:val="vi-VN"/>
              </w:rPr>
              <w:t xml:space="preserve">Tổng thời gian sử dụng </w:t>
            </w:r>
          </w:p>
        </w:tc>
        <w:tc>
          <w:tcPr>
            <w:tcW w:w="4152" w:type="dxa"/>
            <w:gridSpan w:val="4"/>
          </w:tcPr>
          <w:p w:rsidRPr="00135D4B" w:rsidR="00474E3E" w:rsidP="00B3741E" w:rsidRDefault="00474E3E" w14:paraId="260F8C13" w14:textId="77777777">
            <w:pPr>
              <w:tabs>
                <w:tab w:val="left" w:pos="5400"/>
              </w:tabs>
              <w:spacing w:before="120" w:after="120"/>
              <w:ind w:firstLine="0"/>
              <w:jc w:val="center"/>
              <w:rPr>
                <w:b/>
                <w:bCs/>
                <w:color w:val="000000" w:themeColor="text1"/>
                <w:sz w:val="26"/>
                <w:szCs w:val="26"/>
              </w:rPr>
            </w:pPr>
            <w:r w:rsidRPr="00135D4B">
              <w:rPr>
                <w:b/>
                <w:color w:val="000000" w:themeColor="text1"/>
                <w:sz w:val="26"/>
                <w:szCs w:val="26"/>
                <w:lang w:val="vi-VN"/>
              </w:rPr>
              <w:t>Trong 1 tháng trở lại đây</w:t>
            </w:r>
          </w:p>
        </w:tc>
      </w:tr>
      <w:tr w:rsidRPr="00135D4B" w:rsidR="00135D4B" w:rsidTr="00B3741E" w14:paraId="3546D028" w14:textId="77777777">
        <w:tc>
          <w:tcPr>
            <w:tcW w:w="1749" w:type="dxa"/>
            <w:vMerge/>
            <w:vAlign w:val="center"/>
          </w:tcPr>
          <w:p w:rsidRPr="00135D4B" w:rsidR="00474E3E" w:rsidP="00B3741E" w:rsidRDefault="00474E3E" w14:paraId="118FA697" w14:textId="77777777">
            <w:pPr>
              <w:spacing w:before="120" w:after="120"/>
              <w:jc w:val="center"/>
              <w:rPr>
                <w:b/>
                <w:color w:val="000000" w:themeColor="text1"/>
                <w:sz w:val="26"/>
                <w:szCs w:val="26"/>
              </w:rPr>
            </w:pPr>
          </w:p>
        </w:tc>
        <w:tc>
          <w:tcPr>
            <w:tcW w:w="1060" w:type="dxa"/>
            <w:vMerge/>
            <w:vAlign w:val="center"/>
          </w:tcPr>
          <w:p w:rsidRPr="00135D4B" w:rsidR="00474E3E" w:rsidP="00B3741E" w:rsidRDefault="00474E3E" w14:paraId="4EF6B417" w14:textId="77777777">
            <w:pPr>
              <w:spacing w:before="120" w:after="120"/>
              <w:jc w:val="center"/>
              <w:rPr>
                <w:b/>
                <w:color w:val="000000" w:themeColor="text1"/>
                <w:sz w:val="26"/>
                <w:szCs w:val="26"/>
              </w:rPr>
            </w:pPr>
          </w:p>
        </w:tc>
        <w:tc>
          <w:tcPr>
            <w:tcW w:w="1066" w:type="dxa"/>
            <w:vMerge/>
            <w:vAlign w:val="center"/>
          </w:tcPr>
          <w:p w:rsidRPr="00135D4B" w:rsidR="00474E3E" w:rsidP="00B3741E" w:rsidRDefault="00474E3E" w14:paraId="6967A9E6" w14:textId="77777777">
            <w:pPr>
              <w:spacing w:before="120" w:after="120"/>
              <w:jc w:val="center"/>
              <w:rPr>
                <w:b/>
                <w:color w:val="000000" w:themeColor="text1"/>
                <w:sz w:val="26"/>
                <w:szCs w:val="26"/>
              </w:rPr>
            </w:pPr>
          </w:p>
        </w:tc>
        <w:tc>
          <w:tcPr>
            <w:tcW w:w="1063" w:type="dxa"/>
            <w:vMerge/>
            <w:vAlign w:val="center"/>
          </w:tcPr>
          <w:p w:rsidRPr="00135D4B" w:rsidR="00474E3E" w:rsidP="00B3741E" w:rsidRDefault="00474E3E" w14:paraId="48EDCAB3" w14:textId="77777777">
            <w:pPr>
              <w:spacing w:before="120" w:after="120"/>
              <w:jc w:val="center"/>
              <w:rPr>
                <w:b/>
                <w:color w:val="000000" w:themeColor="text1"/>
                <w:sz w:val="26"/>
                <w:szCs w:val="26"/>
              </w:rPr>
            </w:pPr>
          </w:p>
        </w:tc>
        <w:tc>
          <w:tcPr>
            <w:tcW w:w="1061" w:type="dxa"/>
            <w:vAlign w:val="center"/>
          </w:tcPr>
          <w:p w:rsidRPr="00135D4B" w:rsidR="00474E3E" w:rsidP="00B3741E" w:rsidRDefault="00474E3E" w14:paraId="65860F50" w14:textId="77777777">
            <w:pPr>
              <w:spacing w:before="120" w:after="120"/>
              <w:ind w:firstLine="0"/>
              <w:jc w:val="center"/>
              <w:rPr>
                <w:b/>
                <w:color w:val="000000" w:themeColor="text1"/>
                <w:sz w:val="26"/>
                <w:szCs w:val="26"/>
              </w:rPr>
            </w:pPr>
            <w:r w:rsidRPr="00135D4B">
              <w:rPr>
                <w:b/>
                <w:color w:val="000000" w:themeColor="text1"/>
                <w:sz w:val="26"/>
                <w:szCs w:val="26"/>
                <w:lang w:val="vi-VN"/>
              </w:rPr>
              <w:t xml:space="preserve">Số ngày sử dụng </w:t>
            </w:r>
          </w:p>
        </w:tc>
        <w:tc>
          <w:tcPr>
            <w:tcW w:w="1061" w:type="dxa"/>
            <w:vAlign w:val="center"/>
          </w:tcPr>
          <w:p w:rsidRPr="00135D4B" w:rsidR="00474E3E" w:rsidP="00B3741E" w:rsidRDefault="00474E3E" w14:paraId="63066B8B" w14:textId="77777777">
            <w:pPr>
              <w:spacing w:before="120" w:after="120"/>
              <w:ind w:firstLine="0"/>
              <w:jc w:val="center"/>
              <w:rPr>
                <w:b/>
                <w:color w:val="000000" w:themeColor="text1"/>
                <w:sz w:val="26"/>
                <w:szCs w:val="26"/>
              </w:rPr>
            </w:pPr>
            <w:r w:rsidRPr="00135D4B">
              <w:rPr>
                <w:b/>
                <w:color w:val="000000" w:themeColor="text1"/>
                <w:sz w:val="26"/>
                <w:szCs w:val="26"/>
                <w:lang w:val="vi-VN"/>
              </w:rPr>
              <w:t xml:space="preserve">Số lần sử dụng </w:t>
            </w:r>
          </w:p>
        </w:tc>
        <w:tc>
          <w:tcPr>
            <w:tcW w:w="950" w:type="dxa"/>
            <w:vAlign w:val="center"/>
          </w:tcPr>
          <w:p w:rsidRPr="00135D4B" w:rsidR="00474E3E" w:rsidP="00B3741E" w:rsidRDefault="00474E3E" w14:paraId="08589A87" w14:textId="77777777">
            <w:pPr>
              <w:spacing w:before="120" w:after="120"/>
              <w:ind w:firstLine="0"/>
              <w:jc w:val="center"/>
              <w:rPr>
                <w:b/>
                <w:color w:val="000000" w:themeColor="text1"/>
                <w:sz w:val="26"/>
                <w:szCs w:val="26"/>
              </w:rPr>
            </w:pPr>
            <w:r w:rsidRPr="00135D4B">
              <w:rPr>
                <w:b/>
                <w:color w:val="000000" w:themeColor="text1"/>
                <w:sz w:val="26"/>
                <w:szCs w:val="26"/>
                <w:lang w:val="vi-VN"/>
              </w:rPr>
              <w:t>Cách sử dụng*</w:t>
            </w:r>
          </w:p>
        </w:tc>
        <w:tc>
          <w:tcPr>
            <w:tcW w:w="1080" w:type="dxa"/>
            <w:vAlign w:val="center"/>
          </w:tcPr>
          <w:p w:rsidRPr="00135D4B" w:rsidR="00474E3E" w:rsidP="00B3741E" w:rsidRDefault="00474E3E" w14:paraId="4A2CD727" w14:textId="77777777">
            <w:pPr>
              <w:spacing w:before="120" w:after="120"/>
              <w:ind w:firstLine="0"/>
              <w:jc w:val="center"/>
              <w:rPr>
                <w:b/>
                <w:color w:val="000000" w:themeColor="text1"/>
                <w:sz w:val="26"/>
                <w:szCs w:val="26"/>
              </w:rPr>
            </w:pPr>
            <w:r w:rsidRPr="00135D4B">
              <w:rPr>
                <w:b/>
                <w:color w:val="000000" w:themeColor="text1"/>
                <w:sz w:val="26"/>
                <w:szCs w:val="26"/>
                <w:lang w:val="vi-VN"/>
              </w:rPr>
              <w:t>Tổng số tiền/ngày</w:t>
            </w:r>
          </w:p>
        </w:tc>
      </w:tr>
      <w:tr w:rsidRPr="00135D4B" w:rsidR="00135D4B" w:rsidTr="00B3741E" w14:paraId="5994E735" w14:textId="77777777">
        <w:tc>
          <w:tcPr>
            <w:tcW w:w="1749" w:type="dxa"/>
          </w:tcPr>
          <w:p w:rsidRPr="00135D4B" w:rsidR="00474E3E" w:rsidP="00B3741E" w:rsidRDefault="00474E3E" w14:paraId="78AC51F7" w14:textId="77777777">
            <w:pPr>
              <w:spacing w:before="120" w:after="120"/>
              <w:ind w:firstLine="0"/>
              <w:jc w:val="left"/>
              <w:rPr>
                <w:color w:val="000000" w:themeColor="text1"/>
                <w:sz w:val="26"/>
                <w:szCs w:val="26"/>
              </w:rPr>
            </w:pPr>
            <w:r w:rsidRPr="00135D4B">
              <w:rPr>
                <w:color w:val="000000" w:themeColor="text1"/>
                <w:sz w:val="26"/>
                <w:szCs w:val="26"/>
                <w:lang w:val="vi-VN"/>
              </w:rPr>
              <w:t>CDTP**:</w:t>
            </w:r>
          </w:p>
        </w:tc>
        <w:tc>
          <w:tcPr>
            <w:tcW w:w="1060" w:type="dxa"/>
          </w:tcPr>
          <w:p w:rsidRPr="00135D4B" w:rsidR="00474E3E" w:rsidP="00B3741E" w:rsidRDefault="00474E3E" w14:paraId="05D15CDB" w14:textId="77777777">
            <w:pPr>
              <w:tabs>
                <w:tab w:val="left" w:pos="5400"/>
              </w:tabs>
              <w:spacing w:before="120" w:after="120"/>
              <w:ind w:firstLine="0"/>
              <w:rPr>
                <w:b/>
                <w:bCs/>
                <w:color w:val="000000" w:themeColor="text1"/>
                <w:sz w:val="26"/>
                <w:szCs w:val="26"/>
              </w:rPr>
            </w:pPr>
          </w:p>
        </w:tc>
        <w:tc>
          <w:tcPr>
            <w:tcW w:w="1066" w:type="dxa"/>
          </w:tcPr>
          <w:p w:rsidRPr="00135D4B" w:rsidR="00474E3E" w:rsidP="00B3741E" w:rsidRDefault="00474E3E" w14:paraId="4BE3F53B" w14:textId="77777777">
            <w:pPr>
              <w:tabs>
                <w:tab w:val="left" w:pos="5400"/>
              </w:tabs>
              <w:spacing w:before="120" w:after="120"/>
              <w:ind w:firstLine="0"/>
              <w:rPr>
                <w:b/>
                <w:bCs/>
                <w:color w:val="000000" w:themeColor="text1"/>
                <w:sz w:val="26"/>
                <w:szCs w:val="26"/>
              </w:rPr>
            </w:pPr>
          </w:p>
        </w:tc>
        <w:tc>
          <w:tcPr>
            <w:tcW w:w="1063" w:type="dxa"/>
          </w:tcPr>
          <w:p w:rsidRPr="00135D4B" w:rsidR="00474E3E" w:rsidP="00B3741E" w:rsidRDefault="00474E3E" w14:paraId="0343B0B4"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56DE9BD1"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350C8422" w14:textId="77777777">
            <w:pPr>
              <w:tabs>
                <w:tab w:val="left" w:pos="5400"/>
              </w:tabs>
              <w:spacing w:before="120" w:after="120"/>
              <w:ind w:firstLine="0"/>
              <w:rPr>
                <w:b/>
                <w:bCs/>
                <w:color w:val="000000" w:themeColor="text1"/>
                <w:sz w:val="26"/>
                <w:szCs w:val="26"/>
              </w:rPr>
            </w:pPr>
          </w:p>
        </w:tc>
        <w:tc>
          <w:tcPr>
            <w:tcW w:w="950" w:type="dxa"/>
          </w:tcPr>
          <w:p w:rsidRPr="00135D4B" w:rsidR="00474E3E" w:rsidP="00B3741E" w:rsidRDefault="00474E3E" w14:paraId="3C35E9B6" w14:textId="77777777">
            <w:pPr>
              <w:tabs>
                <w:tab w:val="left" w:pos="5400"/>
              </w:tabs>
              <w:spacing w:before="120" w:after="120"/>
              <w:ind w:firstLine="0"/>
              <w:rPr>
                <w:b/>
                <w:bCs/>
                <w:color w:val="000000" w:themeColor="text1"/>
                <w:sz w:val="26"/>
                <w:szCs w:val="26"/>
              </w:rPr>
            </w:pPr>
          </w:p>
        </w:tc>
        <w:tc>
          <w:tcPr>
            <w:tcW w:w="1080" w:type="dxa"/>
          </w:tcPr>
          <w:p w:rsidRPr="00135D4B" w:rsidR="00474E3E" w:rsidP="00B3741E" w:rsidRDefault="00474E3E" w14:paraId="7B53D164" w14:textId="77777777">
            <w:pPr>
              <w:tabs>
                <w:tab w:val="left" w:pos="5400"/>
              </w:tabs>
              <w:spacing w:before="120" w:after="120"/>
              <w:ind w:firstLine="0"/>
              <w:rPr>
                <w:b/>
                <w:bCs/>
                <w:color w:val="000000" w:themeColor="text1"/>
                <w:sz w:val="26"/>
                <w:szCs w:val="26"/>
              </w:rPr>
            </w:pPr>
          </w:p>
        </w:tc>
      </w:tr>
      <w:tr w:rsidRPr="00135D4B" w:rsidR="00135D4B" w:rsidTr="00B3741E" w14:paraId="75B75957" w14:textId="77777777">
        <w:tc>
          <w:tcPr>
            <w:tcW w:w="1749" w:type="dxa"/>
          </w:tcPr>
          <w:p w:rsidRPr="00135D4B" w:rsidR="00474E3E" w:rsidP="00B3741E" w:rsidRDefault="00474E3E" w14:paraId="4076BC16" w14:textId="77777777">
            <w:pPr>
              <w:spacing w:before="120" w:after="120"/>
              <w:ind w:firstLine="0"/>
              <w:jc w:val="left"/>
              <w:rPr>
                <w:color w:val="000000" w:themeColor="text1"/>
                <w:sz w:val="26"/>
                <w:szCs w:val="26"/>
              </w:rPr>
            </w:pPr>
            <w:r w:rsidRPr="00135D4B">
              <w:rPr>
                <w:color w:val="000000" w:themeColor="text1"/>
                <w:sz w:val="26"/>
                <w:szCs w:val="26"/>
                <w:lang w:val="vi-VN"/>
              </w:rPr>
              <w:t>ATS***:</w:t>
            </w:r>
          </w:p>
        </w:tc>
        <w:tc>
          <w:tcPr>
            <w:tcW w:w="1060" w:type="dxa"/>
          </w:tcPr>
          <w:p w:rsidRPr="00135D4B" w:rsidR="00474E3E" w:rsidP="00B3741E" w:rsidRDefault="00474E3E" w14:paraId="261A7E0C" w14:textId="77777777">
            <w:pPr>
              <w:tabs>
                <w:tab w:val="left" w:pos="5400"/>
              </w:tabs>
              <w:spacing w:before="120" w:after="120"/>
              <w:ind w:firstLine="0"/>
              <w:rPr>
                <w:b/>
                <w:bCs/>
                <w:color w:val="000000" w:themeColor="text1"/>
                <w:sz w:val="26"/>
                <w:szCs w:val="26"/>
              </w:rPr>
            </w:pPr>
          </w:p>
        </w:tc>
        <w:tc>
          <w:tcPr>
            <w:tcW w:w="1066" w:type="dxa"/>
          </w:tcPr>
          <w:p w:rsidRPr="00135D4B" w:rsidR="00474E3E" w:rsidP="00B3741E" w:rsidRDefault="00474E3E" w14:paraId="616254F8" w14:textId="77777777">
            <w:pPr>
              <w:tabs>
                <w:tab w:val="left" w:pos="5400"/>
              </w:tabs>
              <w:spacing w:before="120" w:after="120"/>
              <w:ind w:firstLine="0"/>
              <w:rPr>
                <w:b/>
                <w:bCs/>
                <w:color w:val="000000" w:themeColor="text1"/>
                <w:sz w:val="26"/>
                <w:szCs w:val="26"/>
              </w:rPr>
            </w:pPr>
          </w:p>
        </w:tc>
        <w:tc>
          <w:tcPr>
            <w:tcW w:w="1063" w:type="dxa"/>
          </w:tcPr>
          <w:p w:rsidRPr="00135D4B" w:rsidR="00474E3E" w:rsidP="00B3741E" w:rsidRDefault="00474E3E" w14:paraId="14629A4B"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25C5EDD0"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354111BD" w14:textId="77777777">
            <w:pPr>
              <w:tabs>
                <w:tab w:val="left" w:pos="5400"/>
              </w:tabs>
              <w:spacing w:before="120" w:after="120"/>
              <w:ind w:firstLine="0"/>
              <w:rPr>
                <w:b/>
                <w:bCs/>
                <w:color w:val="000000" w:themeColor="text1"/>
                <w:sz w:val="26"/>
                <w:szCs w:val="26"/>
              </w:rPr>
            </w:pPr>
          </w:p>
        </w:tc>
        <w:tc>
          <w:tcPr>
            <w:tcW w:w="950" w:type="dxa"/>
          </w:tcPr>
          <w:p w:rsidRPr="00135D4B" w:rsidR="00474E3E" w:rsidP="00B3741E" w:rsidRDefault="00474E3E" w14:paraId="1C525CF3" w14:textId="77777777">
            <w:pPr>
              <w:tabs>
                <w:tab w:val="left" w:pos="5400"/>
              </w:tabs>
              <w:spacing w:before="120" w:after="120"/>
              <w:ind w:firstLine="0"/>
              <w:rPr>
                <w:b/>
                <w:bCs/>
                <w:color w:val="000000" w:themeColor="text1"/>
                <w:sz w:val="26"/>
                <w:szCs w:val="26"/>
              </w:rPr>
            </w:pPr>
          </w:p>
        </w:tc>
        <w:tc>
          <w:tcPr>
            <w:tcW w:w="1080" w:type="dxa"/>
          </w:tcPr>
          <w:p w:rsidRPr="00135D4B" w:rsidR="00474E3E" w:rsidP="00B3741E" w:rsidRDefault="00474E3E" w14:paraId="1EC48F3A" w14:textId="77777777">
            <w:pPr>
              <w:tabs>
                <w:tab w:val="left" w:pos="5400"/>
              </w:tabs>
              <w:spacing w:before="120" w:after="120"/>
              <w:ind w:firstLine="0"/>
              <w:rPr>
                <w:b/>
                <w:bCs/>
                <w:color w:val="000000" w:themeColor="text1"/>
                <w:sz w:val="26"/>
                <w:szCs w:val="26"/>
              </w:rPr>
            </w:pPr>
          </w:p>
        </w:tc>
      </w:tr>
      <w:tr w:rsidRPr="00135D4B" w:rsidR="00135D4B" w:rsidTr="00B3741E" w14:paraId="023FFF94" w14:textId="77777777">
        <w:tc>
          <w:tcPr>
            <w:tcW w:w="1749" w:type="dxa"/>
          </w:tcPr>
          <w:p w:rsidRPr="00135D4B" w:rsidR="00474E3E" w:rsidP="00B3741E" w:rsidRDefault="00474E3E" w14:paraId="15EB646E" w14:textId="77777777">
            <w:pPr>
              <w:spacing w:before="120" w:after="120"/>
              <w:ind w:firstLine="0"/>
              <w:jc w:val="left"/>
              <w:rPr>
                <w:color w:val="000000" w:themeColor="text1"/>
                <w:sz w:val="26"/>
                <w:szCs w:val="26"/>
              </w:rPr>
            </w:pPr>
            <w:r w:rsidRPr="00135D4B">
              <w:rPr>
                <w:color w:val="000000" w:themeColor="text1"/>
                <w:sz w:val="26"/>
                <w:szCs w:val="26"/>
                <w:lang w:val="vi-VN"/>
              </w:rPr>
              <w:t>Ec</w:t>
            </w:r>
            <w:r w:rsidR="00191FE0">
              <w:rPr>
                <w:color w:val="000000" w:themeColor="text1"/>
                <w:sz w:val="26"/>
                <w:szCs w:val="26"/>
              </w:rPr>
              <w:t>s</w:t>
            </w:r>
            <w:r w:rsidRPr="00135D4B">
              <w:rPr>
                <w:color w:val="000000" w:themeColor="text1"/>
                <w:sz w:val="26"/>
                <w:szCs w:val="26"/>
                <w:lang w:val="vi-VN"/>
              </w:rPr>
              <w:t>tasy</w:t>
            </w:r>
          </w:p>
        </w:tc>
        <w:tc>
          <w:tcPr>
            <w:tcW w:w="1060" w:type="dxa"/>
          </w:tcPr>
          <w:p w:rsidRPr="00135D4B" w:rsidR="00474E3E" w:rsidP="00B3741E" w:rsidRDefault="00474E3E" w14:paraId="02789353" w14:textId="77777777">
            <w:pPr>
              <w:tabs>
                <w:tab w:val="left" w:pos="5400"/>
              </w:tabs>
              <w:spacing w:before="120" w:after="120"/>
              <w:ind w:firstLine="0"/>
              <w:rPr>
                <w:b/>
                <w:bCs/>
                <w:color w:val="000000" w:themeColor="text1"/>
                <w:sz w:val="26"/>
                <w:szCs w:val="26"/>
              </w:rPr>
            </w:pPr>
          </w:p>
        </w:tc>
        <w:tc>
          <w:tcPr>
            <w:tcW w:w="1066" w:type="dxa"/>
          </w:tcPr>
          <w:p w:rsidRPr="00135D4B" w:rsidR="00474E3E" w:rsidP="00B3741E" w:rsidRDefault="00474E3E" w14:paraId="66B895F1" w14:textId="77777777">
            <w:pPr>
              <w:tabs>
                <w:tab w:val="left" w:pos="5400"/>
              </w:tabs>
              <w:spacing w:before="120" w:after="120"/>
              <w:ind w:firstLine="0"/>
              <w:rPr>
                <w:b/>
                <w:bCs/>
                <w:color w:val="000000" w:themeColor="text1"/>
                <w:sz w:val="26"/>
                <w:szCs w:val="26"/>
              </w:rPr>
            </w:pPr>
          </w:p>
        </w:tc>
        <w:tc>
          <w:tcPr>
            <w:tcW w:w="1063" w:type="dxa"/>
          </w:tcPr>
          <w:p w:rsidRPr="00135D4B" w:rsidR="00474E3E" w:rsidP="00B3741E" w:rsidRDefault="00474E3E" w14:paraId="525D20A2"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59B9CEC7"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483E7FA9" w14:textId="77777777">
            <w:pPr>
              <w:tabs>
                <w:tab w:val="left" w:pos="5400"/>
              </w:tabs>
              <w:spacing w:before="120" w:after="120"/>
              <w:ind w:firstLine="0"/>
              <w:rPr>
                <w:b/>
                <w:bCs/>
                <w:color w:val="000000" w:themeColor="text1"/>
                <w:sz w:val="26"/>
                <w:szCs w:val="26"/>
              </w:rPr>
            </w:pPr>
          </w:p>
        </w:tc>
        <w:tc>
          <w:tcPr>
            <w:tcW w:w="950" w:type="dxa"/>
          </w:tcPr>
          <w:p w:rsidRPr="00135D4B" w:rsidR="00474E3E" w:rsidP="00B3741E" w:rsidRDefault="00474E3E" w14:paraId="20B4484B" w14:textId="77777777">
            <w:pPr>
              <w:tabs>
                <w:tab w:val="left" w:pos="5400"/>
              </w:tabs>
              <w:spacing w:before="120" w:after="120"/>
              <w:ind w:firstLine="0"/>
              <w:rPr>
                <w:b/>
                <w:bCs/>
                <w:color w:val="000000" w:themeColor="text1"/>
                <w:sz w:val="26"/>
                <w:szCs w:val="26"/>
              </w:rPr>
            </w:pPr>
          </w:p>
        </w:tc>
        <w:tc>
          <w:tcPr>
            <w:tcW w:w="1080" w:type="dxa"/>
          </w:tcPr>
          <w:p w:rsidRPr="00135D4B" w:rsidR="00474E3E" w:rsidP="00B3741E" w:rsidRDefault="00474E3E" w14:paraId="3F462D2D" w14:textId="77777777">
            <w:pPr>
              <w:tabs>
                <w:tab w:val="left" w:pos="5400"/>
              </w:tabs>
              <w:spacing w:before="120" w:after="120"/>
              <w:ind w:firstLine="0"/>
              <w:rPr>
                <w:b/>
                <w:bCs/>
                <w:color w:val="000000" w:themeColor="text1"/>
                <w:sz w:val="26"/>
                <w:szCs w:val="26"/>
              </w:rPr>
            </w:pPr>
          </w:p>
        </w:tc>
      </w:tr>
      <w:tr w:rsidRPr="00135D4B" w:rsidR="00135D4B" w:rsidTr="00B3741E" w14:paraId="2E5763D0" w14:textId="77777777">
        <w:tc>
          <w:tcPr>
            <w:tcW w:w="1749" w:type="dxa"/>
          </w:tcPr>
          <w:p w:rsidRPr="00135D4B" w:rsidR="00474E3E" w:rsidP="00B3741E" w:rsidRDefault="00474E3E" w14:paraId="6C3C7747" w14:textId="77777777">
            <w:pPr>
              <w:spacing w:before="120" w:after="120"/>
              <w:ind w:firstLine="0"/>
              <w:jc w:val="left"/>
              <w:rPr>
                <w:color w:val="000000" w:themeColor="text1"/>
                <w:sz w:val="26"/>
                <w:szCs w:val="26"/>
              </w:rPr>
            </w:pPr>
            <w:r w:rsidRPr="00135D4B">
              <w:rPr>
                <w:color w:val="000000" w:themeColor="text1"/>
                <w:sz w:val="26"/>
                <w:szCs w:val="26"/>
                <w:lang w:val="vi-VN"/>
              </w:rPr>
              <w:t>Cần sa</w:t>
            </w:r>
          </w:p>
        </w:tc>
        <w:tc>
          <w:tcPr>
            <w:tcW w:w="1060" w:type="dxa"/>
          </w:tcPr>
          <w:p w:rsidRPr="00135D4B" w:rsidR="00474E3E" w:rsidP="00B3741E" w:rsidRDefault="00474E3E" w14:paraId="66B8C692" w14:textId="77777777">
            <w:pPr>
              <w:tabs>
                <w:tab w:val="left" w:pos="5400"/>
              </w:tabs>
              <w:spacing w:before="120" w:after="120"/>
              <w:ind w:firstLine="0"/>
              <w:rPr>
                <w:b/>
                <w:bCs/>
                <w:color w:val="000000" w:themeColor="text1"/>
                <w:sz w:val="26"/>
                <w:szCs w:val="26"/>
              </w:rPr>
            </w:pPr>
          </w:p>
        </w:tc>
        <w:tc>
          <w:tcPr>
            <w:tcW w:w="1066" w:type="dxa"/>
          </w:tcPr>
          <w:p w:rsidRPr="00135D4B" w:rsidR="00474E3E" w:rsidP="00B3741E" w:rsidRDefault="00474E3E" w14:paraId="59A6AF78" w14:textId="77777777">
            <w:pPr>
              <w:tabs>
                <w:tab w:val="left" w:pos="5400"/>
              </w:tabs>
              <w:spacing w:before="120" w:after="120"/>
              <w:ind w:firstLine="0"/>
              <w:rPr>
                <w:b/>
                <w:bCs/>
                <w:color w:val="000000" w:themeColor="text1"/>
                <w:sz w:val="26"/>
                <w:szCs w:val="26"/>
              </w:rPr>
            </w:pPr>
          </w:p>
        </w:tc>
        <w:tc>
          <w:tcPr>
            <w:tcW w:w="1063" w:type="dxa"/>
          </w:tcPr>
          <w:p w:rsidRPr="00135D4B" w:rsidR="00474E3E" w:rsidP="00B3741E" w:rsidRDefault="00474E3E" w14:paraId="6AA68607"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1170A8EA"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2A0CE1D7" w14:textId="77777777">
            <w:pPr>
              <w:tabs>
                <w:tab w:val="left" w:pos="5400"/>
              </w:tabs>
              <w:spacing w:before="120" w:after="120"/>
              <w:ind w:firstLine="0"/>
              <w:rPr>
                <w:b/>
                <w:bCs/>
                <w:color w:val="000000" w:themeColor="text1"/>
                <w:sz w:val="26"/>
                <w:szCs w:val="26"/>
              </w:rPr>
            </w:pPr>
          </w:p>
        </w:tc>
        <w:tc>
          <w:tcPr>
            <w:tcW w:w="950" w:type="dxa"/>
          </w:tcPr>
          <w:p w:rsidRPr="00135D4B" w:rsidR="00474E3E" w:rsidP="00B3741E" w:rsidRDefault="00474E3E" w14:paraId="4B40BDDC" w14:textId="77777777">
            <w:pPr>
              <w:tabs>
                <w:tab w:val="left" w:pos="5400"/>
              </w:tabs>
              <w:spacing w:before="120" w:after="120"/>
              <w:ind w:firstLine="0"/>
              <w:rPr>
                <w:b/>
                <w:bCs/>
                <w:color w:val="000000" w:themeColor="text1"/>
                <w:sz w:val="26"/>
                <w:szCs w:val="26"/>
              </w:rPr>
            </w:pPr>
          </w:p>
        </w:tc>
        <w:tc>
          <w:tcPr>
            <w:tcW w:w="1080" w:type="dxa"/>
          </w:tcPr>
          <w:p w:rsidRPr="00135D4B" w:rsidR="00474E3E" w:rsidP="00B3741E" w:rsidRDefault="00474E3E" w14:paraId="0DC08913" w14:textId="77777777">
            <w:pPr>
              <w:tabs>
                <w:tab w:val="left" w:pos="5400"/>
              </w:tabs>
              <w:spacing w:before="120" w:after="120"/>
              <w:ind w:firstLine="0"/>
              <w:rPr>
                <w:b/>
                <w:bCs/>
                <w:color w:val="000000" w:themeColor="text1"/>
                <w:sz w:val="26"/>
                <w:szCs w:val="26"/>
              </w:rPr>
            </w:pPr>
          </w:p>
        </w:tc>
      </w:tr>
      <w:tr w:rsidRPr="00135D4B" w:rsidR="00135D4B" w:rsidTr="00B3741E" w14:paraId="3D39E5CF" w14:textId="77777777">
        <w:tc>
          <w:tcPr>
            <w:tcW w:w="1749" w:type="dxa"/>
          </w:tcPr>
          <w:p w:rsidRPr="00135D4B" w:rsidR="00474E3E" w:rsidP="00B3741E" w:rsidRDefault="00474E3E" w14:paraId="699CE818" w14:textId="77777777">
            <w:pPr>
              <w:spacing w:before="120" w:after="120"/>
              <w:ind w:firstLine="0"/>
              <w:jc w:val="left"/>
              <w:rPr>
                <w:color w:val="000000" w:themeColor="text1"/>
                <w:sz w:val="26"/>
                <w:szCs w:val="26"/>
              </w:rPr>
            </w:pPr>
            <w:r w:rsidRPr="00135D4B">
              <w:rPr>
                <w:color w:val="000000" w:themeColor="text1"/>
                <w:sz w:val="26"/>
                <w:szCs w:val="26"/>
                <w:lang w:val="vi-VN"/>
              </w:rPr>
              <w:t>Benzodiazepine</w:t>
            </w:r>
          </w:p>
        </w:tc>
        <w:tc>
          <w:tcPr>
            <w:tcW w:w="1060" w:type="dxa"/>
          </w:tcPr>
          <w:p w:rsidRPr="00135D4B" w:rsidR="00474E3E" w:rsidP="00B3741E" w:rsidRDefault="00474E3E" w14:paraId="4380D023" w14:textId="77777777">
            <w:pPr>
              <w:tabs>
                <w:tab w:val="left" w:pos="5400"/>
              </w:tabs>
              <w:spacing w:before="120" w:after="120"/>
              <w:ind w:firstLine="0"/>
              <w:rPr>
                <w:b/>
                <w:bCs/>
                <w:color w:val="000000" w:themeColor="text1"/>
                <w:sz w:val="26"/>
                <w:szCs w:val="26"/>
              </w:rPr>
            </w:pPr>
          </w:p>
        </w:tc>
        <w:tc>
          <w:tcPr>
            <w:tcW w:w="1066" w:type="dxa"/>
          </w:tcPr>
          <w:p w:rsidRPr="00135D4B" w:rsidR="00474E3E" w:rsidP="00B3741E" w:rsidRDefault="00474E3E" w14:paraId="3FBDAC60" w14:textId="77777777">
            <w:pPr>
              <w:tabs>
                <w:tab w:val="left" w:pos="5400"/>
              </w:tabs>
              <w:spacing w:before="120" w:after="120"/>
              <w:ind w:firstLine="0"/>
              <w:rPr>
                <w:b/>
                <w:bCs/>
                <w:color w:val="000000" w:themeColor="text1"/>
                <w:sz w:val="26"/>
                <w:szCs w:val="26"/>
              </w:rPr>
            </w:pPr>
          </w:p>
        </w:tc>
        <w:tc>
          <w:tcPr>
            <w:tcW w:w="1063" w:type="dxa"/>
          </w:tcPr>
          <w:p w:rsidRPr="00135D4B" w:rsidR="00474E3E" w:rsidP="00B3741E" w:rsidRDefault="00474E3E" w14:paraId="6A8ABAA9"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6727D2CA"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7DCE70B6" w14:textId="77777777">
            <w:pPr>
              <w:tabs>
                <w:tab w:val="left" w:pos="5400"/>
              </w:tabs>
              <w:spacing w:before="120" w:after="120"/>
              <w:ind w:firstLine="0"/>
              <w:rPr>
                <w:b/>
                <w:bCs/>
                <w:color w:val="000000" w:themeColor="text1"/>
                <w:sz w:val="26"/>
                <w:szCs w:val="26"/>
              </w:rPr>
            </w:pPr>
          </w:p>
        </w:tc>
        <w:tc>
          <w:tcPr>
            <w:tcW w:w="950" w:type="dxa"/>
          </w:tcPr>
          <w:p w:rsidRPr="00135D4B" w:rsidR="00474E3E" w:rsidP="00B3741E" w:rsidRDefault="00474E3E" w14:paraId="73C6F472" w14:textId="77777777">
            <w:pPr>
              <w:tabs>
                <w:tab w:val="left" w:pos="5400"/>
              </w:tabs>
              <w:spacing w:before="120" w:after="120"/>
              <w:ind w:firstLine="0"/>
              <w:rPr>
                <w:b/>
                <w:bCs/>
                <w:color w:val="000000" w:themeColor="text1"/>
                <w:sz w:val="26"/>
                <w:szCs w:val="26"/>
              </w:rPr>
            </w:pPr>
          </w:p>
        </w:tc>
        <w:tc>
          <w:tcPr>
            <w:tcW w:w="1080" w:type="dxa"/>
          </w:tcPr>
          <w:p w:rsidRPr="00135D4B" w:rsidR="00474E3E" w:rsidP="00B3741E" w:rsidRDefault="00474E3E" w14:paraId="329C9CD8" w14:textId="77777777">
            <w:pPr>
              <w:tabs>
                <w:tab w:val="left" w:pos="5400"/>
              </w:tabs>
              <w:spacing w:before="120" w:after="120"/>
              <w:ind w:firstLine="0"/>
              <w:rPr>
                <w:b/>
                <w:bCs/>
                <w:color w:val="000000" w:themeColor="text1"/>
                <w:sz w:val="26"/>
                <w:szCs w:val="26"/>
              </w:rPr>
            </w:pPr>
          </w:p>
        </w:tc>
      </w:tr>
      <w:tr w:rsidRPr="00135D4B" w:rsidR="00135D4B" w:rsidTr="00B3741E" w14:paraId="5CD770E9" w14:textId="77777777">
        <w:tc>
          <w:tcPr>
            <w:tcW w:w="1749" w:type="dxa"/>
          </w:tcPr>
          <w:p w:rsidRPr="00135D4B" w:rsidR="00474E3E" w:rsidP="00B3741E" w:rsidRDefault="00474E3E" w14:paraId="7131F9C8" w14:textId="77777777">
            <w:pPr>
              <w:spacing w:before="120" w:after="120"/>
              <w:ind w:firstLine="0"/>
              <w:jc w:val="left"/>
              <w:rPr>
                <w:color w:val="000000" w:themeColor="text1"/>
                <w:sz w:val="26"/>
                <w:szCs w:val="26"/>
              </w:rPr>
            </w:pPr>
            <w:r w:rsidRPr="00135D4B">
              <w:rPr>
                <w:color w:val="000000" w:themeColor="text1"/>
                <w:sz w:val="26"/>
                <w:szCs w:val="26"/>
                <w:lang w:val="vi-VN"/>
              </w:rPr>
              <w:t>Phenobarbital</w:t>
            </w:r>
          </w:p>
        </w:tc>
        <w:tc>
          <w:tcPr>
            <w:tcW w:w="1060" w:type="dxa"/>
          </w:tcPr>
          <w:p w:rsidRPr="00135D4B" w:rsidR="00474E3E" w:rsidP="00B3741E" w:rsidRDefault="00474E3E" w14:paraId="254867B7" w14:textId="77777777">
            <w:pPr>
              <w:tabs>
                <w:tab w:val="left" w:pos="5400"/>
              </w:tabs>
              <w:spacing w:before="120" w:after="120"/>
              <w:ind w:firstLine="0"/>
              <w:rPr>
                <w:b/>
                <w:bCs/>
                <w:color w:val="000000" w:themeColor="text1"/>
                <w:sz w:val="26"/>
                <w:szCs w:val="26"/>
              </w:rPr>
            </w:pPr>
          </w:p>
        </w:tc>
        <w:tc>
          <w:tcPr>
            <w:tcW w:w="1066" w:type="dxa"/>
          </w:tcPr>
          <w:p w:rsidRPr="00135D4B" w:rsidR="00474E3E" w:rsidP="00B3741E" w:rsidRDefault="00474E3E" w14:paraId="65BFAD45" w14:textId="77777777">
            <w:pPr>
              <w:tabs>
                <w:tab w:val="left" w:pos="5400"/>
              </w:tabs>
              <w:spacing w:before="120" w:after="120"/>
              <w:ind w:firstLine="0"/>
              <w:rPr>
                <w:b/>
                <w:bCs/>
                <w:color w:val="000000" w:themeColor="text1"/>
                <w:sz w:val="26"/>
                <w:szCs w:val="26"/>
              </w:rPr>
            </w:pPr>
          </w:p>
        </w:tc>
        <w:tc>
          <w:tcPr>
            <w:tcW w:w="1063" w:type="dxa"/>
          </w:tcPr>
          <w:p w:rsidRPr="00135D4B" w:rsidR="00474E3E" w:rsidP="00B3741E" w:rsidRDefault="00474E3E" w14:paraId="05672F73"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6293FA29"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61F0D740" w14:textId="77777777">
            <w:pPr>
              <w:tabs>
                <w:tab w:val="left" w:pos="5400"/>
              </w:tabs>
              <w:spacing w:before="120" w:after="120"/>
              <w:ind w:firstLine="0"/>
              <w:rPr>
                <w:b/>
                <w:bCs/>
                <w:color w:val="000000" w:themeColor="text1"/>
                <w:sz w:val="26"/>
                <w:szCs w:val="26"/>
              </w:rPr>
            </w:pPr>
          </w:p>
        </w:tc>
        <w:tc>
          <w:tcPr>
            <w:tcW w:w="950" w:type="dxa"/>
          </w:tcPr>
          <w:p w:rsidRPr="00135D4B" w:rsidR="00474E3E" w:rsidP="00B3741E" w:rsidRDefault="00474E3E" w14:paraId="6F7EA2B7" w14:textId="77777777">
            <w:pPr>
              <w:tabs>
                <w:tab w:val="left" w:pos="5400"/>
              </w:tabs>
              <w:spacing w:before="120" w:after="120"/>
              <w:ind w:firstLine="0"/>
              <w:rPr>
                <w:b/>
                <w:bCs/>
                <w:color w:val="000000" w:themeColor="text1"/>
                <w:sz w:val="26"/>
                <w:szCs w:val="26"/>
              </w:rPr>
            </w:pPr>
          </w:p>
        </w:tc>
        <w:tc>
          <w:tcPr>
            <w:tcW w:w="1080" w:type="dxa"/>
          </w:tcPr>
          <w:p w:rsidRPr="00135D4B" w:rsidR="00474E3E" w:rsidP="00B3741E" w:rsidRDefault="00474E3E" w14:paraId="683538F8" w14:textId="77777777">
            <w:pPr>
              <w:tabs>
                <w:tab w:val="left" w:pos="5400"/>
              </w:tabs>
              <w:spacing w:before="120" w:after="120"/>
              <w:ind w:firstLine="0"/>
              <w:rPr>
                <w:b/>
                <w:bCs/>
                <w:color w:val="000000" w:themeColor="text1"/>
                <w:sz w:val="26"/>
                <w:szCs w:val="26"/>
              </w:rPr>
            </w:pPr>
          </w:p>
        </w:tc>
      </w:tr>
      <w:tr w:rsidRPr="00135D4B" w:rsidR="00135D4B" w:rsidTr="00B3741E" w14:paraId="3E699CDC" w14:textId="77777777">
        <w:tc>
          <w:tcPr>
            <w:tcW w:w="1749" w:type="dxa"/>
          </w:tcPr>
          <w:p w:rsidRPr="00135D4B" w:rsidR="00474E3E" w:rsidP="00B3741E" w:rsidRDefault="00474E3E" w14:paraId="50138D49" w14:textId="77777777">
            <w:pPr>
              <w:spacing w:before="120" w:after="120"/>
              <w:ind w:firstLine="0"/>
              <w:jc w:val="left"/>
              <w:rPr>
                <w:color w:val="000000" w:themeColor="text1"/>
                <w:sz w:val="26"/>
                <w:szCs w:val="26"/>
              </w:rPr>
            </w:pPr>
            <w:r w:rsidRPr="00135D4B">
              <w:rPr>
                <w:color w:val="000000" w:themeColor="text1"/>
                <w:sz w:val="26"/>
                <w:szCs w:val="26"/>
                <w:lang w:val="vi-VN"/>
              </w:rPr>
              <w:t>Rượu</w:t>
            </w:r>
          </w:p>
        </w:tc>
        <w:tc>
          <w:tcPr>
            <w:tcW w:w="1060" w:type="dxa"/>
          </w:tcPr>
          <w:p w:rsidRPr="00135D4B" w:rsidR="00474E3E" w:rsidP="00B3741E" w:rsidRDefault="00474E3E" w14:paraId="191FFFEA" w14:textId="77777777">
            <w:pPr>
              <w:tabs>
                <w:tab w:val="left" w:pos="5400"/>
              </w:tabs>
              <w:spacing w:before="120" w:after="120"/>
              <w:ind w:firstLine="0"/>
              <w:rPr>
                <w:b/>
                <w:bCs/>
                <w:color w:val="000000" w:themeColor="text1"/>
                <w:sz w:val="26"/>
                <w:szCs w:val="26"/>
              </w:rPr>
            </w:pPr>
          </w:p>
        </w:tc>
        <w:tc>
          <w:tcPr>
            <w:tcW w:w="1066" w:type="dxa"/>
          </w:tcPr>
          <w:p w:rsidRPr="00135D4B" w:rsidR="00474E3E" w:rsidP="00B3741E" w:rsidRDefault="00474E3E" w14:paraId="7BA9780A" w14:textId="77777777">
            <w:pPr>
              <w:tabs>
                <w:tab w:val="left" w:pos="5400"/>
              </w:tabs>
              <w:spacing w:before="120" w:after="120"/>
              <w:ind w:firstLine="0"/>
              <w:rPr>
                <w:b/>
                <w:bCs/>
                <w:color w:val="000000" w:themeColor="text1"/>
                <w:sz w:val="26"/>
                <w:szCs w:val="26"/>
              </w:rPr>
            </w:pPr>
          </w:p>
        </w:tc>
        <w:tc>
          <w:tcPr>
            <w:tcW w:w="1063" w:type="dxa"/>
          </w:tcPr>
          <w:p w:rsidRPr="00135D4B" w:rsidR="00474E3E" w:rsidP="00B3741E" w:rsidRDefault="00474E3E" w14:paraId="2F6F1524"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538AC325"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0D6D3DB5" w14:textId="77777777">
            <w:pPr>
              <w:tabs>
                <w:tab w:val="left" w:pos="5400"/>
              </w:tabs>
              <w:spacing w:before="120" w:after="120"/>
              <w:ind w:firstLine="0"/>
              <w:rPr>
                <w:b/>
                <w:bCs/>
                <w:color w:val="000000" w:themeColor="text1"/>
                <w:sz w:val="26"/>
                <w:szCs w:val="26"/>
              </w:rPr>
            </w:pPr>
          </w:p>
        </w:tc>
        <w:tc>
          <w:tcPr>
            <w:tcW w:w="950" w:type="dxa"/>
          </w:tcPr>
          <w:p w:rsidRPr="00135D4B" w:rsidR="00474E3E" w:rsidP="00B3741E" w:rsidRDefault="00474E3E" w14:paraId="32E5055F" w14:textId="77777777">
            <w:pPr>
              <w:tabs>
                <w:tab w:val="left" w:pos="5400"/>
              </w:tabs>
              <w:spacing w:before="120" w:after="120"/>
              <w:ind w:firstLine="0"/>
              <w:rPr>
                <w:b/>
                <w:bCs/>
                <w:color w:val="000000" w:themeColor="text1"/>
                <w:sz w:val="26"/>
                <w:szCs w:val="26"/>
              </w:rPr>
            </w:pPr>
          </w:p>
        </w:tc>
        <w:tc>
          <w:tcPr>
            <w:tcW w:w="1080" w:type="dxa"/>
          </w:tcPr>
          <w:p w:rsidRPr="00135D4B" w:rsidR="00474E3E" w:rsidP="00B3741E" w:rsidRDefault="00474E3E" w14:paraId="170BE555" w14:textId="77777777">
            <w:pPr>
              <w:tabs>
                <w:tab w:val="left" w:pos="5400"/>
              </w:tabs>
              <w:spacing w:before="120" w:after="120"/>
              <w:ind w:firstLine="0"/>
              <w:rPr>
                <w:b/>
                <w:bCs/>
                <w:color w:val="000000" w:themeColor="text1"/>
                <w:sz w:val="26"/>
                <w:szCs w:val="26"/>
              </w:rPr>
            </w:pPr>
          </w:p>
        </w:tc>
      </w:tr>
      <w:tr w:rsidRPr="00135D4B" w:rsidR="00135D4B" w:rsidTr="00B3741E" w14:paraId="05C6CD86" w14:textId="77777777">
        <w:tc>
          <w:tcPr>
            <w:tcW w:w="1749" w:type="dxa"/>
          </w:tcPr>
          <w:p w:rsidRPr="00135D4B" w:rsidR="00474E3E" w:rsidP="00B3741E" w:rsidRDefault="00474E3E" w14:paraId="74B3797D" w14:textId="77777777">
            <w:pPr>
              <w:spacing w:before="120" w:after="120"/>
              <w:ind w:firstLine="0"/>
              <w:jc w:val="left"/>
              <w:rPr>
                <w:color w:val="000000" w:themeColor="text1"/>
                <w:sz w:val="26"/>
                <w:szCs w:val="26"/>
              </w:rPr>
            </w:pPr>
            <w:r w:rsidRPr="00135D4B">
              <w:rPr>
                <w:color w:val="000000" w:themeColor="text1"/>
                <w:sz w:val="26"/>
                <w:szCs w:val="26"/>
                <w:lang w:val="vi-VN"/>
              </w:rPr>
              <w:t>Thuốc lá</w:t>
            </w:r>
          </w:p>
        </w:tc>
        <w:tc>
          <w:tcPr>
            <w:tcW w:w="1060" w:type="dxa"/>
          </w:tcPr>
          <w:p w:rsidRPr="00135D4B" w:rsidR="00474E3E" w:rsidP="00B3741E" w:rsidRDefault="00474E3E" w14:paraId="24489AE3" w14:textId="77777777">
            <w:pPr>
              <w:tabs>
                <w:tab w:val="left" w:pos="5400"/>
              </w:tabs>
              <w:spacing w:before="120" w:after="120"/>
              <w:ind w:firstLine="0"/>
              <w:rPr>
                <w:b/>
                <w:bCs/>
                <w:color w:val="000000" w:themeColor="text1"/>
                <w:sz w:val="26"/>
                <w:szCs w:val="26"/>
              </w:rPr>
            </w:pPr>
          </w:p>
        </w:tc>
        <w:tc>
          <w:tcPr>
            <w:tcW w:w="1066" w:type="dxa"/>
          </w:tcPr>
          <w:p w:rsidRPr="00135D4B" w:rsidR="00474E3E" w:rsidP="00B3741E" w:rsidRDefault="00474E3E" w14:paraId="106AAE4A" w14:textId="77777777">
            <w:pPr>
              <w:tabs>
                <w:tab w:val="left" w:pos="5400"/>
              </w:tabs>
              <w:spacing w:before="120" w:after="120"/>
              <w:ind w:firstLine="0"/>
              <w:rPr>
                <w:b/>
                <w:bCs/>
                <w:color w:val="000000" w:themeColor="text1"/>
                <w:sz w:val="26"/>
                <w:szCs w:val="26"/>
              </w:rPr>
            </w:pPr>
          </w:p>
        </w:tc>
        <w:tc>
          <w:tcPr>
            <w:tcW w:w="1063" w:type="dxa"/>
          </w:tcPr>
          <w:p w:rsidRPr="00135D4B" w:rsidR="00474E3E" w:rsidP="00B3741E" w:rsidRDefault="00474E3E" w14:paraId="67AD0CB8"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74CDE5C1"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19F40112" w14:textId="77777777">
            <w:pPr>
              <w:tabs>
                <w:tab w:val="left" w:pos="5400"/>
              </w:tabs>
              <w:spacing w:before="120" w:after="120"/>
              <w:ind w:firstLine="0"/>
              <w:rPr>
                <w:b/>
                <w:bCs/>
                <w:color w:val="000000" w:themeColor="text1"/>
                <w:sz w:val="26"/>
                <w:szCs w:val="26"/>
              </w:rPr>
            </w:pPr>
          </w:p>
        </w:tc>
        <w:tc>
          <w:tcPr>
            <w:tcW w:w="950" w:type="dxa"/>
          </w:tcPr>
          <w:p w:rsidRPr="00135D4B" w:rsidR="00474E3E" w:rsidP="00B3741E" w:rsidRDefault="00474E3E" w14:paraId="40D9CF01" w14:textId="77777777">
            <w:pPr>
              <w:tabs>
                <w:tab w:val="left" w:pos="5400"/>
              </w:tabs>
              <w:spacing w:before="120" w:after="120"/>
              <w:ind w:firstLine="0"/>
              <w:rPr>
                <w:b/>
                <w:bCs/>
                <w:color w:val="000000" w:themeColor="text1"/>
                <w:sz w:val="26"/>
                <w:szCs w:val="26"/>
              </w:rPr>
            </w:pPr>
          </w:p>
        </w:tc>
        <w:tc>
          <w:tcPr>
            <w:tcW w:w="1080" w:type="dxa"/>
          </w:tcPr>
          <w:p w:rsidRPr="00135D4B" w:rsidR="00474E3E" w:rsidP="00B3741E" w:rsidRDefault="00474E3E" w14:paraId="7EE72D6E" w14:textId="77777777">
            <w:pPr>
              <w:tabs>
                <w:tab w:val="left" w:pos="5400"/>
              </w:tabs>
              <w:spacing w:before="120" w:after="120"/>
              <w:ind w:firstLine="0"/>
              <w:rPr>
                <w:b/>
                <w:bCs/>
                <w:color w:val="000000" w:themeColor="text1"/>
                <w:sz w:val="26"/>
                <w:szCs w:val="26"/>
              </w:rPr>
            </w:pPr>
          </w:p>
        </w:tc>
      </w:tr>
      <w:tr w:rsidRPr="00135D4B" w:rsidR="00135D4B" w:rsidTr="00B3741E" w14:paraId="3FDCC77D" w14:textId="77777777">
        <w:tc>
          <w:tcPr>
            <w:tcW w:w="1749" w:type="dxa"/>
          </w:tcPr>
          <w:p w:rsidRPr="00135D4B" w:rsidR="00474E3E" w:rsidP="00B3741E" w:rsidRDefault="00474E3E" w14:paraId="36C74B32" w14:textId="77777777">
            <w:pPr>
              <w:spacing w:before="120" w:after="120"/>
              <w:ind w:firstLine="0"/>
              <w:jc w:val="left"/>
              <w:rPr>
                <w:color w:val="000000" w:themeColor="text1"/>
                <w:sz w:val="26"/>
                <w:szCs w:val="26"/>
              </w:rPr>
            </w:pPr>
            <w:r w:rsidRPr="00135D4B">
              <w:rPr>
                <w:color w:val="000000" w:themeColor="text1"/>
                <w:sz w:val="26"/>
                <w:szCs w:val="26"/>
                <w:lang w:val="vi-VN"/>
              </w:rPr>
              <w:t>Chất khác</w:t>
            </w:r>
          </w:p>
        </w:tc>
        <w:tc>
          <w:tcPr>
            <w:tcW w:w="1060" w:type="dxa"/>
          </w:tcPr>
          <w:p w:rsidRPr="00135D4B" w:rsidR="00474E3E" w:rsidP="00B3741E" w:rsidRDefault="00474E3E" w14:paraId="169C9BE0" w14:textId="77777777">
            <w:pPr>
              <w:tabs>
                <w:tab w:val="left" w:pos="5400"/>
              </w:tabs>
              <w:spacing w:before="120" w:after="120"/>
              <w:ind w:firstLine="0"/>
              <w:rPr>
                <w:b/>
                <w:bCs/>
                <w:color w:val="000000" w:themeColor="text1"/>
                <w:sz w:val="26"/>
                <w:szCs w:val="26"/>
              </w:rPr>
            </w:pPr>
          </w:p>
        </w:tc>
        <w:tc>
          <w:tcPr>
            <w:tcW w:w="1066" w:type="dxa"/>
          </w:tcPr>
          <w:p w:rsidRPr="00135D4B" w:rsidR="00474E3E" w:rsidP="00B3741E" w:rsidRDefault="00474E3E" w14:paraId="1114AAA2" w14:textId="77777777">
            <w:pPr>
              <w:tabs>
                <w:tab w:val="left" w:pos="5400"/>
              </w:tabs>
              <w:spacing w:before="120" w:after="120"/>
              <w:ind w:firstLine="0"/>
              <w:rPr>
                <w:b/>
                <w:bCs/>
                <w:color w:val="000000" w:themeColor="text1"/>
                <w:sz w:val="26"/>
                <w:szCs w:val="26"/>
              </w:rPr>
            </w:pPr>
          </w:p>
        </w:tc>
        <w:tc>
          <w:tcPr>
            <w:tcW w:w="1063" w:type="dxa"/>
          </w:tcPr>
          <w:p w:rsidRPr="00135D4B" w:rsidR="00474E3E" w:rsidP="00B3741E" w:rsidRDefault="00474E3E" w14:paraId="60E2BC8D"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756853CC" w14:textId="77777777">
            <w:pPr>
              <w:tabs>
                <w:tab w:val="left" w:pos="5400"/>
              </w:tabs>
              <w:spacing w:before="120" w:after="120"/>
              <w:ind w:firstLine="0"/>
              <w:rPr>
                <w:b/>
                <w:bCs/>
                <w:color w:val="000000" w:themeColor="text1"/>
                <w:sz w:val="26"/>
                <w:szCs w:val="26"/>
              </w:rPr>
            </w:pPr>
          </w:p>
        </w:tc>
        <w:tc>
          <w:tcPr>
            <w:tcW w:w="1061" w:type="dxa"/>
          </w:tcPr>
          <w:p w:rsidRPr="00135D4B" w:rsidR="00474E3E" w:rsidP="00B3741E" w:rsidRDefault="00474E3E" w14:paraId="3E63AC80" w14:textId="77777777">
            <w:pPr>
              <w:tabs>
                <w:tab w:val="left" w:pos="5400"/>
              </w:tabs>
              <w:spacing w:before="120" w:after="120"/>
              <w:ind w:firstLine="0"/>
              <w:rPr>
                <w:b/>
                <w:bCs/>
                <w:color w:val="000000" w:themeColor="text1"/>
                <w:sz w:val="26"/>
                <w:szCs w:val="26"/>
              </w:rPr>
            </w:pPr>
          </w:p>
        </w:tc>
        <w:tc>
          <w:tcPr>
            <w:tcW w:w="950" w:type="dxa"/>
          </w:tcPr>
          <w:p w:rsidRPr="00135D4B" w:rsidR="00474E3E" w:rsidP="00B3741E" w:rsidRDefault="00474E3E" w14:paraId="10DD79DA" w14:textId="77777777">
            <w:pPr>
              <w:tabs>
                <w:tab w:val="left" w:pos="5400"/>
              </w:tabs>
              <w:spacing w:before="120" w:after="120"/>
              <w:ind w:firstLine="0"/>
              <w:rPr>
                <w:b/>
                <w:bCs/>
                <w:color w:val="000000" w:themeColor="text1"/>
                <w:sz w:val="26"/>
                <w:szCs w:val="26"/>
              </w:rPr>
            </w:pPr>
          </w:p>
        </w:tc>
        <w:tc>
          <w:tcPr>
            <w:tcW w:w="1080" w:type="dxa"/>
          </w:tcPr>
          <w:p w:rsidRPr="00135D4B" w:rsidR="00474E3E" w:rsidP="00B3741E" w:rsidRDefault="00474E3E" w14:paraId="1B986163" w14:textId="77777777">
            <w:pPr>
              <w:tabs>
                <w:tab w:val="left" w:pos="5400"/>
              </w:tabs>
              <w:spacing w:before="120" w:after="120"/>
              <w:ind w:firstLine="0"/>
              <w:rPr>
                <w:b/>
                <w:bCs/>
                <w:color w:val="000000" w:themeColor="text1"/>
                <w:sz w:val="26"/>
                <w:szCs w:val="26"/>
              </w:rPr>
            </w:pPr>
          </w:p>
        </w:tc>
      </w:tr>
    </w:tbl>
    <w:p w:rsidRPr="00135D4B" w:rsidR="00474E3E" w:rsidP="000E68F4" w:rsidRDefault="00474E3E" w14:paraId="13DDECEA" w14:textId="77777777">
      <w:pPr>
        <w:shd w:val="clear" w:color="auto" w:fill="FFFFFF"/>
        <w:tabs>
          <w:tab w:val="left" w:pos="990"/>
          <w:tab w:val="left" w:pos="1890"/>
          <w:tab w:val="left" w:pos="3420"/>
          <w:tab w:val="left" w:pos="5220"/>
          <w:tab w:val="left" w:pos="6840"/>
        </w:tabs>
        <w:spacing w:before="120"/>
        <w:ind w:firstLine="0"/>
        <w:jc w:val="left"/>
        <w:rPr>
          <w:iCs/>
          <w:color w:val="000000" w:themeColor="text1"/>
          <w:sz w:val="26"/>
          <w:szCs w:val="26"/>
          <w:lang w:val="vi-VN"/>
        </w:rPr>
      </w:pPr>
      <w:r w:rsidRPr="00135D4B">
        <w:rPr>
          <w:iCs/>
          <w:color w:val="000000" w:themeColor="text1"/>
          <w:sz w:val="26"/>
          <w:szCs w:val="26"/>
        </w:rPr>
        <w:t xml:space="preserve">(*) </w:t>
      </w:r>
      <w:r w:rsidRPr="00135D4B">
        <w:rPr>
          <w:iCs/>
          <w:color w:val="000000" w:themeColor="text1"/>
          <w:sz w:val="26"/>
          <w:szCs w:val="26"/>
          <w:lang w:val="vi-VN"/>
        </w:rPr>
        <w:t xml:space="preserve">Cách sử dụng: </w:t>
      </w:r>
      <w:r w:rsidRPr="00135D4B">
        <w:rPr>
          <w:iCs/>
          <w:color w:val="000000" w:themeColor="text1"/>
          <w:sz w:val="26"/>
          <w:szCs w:val="26"/>
          <w:lang w:val="vi-VN"/>
        </w:rPr>
        <w:tab/>
      </w:r>
    </w:p>
    <w:p w:rsidRPr="00135D4B" w:rsidR="00474E3E" w:rsidP="000E68F4" w:rsidRDefault="00474E3E" w14:paraId="43D69311" w14:textId="77777777">
      <w:pPr>
        <w:shd w:val="clear" w:color="auto" w:fill="FFFFFF"/>
        <w:tabs>
          <w:tab w:val="left" w:pos="990"/>
          <w:tab w:val="left" w:pos="1890"/>
          <w:tab w:val="left" w:pos="3420"/>
          <w:tab w:val="left" w:pos="5220"/>
          <w:tab w:val="left" w:pos="6840"/>
        </w:tabs>
        <w:spacing w:before="120"/>
        <w:ind w:firstLine="0"/>
        <w:jc w:val="left"/>
        <w:rPr>
          <w:color w:val="000000" w:themeColor="text1"/>
          <w:sz w:val="26"/>
          <w:szCs w:val="26"/>
          <w:lang w:val="vi-VN"/>
        </w:rPr>
      </w:pPr>
      <w:r w:rsidRPr="00135D4B">
        <w:rPr>
          <w:iCs/>
          <w:color w:val="000000" w:themeColor="text1"/>
          <w:sz w:val="26"/>
          <w:szCs w:val="26"/>
          <w:lang w:val="vi-VN"/>
        </w:rPr>
        <w:tab/>
      </w:r>
      <w:r w:rsidRPr="00135D4B">
        <w:rPr>
          <w:iCs/>
          <w:color w:val="000000" w:themeColor="text1"/>
          <w:sz w:val="26"/>
          <w:szCs w:val="26"/>
          <w:lang w:val="vi-VN"/>
        </w:rPr>
        <w:t xml:space="preserve">1= Uống, </w:t>
      </w:r>
      <w:r w:rsidRPr="00135D4B">
        <w:rPr>
          <w:iCs/>
          <w:color w:val="000000" w:themeColor="text1"/>
          <w:sz w:val="26"/>
          <w:szCs w:val="26"/>
          <w:lang w:val="vi-VN"/>
        </w:rPr>
        <w:tab/>
      </w:r>
      <w:r w:rsidRPr="00135D4B">
        <w:rPr>
          <w:iCs/>
          <w:color w:val="000000" w:themeColor="text1"/>
          <w:sz w:val="26"/>
          <w:szCs w:val="26"/>
          <w:lang w:val="vi-VN"/>
        </w:rPr>
        <w:t>2= Hít,</w:t>
      </w:r>
      <w:r w:rsidRPr="00135D4B">
        <w:rPr>
          <w:iCs/>
          <w:color w:val="000000" w:themeColor="text1"/>
          <w:sz w:val="26"/>
          <w:szCs w:val="26"/>
          <w:lang w:val="vi-VN"/>
        </w:rPr>
        <w:tab/>
      </w:r>
      <w:r w:rsidRPr="00135D4B">
        <w:rPr>
          <w:iCs/>
          <w:color w:val="000000" w:themeColor="text1"/>
          <w:sz w:val="26"/>
          <w:szCs w:val="26"/>
          <w:lang w:val="vi-VN"/>
        </w:rPr>
        <w:t xml:space="preserve">3= Hút, </w:t>
      </w:r>
      <w:r w:rsidRPr="00135D4B">
        <w:rPr>
          <w:iCs/>
          <w:color w:val="000000" w:themeColor="text1"/>
          <w:sz w:val="26"/>
          <w:szCs w:val="26"/>
          <w:lang w:val="vi-VN"/>
        </w:rPr>
        <w:tab/>
      </w:r>
      <w:r w:rsidRPr="00135D4B">
        <w:rPr>
          <w:iCs/>
          <w:color w:val="000000" w:themeColor="text1"/>
          <w:sz w:val="26"/>
          <w:szCs w:val="26"/>
          <w:lang w:val="vi-VN"/>
        </w:rPr>
        <w:t>4= Tiêm tĩnh mạch</w:t>
      </w:r>
    </w:p>
    <w:p w:rsidRPr="00135D4B" w:rsidR="00474E3E" w:rsidP="000E68F4" w:rsidRDefault="00474E3E" w14:paraId="19D4C6A6" w14:textId="77777777">
      <w:pPr>
        <w:shd w:val="clear" w:color="auto" w:fill="FFFFFF"/>
        <w:tabs>
          <w:tab w:val="left" w:pos="990"/>
          <w:tab w:val="left" w:pos="1890"/>
          <w:tab w:val="left" w:pos="3420"/>
          <w:tab w:val="left" w:pos="5220"/>
          <w:tab w:val="left" w:pos="6840"/>
          <w:tab w:val="left" w:pos="8010"/>
        </w:tabs>
        <w:spacing w:before="120"/>
        <w:ind w:firstLine="0"/>
        <w:jc w:val="left"/>
        <w:rPr>
          <w:iCs/>
          <w:color w:val="000000" w:themeColor="text1"/>
          <w:sz w:val="26"/>
          <w:szCs w:val="26"/>
          <w:lang w:val="vi-VN"/>
        </w:rPr>
      </w:pPr>
      <w:r w:rsidRPr="00135D4B">
        <w:rPr>
          <w:iCs/>
          <w:color w:val="000000" w:themeColor="text1"/>
          <w:sz w:val="26"/>
          <w:szCs w:val="26"/>
          <w:lang w:val="vi-VN"/>
        </w:rPr>
        <w:t>(**) CDTP (Chất dạng thuốc phiện):</w:t>
      </w:r>
    </w:p>
    <w:p w:rsidRPr="00135D4B" w:rsidR="00474E3E" w:rsidP="000E68F4" w:rsidRDefault="00474E3E" w14:paraId="12D58F1F" w14:textId="77777777">
      <w:pPr>
        <w:shd w:val="clear" w:color="auto" w:fill="FFFFFF"/>
        <w:tabs>
          <w:tab w:val="left" w:pos="990"/>
          <w:tab w:val="left" w:pos="1890"/>
          <w:tab w:val="left" w:pos="3420"/>
          <w:tab w:val="left" w:pos="5220"/>
          <w:tab w:val="left" w:pos="6840"/>
          <w:tab w:val="left" w:pos="8010"/>
        </w:tabs>
        <w:spacing w:before="120"/>
        <w:ind w:firstLine="0"/>
        <w:jc w:val="left"/>
        <w:rPr>
          <w:color w:val="000000" w:themeColor="text1"/>
          <w:sz w:val="26"/>
          <w:szCs w:val="26"/>
        </w:rPr>
      </w:pPr>
      <w:r w:rsidRPr="00135D4B">
        <w:rPr>
          <w:iCs/>
          <w:color w:val="000000" w:themeColor="text1"/>
          <w:sz w:val="26"/>
          <w:szCs w:val="26"/>
          <w:lang w:val="vi-VN"/>
        </w:rPr>
        <w:t xml:space="preserve"> </w:t>
      </w:r>
      <w:r w:rsidRPr="00135D4B">
        <w:rPr>
          <w:iCs/>
          <w:color w:val="000000" w:themeColor="text1"/>
          <w:sz w:val="26"/>
          <w:szCs w:val="26"/>
          <w:lang w:val="vi-VN"/>
        </w:rPr>
        <w:tab/>
      </w:r>
      <w:r w:rsidRPr="00135D4B">
        <w:rPr>
          <w:iCs/>
          <w:color w:val="000000" w:themeColor="text1"/>
          <w:sz w:val="26"/>
          <w:szCs w:val="26"/>
          <w:lang w:val="vi-VN"/>
        </w:rPr>
        <w:t>1= Thuốc phiện,</w:t>
      </w:r>
      <w:r w:rsidRPr="00135D4B">
        <w:rPr>
          <w:iCs/>
          <w:color w:val="000000" w:themeColor="text1"/>
          <w:sz w:val="26"/>
          <w:szCs w:val="26"/>
          <w:lang w:val="vi-VN"/>
        </w:rPr>
        <w:tab/>
      </w:r>
      <w:r w:rsidRPr="00135D4B">
        <w:rPr>
          <w:iCs/>
          <w:color w:val="000000" w:themeColor="text1"/>
          <w:sz w:val="26"/>
          <w:szCs w:val="26"/>
          <w:lang w:val="vi-VN"/>
        </w:rPr>
        <w:t>2=</w:t>
      </w:r>
      <w:r w:rsidRPr="00135D4B">
        <w:rPr>
          <w:iCs/>
          <w:color w:val="000000" w:themeColor="text1"/>
          <w:sz w:val="26"/>
          <w:szCs w:val="26"/>
        </w:rPr>
        <w:t xml:space="preserve"> </w:t>
      </w:r>
      <w:r w:rsidRPr="00135D4B">
        <w:rPr>
          <w:iCs/>
          <w:color w:val="000000" w:themeColor="text1"/>
          <w:sz w:val="26"/>
          <w:szCs w:val="26"/>
          <w:lang w:val="vi-VN"/>
        </w:rPr>
        <w:t xml:space="preserve">Morphine, </w:t>
      </w:r>
      <w:r w:rsidRPr="00135D4B">
        <w:rPr>
          <w:iCs/>
          <w:color w:val="000000" w:themeColor="text1"/>
          <w:sz w:val="26"/>
          <w:szCs w:val="26"/>
          <w:lang w:val="vi-VN"/>
        </w:rPr>
        <w:tab/>
      </w:r>
      <w:r w:rsidRPr="00135D4B">
        <w:rPr>
          <w:iCs/>
          <w:color w:val="000000" w:themeColor="text1"/>
          <w:sz w:val="26"/>
          <w:szCs w:val="26"/>
          <w:lang w:val="vi-VN"/>
        </w:rPr>
        <w:t>3</w:t>
      </w:r>
      <w:r w:rsidRPr="00135D4B">
        <w:rPr>
          <w:iCs/>
          <w:color w:val="000000" w:themeColor="text1"/>
          <w:sz w:val="26"/>
          <w:szCs w:val="26"/>
        </w:rPr>
        <w:t xml:space="preserve">= </w:t>
      </w:r>
      <w:r w:rsidRPr="00135D4B">
        <w:rPr>
          <w:iCs/>
          <w:color w:val="000000" w:themeColor="text1"/>
          <w:sz w:val="26"/>
          <w:szCs w:val="26"/>
          <w:lang w:val="vi-VN"/>
        </w:rPr>
        <w:t>Heroin</w:t>
      </w:r>
    </w:p>
    <w:p w:rsidRPr="00135D4B" w:rsidR="00474E3E" w:rsidP="000E68F4" w:rsidRDefault="00474E3E" w14:paraId="25E0504F" w14:textId="77777777">
      <w:pPr>
        <w:shd w:val="clear" w:color="auto" w:fill="FFFFFF"/>
        <w:tabs>
          <w:tab w:val="left" w:pos="990"/>
          <w:tab w:val="left" w:pos="1890"/>
          <w:tab w:val="left" w:pos="3420"/>
          <w:tab w:val="left" w:pos="5220"/>
          <w:tab w:val="left" w:pos="6840"/>
        </w:tabs>
        <w:spacing w:before="120"/>
        <w:ind w:firstLine="0"/>
        <w:jc w:val="left"/>
        <w:rPr>
          <w:iCs/>
          <w:color w:val="000000" w:themeColor="text1"/>
          <w:sz w:val="26"/>
          <w:szCs w:val="26"/>
          <w:lang w:val="vi-VN"/>
        </w:rPr>
      </w:pPr>
      <w:r w:rsidRPr="00135D4B">
        <w:rPr>
          <w:iCs/>
          <w:color w:val="000000" w:themeColor="text1"/>
          <w:sz w:val="26"/>
          <w:szCs w:val="26"/>
        </w:rPr>
        <w:t xml:space="preserve">(***) </w:t>
      </w:r>
      <w:r w:rsidRPr="00135D4B">
        <w:rPr>
          <w:iCs/>
          <w:color w:val="000000" w:themeColor="text1"/>
          <w:sz w:val="26"/>
          <w:szCs w:val="26"/>
          <w:lang w:val="vi-VN"/>
        </w:rPr>
        <w:t>ATS:</w:t>
      </w:r>
    </w:p>
    <w:p w:rsidRPr="00B21E92" w:rsidR="00474E3E" w:rsidP="0AA34915" w:rsidRDefault="00474E3E" w14:paraId="2975BB72" w14:textId="61658A7C">
      <w:pPr>
        <w:shd w:val="clear" w:color="auto" w:fill="FFFFFF" w:themeFill="background1"/>
        <w:tabs>
          <w:tab w:val="left" w:pos="990"/>
          <w:tab w:val="left" w:pos="1890"/>
          <w:tab w:val="left" w:pos="3420"/>
          <w:tab w:val="left" w:pos="5220"/>
          <w:tab w:val="left" w:pos="6840"/>
        </w:tabs>
        <w:spacing w:before="120"/>
        <w:ind w:firstLine="0"/>
        <w:jc w:val="left"/>
        <w:rPr>
          <w:color w:val="000000" w:themeColor="text1"/>
          <w:sz w:val="26"/>
          <w:szCs w:val="26"/>
        </w:rPr>
      </w:pPr>
      <w:r w:rsidRPr="00135D4B">
        <w:rPr>
          <w:iCs/>
          <w:color w:val="000000" w:themeColor="text1"/>
          <w:sz w:val="26"/>
          <w:szCs w:val="26"/>
          <w:lang w:val="vi-VN"/>
        </w:rPr>
        <w:tab/>
      </w:r>
      <w:r w:rsidRPr="0AA34915" w:rsidR="00474E3E">
        <w:rPr>
          <w:color w:val="000000" w:themeColor="text1"/>
          <w:sz w:val="26"/>
          <w:szCs w:val="26"/>
          <w:lang w:val="vi-VN"/>
        </w:rPr>
        <w:t>1=</w:t>
      </w:r>
      <w:r w:rsidRPr="0AA34915" w:rsidR="00474E3E">
        <w:rPr>
          <w:color w:val="000000" w:themeColor="text1"/>
          <w:sz w:val="26"/>
          <w:szCs w:val="26"/>
        </w:rPr>
        <w:t xml:space="preserve"> </w:t>
      </w:r>
      <w:r w:rsidRPr="0AA34915" w:rsidR="00474E3E">
        <w:rPr>
          <w:color w:val="000000" w:themeColor="text1"/>
          <w:sz w:val="26"/>
          <w:szCs w:val="26"/>
          <w:lang w:val="vi-VN"/>
        </w:rPr>
        <w:t xml:space="preserve">Amphetamine</w:t>
      </w:r>
      <w:r w:rsidRPr="0AA34915" w:rsidR="00474E3E">
        <w:rPr>
          <w:color w:val="000000" w:themeColor="text1"/>
          <w:sz w:val="26"/>
          <w:szCs w:val="26"/>
          <w:lang w:val="vi-VN"/>
        </w:rPr>
        <w:t xml:space="preserve">, </w:t>
      </w:r>
      <w:r w:rsidRPr="00135D4B">
        <w:rPr>
          <w:iCs/>
          <w:color w:val="000000" w:themeColor="text1"/>
          <w:sz w:val="26"/>
          <w:szCs w:val="26"/>
          <w:lang w:val="vi-VN"/>
        </w:rPr>
        <w:tab/>
      </w:r>
      <w:r w:rsidRPr="0AA34915" w:rsidR="00474E3E">
        <w:rPr>
          <w:color w:val="000000" w:themeColor="text1"/>
          <w:sz w:val="26"/>
          <w:szCs w:val="26"/>
          <w:lang w:val="vi-VN"/>
        </w:rPr>
        <w:t>2</w:t>
      </w:r>
      <w:r w:rsidRPr="0AA34915" w:rsidR="00474E3E">
        <w:rPr>
          <w:color w:val="000000" w:themeColor="text1"/>
          <w:sz w:val="26"/>
          <w:szCs w:val="26"/>
        </w:rPr>
        <w:t xml:space="preserve">= </w:t>
      </w:r>
      <w:r w:rsidRPr="0AA34915" w:rsidR="00474E3E">
        <w:rPr>
          <w:color w:val="000000" w:themeColor="text1"/>
          <w:sz w:val="26"/>
          <w:szCs w:val="26"/>
          <w:lang w:val="vi-VN"/>
        </w:rPr>
        <w:t>Methamphetamin</w:t>
      </w:r>
      <w:r w:rsidRPr="0AA34915" w:rsidR="00B21E92">
        <w:rPr>
          <w:color w:val="000000" w:themeColor="text1"/>
          <w:sz w:val="26"/>
          <w:szCs w:val="26"/>
        </w:rPr>
        <w:t>e</w:t>
      </w:r>
    </w:p>
    <w:p w:rsidRPr="00135D4B" w:rsidR="00474E3E" w:rsidP="00C41E11" w:rsidRDefault="00474E3E" w14:paraId="24A4C89A" w14:textId="77777777">
      <w:pPr>
        <w:pStyle w:val="ListParagraph"/>
        <w:numPr>
          <w:ilvl w:val="0"/>
          <w:numId w:val="9"/>
        </w:numPr>
        <w:tabs>
          <w:tab w:val="left" w:pos="5400"/>
        </w:tabs>
        <w:spacing w:before="120"/>
        <w:rPr>
          <w:b/>
          <w:bCs/>
          <w:color w:val="000000" w:themeColor="text1"/>
          <w:sz w:val="26"/>
          <w:szCs w:val="26"/>
        </w:rPr>
      </w:pPr>
      <w:r w:rsidRPr="00135D4B">
        <w:rPr>
          <w:b/>
          <w:bCs/>
          <w:color w:val="000000" w:themeColor="text1"/>
          <w:sz w:val="26"/>
          <w:szCs w:val="26"/>
        </w:rPr>
        <w:t>Lịch sử cai nghiện</w:t>
      </w:r>
    </w:p>
    <w:tbl>
      <w:tblPr>
        <w:tblStyle w:val="TableGrid"/>
        <w:tblW w:w="9030" w:type="dxa"/>
        <w:tblInd w:w="108" w:type="dxa"/>
        <w:tblLook w:val="04A0" w:firstRow="1" w:lastRow="0" w:firstColumn="1" w:lastColumn="0" w:noHBand="0" w:noVBand="1"/>
      </w:tblPr>
      <w:tblGrid>
        <w:gridCol w:w="563"/>
        <w:gridCol w:w="1372"/>
        <w:gridCol w:w="1538"/>
        <w:gridCol w:w="1538"/>
        <w:gridCol w:w="1542"/>
        <w:gridCol w:w="2477"/>
      </w:tblGrid>
      <w:tr w:rsidRPr="00135D4B" w:rsidR="00135D4B" w:rsidTr="00B3741E" w14:paraId="0C26912B" w14:textId="77777777">
        <w:tc>
          <w:tcPr>
            <w:tcW w:w="563" w:type="dxa"/>
            <w:vAlign w:val="center"/>
          </w:tcPr>
          <w:p w:rsidRPr="00135D4B" w:rsidR="00474E3E" w:rsidP="00B3741E" w:rsidRDefault="00474E3E" w14:paraId="60B07AA9" w14:textId="77777777">
            <w:pPr>
              <w:tabs>
                <w:tab w:val="left" w:pos="5400"/>
              </w:tabs>
              <w:spacing w:before="120" w:after="120"/>
              <w:ind w:firstLine="0"/>
              <w:rPr>
                <w:b/>
                <w:bCs/>
                <w:color w:val="000000" w:themeColor="text1"/>
                <w:sz w:val="26"/>
                <w:szCs w:val="26"/>
              </w:rPr>
            </w:pPr>
            <w:r w:rsidRPr="00135D4B">
              <w:rPr>
                <w:b/>
                <w:bCs/>
                <w:color w:val="000000" w:themeColor="text1"/>
                <w:sz w:val="26"/>
                <w:szCs w:val="26"/>
              </w:rPr>
              <w:t>TT</w:t>
            </w:r>
          </w:p>
        </w:tc>
        <w:tc>
          <w:tcPr>
            <w:tcW w:w="1372" w:type="dxa"/>
            <w:vAlign w:val="center"/>
          </w:tcPr>
          <w:p w:rsidRPr="00135D4B" w:rsidR="00474E3E" w:rsidP="00B3741E" w:rsidRDefault="00474E3E" w14:paraId="6D5E8081" w14:textId="77777777">
            <w:pPr>
              <w:spacing w:before="120" w:after="120"/>
              <w:ind w:firstLine="0"/>
              <w:jc w:val="center"/>
              <w:rPr>
                <w:color w:val="000000" w:themeColor="text1"/>
                <w:sz w:val="26"/>
                <w:szCs w:val="26"/>
              </w:rPr>
            </w:pPr>
            <w:r w:rsidRPr="00135D4B">
              <w:rPr>
                <w:b/>
                <w:bCs/>
                <w:color w:val="000000" w:themeColor="text1"/>
                <w:sz w:val="26"/>
                <w:szCs w:val="26"/>
                <w:lang w:val="vi-VN"/>
              </w:rPr>
              <w:t>Năm</w:t>
            </w:r>
          </w:p>
        </w:tc>
        <w:tc>
          <w:tcPr>
            <w:tcW w:w="1538" w:type="dxa"/>
            <w:vAlign w:val="center"/>
          </w:tcPr>
          <w:p w:rsidRPr="00135D4B" w:rsidR="00474E3E" w:rsidP="00B3741E" w:rsidRDefault="00474E3E" w14:paraId="5D74D045" w14:textId="77777777">
            <w:pPr>
              <w:spacing w:before="120" w:after="120"/>
              <w:ind w:firstLine="0"/>
              <w:jc w:val="center"/>
              <w:rPr>
                <w:color w:val="000000" w:themeColor="text1"/>
                <w:sz w:val="26"/>
                <w:szCs w:val="26"/>
              </w:rPr>
            </w:pPr>
            <w:r w:rsidRPr="00135D4B">
              <w:rPr>
                <w:b/>
                <w:bCs/>
                <w:color w:val="000000" w:themeColor="text1"/>
                <w:sz w:val="26"/>
                <w:szCs w:val="26"/>
                <w:lang w:val="vi-VN"/>
              </w:rPr>
              <w:t>Địa điểm (*)</w:t>
            </w:r>
          </w:p>
        </w:tc>
        <w:tc>
          <w:tcPr>
            <w:tcW w:w="1538" w:type="dxa"/>
            <w:vAlign w:val="center"/>
          </w:tcPr>
          <w:p w:rsidRPr="00135D4B" w:rsidR="00474E3E" w:rsidP="00B3741E" w:rsidRDefault="00474E3E" w14:paraId="6566C733" w14:textId="77777777">
            <w:pPr>
              <w:spacing w:before="120" w:after="120"/>
              <w:ind w:firstLine="0"/>
              <w:jc w:val="center"/>
              <w:rPr>
                <w:color w:val="000000" w:themeColor="text1"/>
                <w:sz w:val="26"/>
                <w:szCs w:val="26"/>
              </w:rPr>
            </w:pPr>
            <w:r w:rsidRPr="00135D4B">
              <w:rPr>
                <w:b/>
                <w:bCs/>
                <w:color w:val="000000" w:themeColor="text1"/>
                <w:sz w:val="26"/>
                <w:szCs w:val="26"/>
                <w:lang w:val="vi-VN"/>
              </w:rPr>
              <w:t>Thời gian</w:t>
            </w:r>
          </w:p>
        </w:tc>
        <w:tc>
          <w:tcPr>
            <w:tcW w:w="1542" w:type="dxa"/>
            <w:vAlign w:val="center"/>
          </w:tcPr>
          <w:p w:rsidRPr="00135D4B" w:rsidR="00474E3E" w:rsidP="00B3741E" w:rsidRDefault="00474E3E" w14:paraId="32F4CB17" w14:textId="77777777">
            <w:pPr>
              <w:spacing w:before="120" w:after="120"/>
              <w:ind w:firstLine="0"/>
              <w:jc w:val="center"/>
              <w:rPr>
                <w:color w:val="000000" w:themeColor="text1"/>
                <w:sz w:val="26"/>
                <w:szCs w:val="26"/>
              </w:rPr>
            </w:pPr>
            <w:r w:rsidRPr="00135D4B">
              <w:rPr>
                <w:b/>
                <w:bCs/>
                <w:color w:val="000000" w:themeColor="text1"/>
                <w:sz w:val="26"/>
                <w:szCs w:val="26"/>
                <w:lang w:val="vi-VN"/>
              </w:rPr>
              <w:t>Phương pháp (**)</w:t>
            </w:r>
          </w:p>
        </w:tc>
        <w:tc>
          <w:tcPr>
            <w:tcW w:w="2477" w:type="dxa"/>
            <w:vAlign w:val="center"/>
          </w:tcPr>
          <w:p w:rsidRPr="00135D4B" w:rsidR="00474E3E" w:rsidP="00B3741E" w:rsidRDefault="00474E3E" w14:paraId="742009D8" w14:textId="77777777">
            <w:pPr>
              <w:spacing w:before="120" w:after="120"/>
              <w:ind w:firstLine="0"/>
              <w:jc w:val="center"/>
              <w:rPr>
                <w:color w:val="000000" w:themeColor="text1"/>
                <w:sz w:val="26"/>
                <w:szCs w:val="26"/>
              </w:rPr>
            </w:pPr>
            <w:r w:rsidRPr="00135D4B">
              <w:rPr>
                <w:b/>
                <w:bCs/>
                <w:color w:val="000000" w:themeColor="text1"/>
                <w:sz w:val="26"/>
                <w:szCs w:val="26"/>
                <w:lang w:val="vi-VN"/>
              </w:rPr>
              <w:t>Lý do tái nghiện</w:t>
            </w:r>
          </w:p>
        </w:tc>
      </w:tr>
      <w:tr w:rsidRPr="00135D4B" w:rsidR="00135D4B" w:rsidTr="00B3741E" w14:paraId="3ECA26B6" w14:textId="77777777">
        <w:tc>
          <w:tcPr>
            <w:tcW w:w="563" w:type="dxa"/>
          </w:tcPr>
          <w:p w:rsidRPr="00135D4B" w:rsidR="00474E3E" w:rsidP="00B3741E" w:rsidRDefault="00474E3E" w14:paraId="3E9BCF1A" w14:textId="77777777">
            <w:pPr>
              <w:tabs>
                <w:tab w:val="left" w:pos="5400"/>
              </w:tabs>
              <w:spacing w:before="120" w:after="120"/>
              <w:ind w:firstLine="0"/>
              <w:jc w:val="center"/>
              <w:rPr>
                <w:bCs/>
                <w:color w:val="000000" w:themeColor="text1"/>
                <w:sz w:val="26"/>
                <w:szCs w:val="26"/>
              </w:rPr>
            </w:pPr>
            <w:r w:rsidRPr="00135D4B">
              <w:rPr>
                <w:bCs/>
                <w:color w:val="000000" w:themeColor="text1"/>
                <w:sz w:val="26"/>
                <w:szCs w:val="26"/>
              </w:rPr>
              <w:t>1</w:t>
            </w:r>
          </w:p>
        </w:tc>
        <w:tc>
          <w:tcPr>
            <w:tcW w:w="1372" w:type="dxa"/>
          </w:tcPr>
          <w:p w:rsidRPr="00135D4B" w:rsidR="00474E3E" w:rsidP="00B3741E" w:rsidRDefault="00474E3E" w14:paraId="7A64DFEC" w14:textId="77777777">
            <w:pPr>
              <w:tabs>
                <w:tab w:val="left" w:pos="5400"/>
              </w:tabs>
              <w:spacing w:before="120" w:after="120"/>
              <w:ind w:firstLine="0"/>
              <w:rPr>
                <w:b/>
                <w:bCs/>
                <w:color w:val="000000" w:themeColor="text1"/>
                <w:sz w:val="26"/>
                <w:szCs w:val="26"/>
              </w:rPr>
            </w:pPr>
          </w:p>
        </w:tc>
        <w:tc>
          <w:tcPr>
            <w:tcW w:w="1538" w:type="dxa"/>
          </w:tcPr>
          <w:p w:rsidRPr="00135D4B" w:rsidR="00474E3E" w:rsidP="00B3741E" w:rsidRDefault="00474E3E" w14:paraId="0AEF6BE1" w14:textId="77777777">
            <w:pPr>
              <w:tabs>
                <w:tab w:val="left" w:pos="5400"/>
              </w:tabs>
              <w:spacing w:before="120" w:after="120"/>
              <w:ind w:firstLine="0"/>
              <w:rPr>
                <w:b/>
                <w:bCs/>
                <w:color w:val="000000" w:themeColor="text1"/>
                <w:sz w:val="26"/>
                <w:szCs w:val="26"/>
              </w:rPr>
            </w:pPr>
          </w:p>
        </w:tc>
        <w:tc>
          <w:tcPr>
            <w:tcW w:w="1538" w:type="dxa"/>
          </w:tcPr>
          <w:p w:rsidRPr="00135D4B" w:rsidR="00474E3E" w:rsidP="00B3741E" w:rsidRDefault="00474E3E" w14:paraId="1E0A560E" w14:textId="77777777">
            <w:pPr>
              <w:tabs>
                <w:tab w:val="left" w:pos="5400"/>
              </w:tabs>
              <w:spacing w:before="120" w:after="120"/>
              <w:ind w:firstLine="0"/>
              <w:rPr>
                <w:b/>
                <w:bCs/>
                <w:color w:val="000000" w:themeColor="text1"/>
                <w:sz w:val="26"/>
                <w:szCs w:val="26"/>
              </w:rPr>
            </w:pPr>
          </w:p>
        </w:tc>
        <w:tc>
          <w:tcPr>
            <w:tcW w:w="1542" w:type="dxa"/>
          </w:tcPr>
          <w:p w:rsidRPr="00135D4B" w:rsidR="00474E3E" w:rsidP="00B3741E" w:rsidRDefault="00474E3E" w14:paraId="0D941D39" w14:textId="77777777">
            <w:pPr>
              <w:tabs>
                <w:tab w:val="left" w:pos="5400"/>
              </w:tabs>
              <w:spacing w:before="120" w:after="120"/>
              <w:ind w:firstLine="0"/>
              <w:rPr>
                <w:b/>
                <w:bCs/>
                <w:color w:val="000000" w:themeColor="text1"/>
                <w:sz w:val="26"/>
                <w:szCs w:val="26"/>
              </w:rPr>
            </w:pPr>
          </w:p>
        </w:tc>
        <w:tc>
          <w:tcPr>
            <w:tcW w:w="2477" w:type="dxa"/>
          </w:tcPr>
          <w:p w:rsidRPr="00135D4B" w:rsidR="00474E3E" w:rsidP="00B3741E" w:rsidRDefault="00474E3E" w14:paraId="0631C7C9" w14:textId="77777777">
            <w:pPr>
              <w:tabs>
                <w:tab w:val="left" w:pos="5400"/>
              </w:tabs>
              <w:spacing w:before="120" w:after="120"/>
              <w:ind w:firstLine="0"/>
              <w:rPr>
                <w:b/>
                <w:bCs/>
                <w:color w:val="000000" w:themeColor="text1"/>
                <w:sz w:val="26"/>
                <w:szCs w:val="26"/>
              </w:rPr>
            </w:pPr>
          </w:p>
        </w:tc>
      </w:tr>
      <w:tr w:rsidRPr="00135D4B" w:rsidR="00135D4B" w:rsidTr="00B3741E" w14:paraId="06A6DF5F" w14:textId="77777777">
        <w:tc>
          <w:tcPr>
            <w:tcW w:w="563" w:type="dxa"/>
          </w:tcPr>
          <w:p w:rsidRPr="00135D4B" w:rsidR="00474E3E" w:rsidP="00B3741E" w:rsidRDefault="00474E3E" w14:paraId="6C3BF2E6" w14:textId="77777777">
            <w:pPr>
              <w:tabs>
                <w:tab w:val="left" w:pos="5400"/>
              </w:tabs>
              <w:spacing w:before="120" w:after="120"/>
              <w:ind w:firstLine="0"/>
              <w:jc w:val="center"/>
              <w:rPr>
                <w:bCs/>
                <w:color w:val="000000" w:themeColor="text1"/>
                <w:sz w:val="26"/>
                <w:szCs w:val="26"/>
              </w:rPr>
            </w:pPr>
            <w:r w:rsidRPr="00135D4B">
              <w:rPr>
                <w:bCs/>
                <w:color w:val="000000" w:themeColor="text1"/>
                <w:sz w:val="26"/>
                <w:szCs w:val="26"/>
              </w:rPr>
              <w:t>2</w:t>
            </w:r>
          </w:p>
        </w:tc>
        <w:tc>
          <w:tcPr>
            <w:tcW w:w="1372" w:type="dxa"/>
          </w:tcPr>
          <w:p w:rsidRPr="00135D4B" w:rsidR="00474E3E" w:rsidP="00B3741E" w:rsidRDefault="00474E3E" w14:paraId="52E25924" w14:textId="77777777">
            <w:pPr>
              <w:tabs>
                <w:tab w:val="left" w:pos="5400"/>
              </w:tabs>
              <w:spacing w:before="120" w:after="120"/>
              <w:ind w:firstLine="0"/>
              <w:rPr>
                <w:b/>
                <w:bCs/>
                <w:color w:val="000000" w:themeColor="text1"/>
                <w:sz w:val="26"/>
                <w:szCs w:val="26"/>
              </w:rPr>
            </w:pPr>
          </w:p>
        </w:tc>
        <w:tc>
          <w:tcPr>
            <w:tcW w:w="1538" w:type="dxa"/>
          </w:tcPr>
          <w:p w:rsidRPr="00135D4B" w:rsidR="00474E3E" w:rsidP="00B3741E" w:rsidRDefault="00474E3E" w14:paraId="50829005" w14:textId="77777777">
            <w:pPr>
              <w:tabs>
                <w:tab w:val="left" w:pos="5400"/>
              </w:tabs>
              <w:spacing w:before="120" w:after="120"/>
              <w:ind w:firstLine="0"/>
              <w:rPr>
                <w:b/>
                <w:bCs/>
                <w:color w:val="000000" w:themeColor="text1"/>
                <w:sz w:val="26"/>
                <w:szCs w:val="26"/>
              </w:rPr>
            </w:pPr>
          </w:p>
        </w:tc>
        <w:tc>
          <w:tcPr>
            <w:tcW w:w="1538" w:type="dxa"/>
          </w:tcPr>
          <w:p w:rsidRPr="00135D4B" w:rsidR="00474E3E" w:rsidP="00B3741E" w:rsidRDefault="00474E3E" w14:paraId="3BDBF6C5" w14:textId="77777777">
            <w:pPr>
              <w:tabs>
                <w:tab w:val="left" w:pos="5400"/>
              </w:tabs>
              <w:spacing w:before="120" w:after="120"/>
              <w:ind w:firstLine="0"/>
              <w:rPr>
                <w:b/>
                <w:bCs/>
                <w:color w:val="000000" w:themeColor="text1"/>
                <w:sz w:val="26"/>
                <w:szCs w:val="26"/>
              </w:rPr>
            </w:pPr>
          </w:p>
        </w:tc>
        <w:tc>
          <w:tcPr>
            <w:tcW w:w="1542" w:type="dxa"/>
          </w:tcPr>
          <w:p w:rsidRPr="00135D4B" w:rsidR="00474E3E" w:rsidP="00B3741E" w:rsidRDefault="00474E3E" w14:paraId="0096AD13" w14:textId="77777777">
            <w:pPr>
              <w:tabs>
                <w:tab w:val="left" w:pos="5400"/>
              </w:tabs>
              <w:spacing w:before="120" w:after="120"/>
              <w:ind w:firstLine="0"/>
              <w:rPr>
                <w:b/>
                <w:bCs/>
                <w:color w:val="000000" w:themeColor="text1"/>
                <w:sz w:val="26"/>
                <w:szCs w:val="26"/>
              </w:rPr>
            </w:pPr>
          </w:p>
        </w:tc>
        <w:tc>
          <w:tcPr>
            <w:tcW w:w="2477" w:type="dxa"/>
          </w:tcPr>
          <w:p w:rsidRPr="00135D4B" w:rsidR="00474E3E" w:rsidP="00B3741E" w:rsidRDefault="00474E3E" w14:paraId="2F7A6CA6" w14:textId="77777777">
            <w:pPr>
              <w:tabs>
                <w:tab w:val="left" w:pos="5400"/>
              </w:tabs>
              <w:spacing w:before="120" w:after="120"/>
              <w:ind w:firstLine="0"/>
              <w:rPr>
                <w:b/>
                <w:bCs/>
                <w:color w:val="000000" w:themeColor="text1"/>
                <w:sz w:val="26"/>
                <w:szCs w:val="26"/>
              </w:rPr>
            </w:pPr>
          </w:p>
        </w:tc>
      </w:tr>
      <w:tr w:rsidRPr="00135D4B" w:rsidR="00135D4B" w:rsidTr="00B3741E" w14:paraId="18BC1437" w14:textId="77777777">
        <w:tc>
          <w:tcPr>
            <w:tcW w:w="563" w:type="dxa"/>
          </w:tcPr>
          <w:p w:rsidRPr="00135D4B" w:rsidR="00474E3E" w:rsidP="00B3741E" w:rsidRDefault="00474E3E" w14:paraId="4AD3EDEE" w14:textId="77777777">
            <w:pPr>
              <w:tabs>
                <w:tab w:val="left" w:pos="5400"/>
              </w:tabs>
              <w:spacing w:before="120" w:after="120"/>
              <w:ind w:firstLine="0"/>
              <w:jc w:val="center"/>
              <w:rPr>
                <w:bCs/>
                <w:color w:val="000000" w:themeColor="text1"/>
                <w:sz w:val="26"/>
                <w:szCs w:val="26"/>
              </w:rPr>
            </w:pPr>
            <w:r w:rsidRPr="00135D4B">
              <w:rPr>
                <w:bCs/>
                <w:color w:val="000000" w:themeColor="text1"/>
                <w:sz w:val="26"/>
                <w:szCs w:val="26"/>
              </w:rPr>
              <w:t>3</w:t>
            </w:r>
          </w:p>
        </w:tc>
        <w:tc>
          <w:tcPr>
            <w:tcW w:w="1372" w:type="dxa"/>
          </w:tcPr>
          <w:p w:rsidRPr="00135D4B" w:rsidR="00474E3E" w:rsidP="00B3741E" w:rsidRDefault="00474E3E" w14:paraId="3F5B9E50" w14:textId="77777777">
            <w:pPr>
              <w:tabs>
                <w:tab w:val="left" w:pos="5400"/>
              </w:tabs>
              <w:spacing w:before="120" w:after="120"/>
              <w:ind w:firstLine="0"/>
              <w:rPr>
                <w:b/>
                <w:bCs/>
                <w:color w:val="000000" w:themeColor="text1"/>
                <w:sz w:val="26"/>
                <w:szCs w:val="26"/>
              </w:rPr>
            </w:pPr>
          </w:p>
        </w:tc>
        <w:tc>
          <w:tcPr>
            <w:tcW w:w="1538" w:type="dxa"/>
          </w:tcPr>
          <w:p w:rsidRPr="00135D4B" w:rsidR="00474E3E" w:rsidP="00B3741E" w:rsidRDefault="00474E3E" w14:paraId="38D532F0" w14:textId="77777777">
            <w:pPr>
              <w:tabs>
                <w:tab w:val="left" w:pos="5400"/>
              </w:tabs>
              <w:spacing w:before="120" w:after="120"/>
              <w:ind w:firstLine="0"/>
              <w:rPr>
                <w:b/>
                <w:bCs/>
                <w:color w:val="000000" w:themeColor="text1"/>
                <w:sz w:val="26"/>
                <w:szCs w:val="26"/>
              </w:rPr>
            </w:pPr>
          </w:p>
        </w:tc>
        <w:tc>
          <w:tcPr>
            <w:tcW w:w="1538" w:type="dxa"/>
          </w:tcPr>
          <w:p w:rsidRPr="00135D4B" w:rsidR="00474E3E" w:rsidP="00B3741E" w:rsidRDefault="00474E3E" w14:paraId="660FECCA" w14:textId="77777777">
            <w:pPr>
              <w:tabs>
                <w:tab w:val="left" w:pos="5400"/>
              </w:tabs>
              <w:spacing w:before="120" w:after="120"/>
              <w:ind w:firstLine="0"/>
              <w:rPr>
                <w:b/>
                <w:bCs/>
                <w:color w:val="000000" w:themeColor="text1"/>
                <w:sz w:val="26"/>
                <w:szCs w:val="26"/>
              </w:rPr>
            </w:pPr>
          </w:p>
        </w:tc>
        <w:tc>
          <w:tcPr>
            <w:tcW w:w="1542" w:type="dxa"/>
          </w:tcPr>
          <w:p w:rsidRPr="00135D4B" w:rsidR="00474E3E" w:rsidP="00B3741E" w:rsidRDefault="00474E3E" w14:paraId="0BFBE5CA" w14:textId="77777777">
            <w:pPr>
              <w:tabs>
                <w:tab w:val="left" w:pos="5400"/>
              </w:tabs>
              <w:spacing w:before="120" w:after="120"/>
              <w:ind w:firstLine="0"/>
              <w:rPr>
                <w:b/>
                <w:bCs/>
                <w:color w:val="000000" w:themeColor="text1"/>
                <w:sz w:val="26"/>
                <w:szCs w:val="26"/>
              </w:rPr>
            </w:pPr>
          </w:p>
        </w:tc>
        <w:tc>
          <w:tcPr>
            <w:tcW w:w="2477" w:type="dxa"/>
          </w:tcPr>
          <w:p w:rsidRPr="00135D4B" w:rsidR="00474E3E" w:rsidP="00B3741E" w:rsidRDefault="00474E3E" w14:paraId="59AB3925" w14:textId="77777777">
            <w:pPr>
              <w:tabs>
                <w:tab w:val="left" w:pos="5400"/>
              </w:tabs>
              <w:spacing w:before="120" w:after="120"/>
              <w:ind w:firstLine="0"/>
              <w:rPr>
                <w:b/>
                <w:bCs/>
                <w:color w:val="000000" w:themeColor="text1"/>
                <w:sz w:val="26"/>
                <w:szCs w:val="26"/>
              </w:rPr>
            </w:pPr>
          </w:p>
        </w:tc>
      </w:tr>
      <w:tr w:rsidRPr="00135D4B" w:rsidR="00135D4B" w:rsidTr="00B3741E" w14:paraId="4E0904CA" w14:textId="77777777">
        <w:tc>
          <w:tcPr>
            <w:tcW w:w="563" w:type="dxa"/>
          </w:tcPr>
          <w:p w:rsidRPr="00135D4B" w:rsidR="00474E3E" w:rsidP="00B3741E" w:rsidRDefault="00474E3E" w14:paraId="0260384F" w14:textId="77777777">
            <w:pPr>
              <w:tabs>
                <w:tab w:val="left" w:pos="5400"/>
              </w:tabs>
              <w:spacing w:before="120" w:after="120"/>
              <w:ind w:firstLine="0"/>
              <w:jc w:val="center"/>
              <w:rPr>
                <w:bCs/>
                <w:color w:val="000000" w:themeColor="text1"/>
                <w:sz w:val="26"/>
                <w:szCs w:val="26"/>
              </w:rPr>
            </w:pPr>
            <w:r w:rsidRPr="00135D4B">
              <w:rPr>
                <w:bCs/>
                <w:color w:val="000000" w:themeColor="text1"/>
                <w:sz w:val="26"/>
                <w:szCs w:val="26"/>
              </w:rPr>
              <w:t>4</w:t>
            </w:r>
          </w:p>
        </w:tc>
        <w:tc>
          <w:tcPr>
            <w:tcW w:w="1372" w:type="dxa"/>
          </w:tcPr>
          <w:p w:rsidRPr="00135D4B" w:rsidR="00474E3E" w:rsidP="00B3741E" w:rsidRDefault="00474E3E" w14:paraId="405CD643" w14:textId="77777777">
            <w:pPr>
              <w:tabs>
                <w:tab w:val="left" w:pos="5400"/>
              </w:tabs>
              <w:spacing w:before="120" w:after="120"/>
              <w:ind w:firstLine="0"/>
              <w:rPr>
                <w:b/>
                <w:bCs/>
                <w:color w:val="000000" w:themeColor="text1"/>
                <w:sz w:val="26"/>
                <w:szCs w:val="26"/>
              </w:rPr>
            </w:pPr>
          </w:p>
        </w:tc>
        <w:tc>
          <w:tcPr>
            <w:tcW w:w="1538" w:type="dxa"/>
          </w:tcPr>
          <w:p w:rsidRPr="00135D4B" w:rsidR="00474E3E" w:rsidP="00B3741E" w:rsidRDefault="00474E3E" w14:paraId="44949E96" w14:textId="77777777">
            <w:pPr>
              <w:tabs>
                <w:tab w:val="left" w:pos="5400"/>
              </w:tabs>
              <w:spacing w:before="120" w:after="120"/>
              <w:ind w:firstLine="0"/>
              <w:rPr>
                <w:b/>
                <w:bCs/>
                <w:color w:val="000000" w:themeColor="text1"/>
                <w:sz w:val="26"/>
                <w:szCs w:val="26"/>
              </w:rPr>
            </w:pPr>
          </w:p>
        </w:tc>
        <w:tc>
          <w:tcPr>
            <w:tcW w:w="1538" w:type="dxa"/>
          </w:tcPr>
          <w:p w:rsidRPr="00135D4B" w:rsidR="00474E3E" w:rsidP="00B3741E" w:rsidRDefault="00474E3E" w14:paraId="1494AD99" w14:textId="77777777">
            <w:pPr>
              <w:tabs>
                <w:tab w:val="left" w:pos="5400"/>
              </w:tabs>
              <w:spacing w:before="120" w:after="120"/>
              <w:ind w:firstLine="0"/>
              <w:rPr>
                <w:b/>
                <w:bCs/>
                <w:color w:val="000000" w:themeColor="text1"/>
                <w:sz w:val="26"/>
                <w:szCs w:val="26"/>
              </w:rPr>
            </w:pPr>
          </w:p>
        </w:tc>
        <w:tc>
          <w:tcPr>
            <w:tcW w:w="1542" w:type="dxa"/>
          </w:tcPr>
          <w:p w:rsidRPr="00135D4B" w:rsidR="00474E3E" w:rsidP="00B3741E" w:rsidRDefault="00474E3E" w14:paraId="26D4768A" w14:textId="77777777">
            <w:pPr>
              <w:tabs>
                <w:tab w:val="left" w:pos="5400"/>
              </w:tabs>
              <w:spacing w:before="120" w:after="120"/>
              <w:ind w:firstLine="0"/>
              <w:rPr>
                <w:b/>
                <w:bCs/>
                <w:color w:val="000000" w:themeColor="text1"/>
                <w:sz w:val="26"/>
                <w:szCs w:val="26"/>
              </w:rPr>
            </w:pPr>
          </w:p>
        </w:tc>
        <w:tc>
          <w:tcPr>
            <w:tcW w:w="2477" w:type="dxa"/>
          </w:tcPr>
          <w:p w:rsidRPr="00135D4B" w:rsidR="00474E3E" w:rsidP="00B3741E" w:rsidRDefault="00474E3E" w14:paraId="3FD44933" w14:textId="77777777">
            <w:pPr>
              <w:tabs>
                <w:tab w:val="left" w:pos="5400"/>
              </w:tabs>
              <w:spacing w:before="120" w:after="120"/>
              <w:ind w:firstLine="0"/>
              <w:rPr>
                <w:b/>
                <w:bCs/>
                <w:color w:val="000000" w:themeColor="text1"/>
                <w:sz w:val="26"/>
                <w:szCs w:val="26"/>
              </w:rPr>
            </w:pPr>
          </w:p>
        </w:tc>
      </w:tr>
      <w:tr w:rsidRPr="00135D4B" w:rsidR="00135D4B" w:rsidTr="00B3741E" w14:paraId="57E14BA8" w14:textId="77777777">
        <w:tc>
          <w:tcPr>
            <w:tcW w:w="563" w:type="dxa"/>
          </w:tcPr>
          <w:p w:rsidRPr="00135D4B" w:rsidR="00474E3E" w:rsidP="00B3741E" w:rsidRDefault="00474E3E" w14:paraId="4B099C5D" w14:textId="77777777">
            <w:pPr>
              <w:tabs>
                <w:tab w:val="left" w:pos="5400"/>
              </w:tabs>
              <w:spacing w:before="120" w:after="120"/>
              <w:ind w:firstLine="0"/>
              <w:jc w:val="center"/>
              <w:rPr>
                <w:bCs/>
                <w:color w:val="000000" w:themeColor="text1"/>
                <w:sz w:val="26"/>
                <w:szCs w:val="26"/>
              </w:rPr>
            </w:pPr>
            <w:r w:rsidRPr="00135D4B">
              <w:rPr>
                <w:bCs/>
                <w:color w:val="000000" w:themeColor="text1"/>
                <w:sz w:val="26"/>
                <w:szCs w:val="26"/>
              </w:rPr>
              <w:t>5</w:t>
            </w:r>
          </w:p>
        </w:tc>
        <w:tc>
          <w:tcPr>
            <w:tcW w:w="1372" w:type="dxa"/>
          </w:tcPr>
          <w:p w:rsidRPr="00135D4B" w:rsidR="00474E3E" w:rsidP="00B3741E" w:rsidRDefault="00474E3E" w14:paraId="4AC0739A" w14:textId="77777777">
            <w:pPr>
              <w:tabs>
                <w:tab w:val="left" w:pos="5400"/>
              </w:tabs>
              <w:spacing w:before="120" w:after="120"/>
              <w:ind w:firstLine="0"/>
              <w:rPr>
                <w:b/>
                <w:bCs/>
                <w:color w:val="000000" w:themeColor="text1"/>
                <w:sz w:val="26"/>
                <w:szCs w:val="26"/>
              </w:rPr>
            </w:pPr>
          </w:p>
        </w:tc>
        <w:tc>
          <w:tcPr>
            <w:tcW w:w="1538" w:type="dxa"/>
          </w:tcPr>
          <w:p w:rsidRPr="00135D4B" w:rsidR="00474E3E" w:rsidP="00B3741E" w:rsidRDefault="00474E3E" w14:paraId="541FB04A" w14:textId="77777777">
            <w:pPr>
              <w:tabs>
                <w:tab w:val="left" w:pos="5400"/>
              </w:tabs>
              <w:spacing w:before="120" w:after="120"/>
              <w:ind w:firstLine="0"/>
              <w:rPr>
                <w:b/>
                <w:bCs/>
                <w:color w:val="000000" w:themeColor="text1"/>
                <w:sz w:val="26"/>
                <w:szCs w:val="26"/>
              </w:rPr>
            </w:pPr>
          </w:p>
        </w:tc>
        <w:tc>
          <w:tcPr>
            <w:tcW w:w="1538" w:type="dxa"/>
          </w:tcPr>
          <w:p w:rsidRPr="00135D4B" w:rsidR="00474E3E" w:rsidP="00B3741E" w:rsidRDefault="00474E3E" w14:paraId="5EBADC73" w14:textId="77777777">
            <w:pPr>
              <w:tabs>
                <w:tab w:val="left" w:pos="5400"/>
              </w:tabs>
              <w:spacing w:before="120" w:after="120"/>
              <w:ind w:firstLine="0"/>
              <w:rPr>
                <w:b/>
                <w:bCs/>
                <w:color w:val="000000" w:themeColor="text1"/>
                <w:sz w:val="26"/>
                <w:szCs w:val="26"/>
              </w:rPr>
            </w:pPr>
          </w:p>
        </w:tc>
        <w:tc>
          <w:tcPr>
            <w:tcW w:w="1542" w:type="dxa"/>
          </w:tcPr>
          <w:p w:rsidRPr="00135D4B" w:rsidR="00474E3E" w:rsidP="00B3741E" w:rsidRDefault="00474E3E" w14:paraId="41A81240" w14:textId="77777777">
            <w:pPr>
              <w:tabs>
                <w:tab w:val="left" w:pos="5400"/>
              </w:tabs>
              <w:spacing w:before="120" w:after="120"/>
              <w:ind w:firstLine="0"/>
              <w:rPr>
                <w:b/>
                <w:bCs/>
                <w:color w:val="000000" w:themeColor="text1"/>
                <w:sz w:val="26"/>
                <w:szCs w:val="26"/>
              </w:rPr>
            </w:pPr>
          </w:p>
        </w:tc>
        <w:tc>
          <w:tcPr>
            <w:tcW w:w="2477" w:type="dxa"/>
          </w:tcPr>
          <w:p w:rsidRPr="00135D4B" w:rsidR="00474E3E" w:rsidP="00B3741E" w:rsidRDefault="00474E3E" w14:paraId="67D0FF5C" w14:textId="77777777">
            <w:pPr>
              <w:tabs>
                <w:tab w:val="left" w:pos="5400"/>
              </w:tabs>
              <w:spacing w:before="120" w:after="120"/>
              <w:ind w:firstLine="0"/>
              <w:rPr>
                <w:b/>
                <w:bCs/>
                <w:color w:val="000000" w:themeColor="text1"/>
                <w:sz w:val="26"/>
                <w:szCs w:val="26"/>
              </w:rPr>
            </w:pPr>
          </w:p>
        </w:tc>
      </w:tr>
    </w:tbl>
    <w:p w:rsidRPr="00135D4B" w:rsidR="00474E3E" w:rsidP="00474E3E" w:rsidRDefault="00474E3E" w14:paraId="792040B2" w14:textId="77777777">
      <w:pPr>
        <w:shd w:val="clear" w:color="auto" w:fill="FFFFFF"/>
        <w:tabs>
          <w:tab w:val="left" w:pos="990"/>
          <w:tab w:val="left" w:pos="1890"/>
          <w:tab w:val="left" w:pos="3420"/>
          <w:tab w:val="left" w:pos="5220"/>
          <w:tab w:val="left" w:pos="6840"/>
        </w:tabs>
        <w:spacing w:before="120" w:after="120"/>
        <w:ind w:firstLine="0"/>
        <w:jc w:val="left"/>
        <w:rPr>
          <w:iCs/>
          <w:color w:val="000000" w:themeColor="text1"/>
          <w:sz w:val="26"/>
          <w:szCs w:val="26"/>
          <w:lang w:val="vi-VN"/>
        </w:rPr>
      </w:pPr>
      <w:r w:rsidRPr="00135D4B">
        <w:rPr>
          <w:iCs/>
          <w:color w:val="000000" w:themeColor="text1"/>
          <w:sz w:val="26"/>
          <w:szCs w:val="26"/>
          <w:lang w:val="vi-VN"/>
        </w:rPr>
        <w:t xml:space="preserve">(*) Địa điểm: </w:t>
      </w:r>
      <w:r w:rsidRPr="00135D4B">
        <w:rPr>
          <w:iCs/>
          <w:color w:val="000000" w:themeColor="text1"/>
          <w:sz w:val="26"/>
          <w:szCs w:val="26"/>
          <w:lang w:val="vi-VN"/>
        </w:rPr>
        <w:tab/>
      </w:r>
    </w:p>
    <w:p w:rsidRPr="00135D4B" w:rsidR="00474E3E" w:rsidP="00474E3E" w:rsidRDefault="00474E3E" w14:paraId="655EF69B" w14:textId="77777777">
      <w:pPr>
        <w:shd w:val="clear" w:color="auto" w:fill="FFFFFF"/>
        <w:tabs>
          <w:tab w:val="left" w:pos="990"/>
          <w:tab w:val="left" w:pos="1890"/>
          <w:tab w:val="left" w:pos="3420"/>
          <w:tab w:val="left" w:pos="5220"/>
          <w:tab w:val="left" w:pos="6840"/>
        </w:tabs>
        <w:spacing w:before="120" w:after="120"/>
        <w:ind w:firstLine="0"/>
        <w:jc w:val="left"/>
        <w:rPr>
          <w:iCs/>
          <w:color w:val="000000" w:themeColor="text1"/>
          <w:sz w:val="26"/>
          <w:szCs w:val="26"/>
          <w:lang w:val="vi-VN"/>
        </w:rPr>
      </w:pPr>
      <w:r w:rsidRPr="00135D4B">
        <w:rPr>
          <w:iCs/>
          <w:color w:val="000000" w:themeColor="text1"/>
          <w:sz w:val="26"/>
          <w:szCs w:val="26"/>
          <w:lang w:val="vi-VN"/>
        </w:rPr>
        <w:tab/>
      </w:r>
      <w:r w:rsidRPr="00135D4B">
        <w:rPr>
          <w:iCs/>
          <w:color w:val="000000" w:themeColor="text1"/>
          <w:sz w:val="26"/>
          <w:szCs w:val="26"/>
          <w:lang w:val="vi-VN"/>
        </w:rPr>
        <w:t xml:space="preserve">1= </w:t>
      </w:r>
      <w:r w:rsidRPr="00135D4B" w:rsidR="001948DB">
        <w:rPr>
          <w:iCs/>
          <w:color w:val="000000" w:themeColor="text1"/>
          <w:sz w:val="26"/>
          <w:szCs w:val="26"/>
          <w:lang w:val="vi-VN"/>
        </w:rPr>
        <w:t xml:space="preserve">Cơ sở cai nghiện </w:t>
      </w:r>
      <w:r w:rsidRPr="00135D4B">
        <w:rPr>
          <w:iCs/>
          <w:color w:val="000000" w:themeColor="text1"/>
          <w:sz w:val="26"/>
          <w:szCs w:val="26"/>
          <w:lang w:val="vi-VN"/>
        </w:rPr>
        <w:t xml:space="preserve"> </w:t>
      </w:r>
      <w:r w:rsidRPr="00135D4B">
        <w:rPr>
          <w:iCs/>
          <w:color w:val="000000" w:themeColor="text1"/>
          <w:sz w:val="26"/>
          <w:szCs w:val="26"/>
          <w:lang w:val="vi-VN"/>
        </w:rPr>
        <w:tab/>
      </w:r>
      <w:r w:rsidRPr="00135D4B">
        <w:rPr>
          <w:iCs/>
          <w:color w:val="000000" w:themeColor="text1"/>
          <w:sz w:val="26"/>
          <w:szCs w:val="26"/>
          <w:lang w:val="vi-VN"/>
        </w:rPr>
        <w:t xml:space="preserve">2= Tại gia đình và cộng đồng; </w:t>
      </w:r>
      <w:r w:rsidRPr="00135D4B">
        <w:rPr>
          <w:iCs/>
          <w:color w:val="000000" w:themeColor="text1"/>
          <w:sz w:val="26"/>
          <w:szCs w:val="26"/>
          <w:lang w:val="vi-VN"/>
        </w:rPr>
        <w:tab/>
      </w:r>
      <w:r w:rsidRPr="00135D4B">
        <w:rPr>
          <w:iCs/>
          <w:color w:val="000000" w:themeColor="text1"/>
          <w:sz w:val="26"/>
          <w:szCs w:val="26"/>
          <w:lang w:val="vi-VN"/>
        </w:rPr>
        <w:tab/>
      </w:r>
      <w:r w:rsidRPr="00135D4B">
        <w:rPr>
          <w:iCs/>
          <w:color w:val="000000" w:themeColor="text1"/>
          <w:sz w:val="26"/>
          <w:szCs w:val="26"/>
          <w:lang w:val="vi-VN"/>
        </w:rPr>
        <w:t>3= Cơ sở cai nghiện tự nguyện; </w:t>
      </w:r>
      <w:r w:rsidRPr="00135D4B">
        <w:rPr>
          <w:iCs/>
          <w:color w:val="000000" w:themeColor="text1"/>
          <w:sz w:val="26"/>
          <w:szCs w:val="26"/>
          <w:lang w:val="vi-VN"/>
        </w:rPr>
        <w:tab/>
      </w:r>
      <w:r w:rsidRPr="00135D4B">
        <w:rPr>
          <w:iCs/>
          <w:color w:val="000000" w:themeColor="text1"/>
          <w:sz w:val="26"/>
          <w:szCs w:val="26"/>
          <w:lang w:val="vi-VN"/>
        </w:rPr>
        <w:t xml:space="preserve">4= Bệnh viện; </w:t>
      </w:r>
      <w:r w:rsidRPr="00135D4B">
        <w:rPr>
          <w:iCs/>
          <w:color w:val="000000" w:themeColor="text1"/>
          <w:sz w:val="26"/>
          <w:szCs w:val="26"/>
          <w:lang w:val="vi-VN"/>
        </w:rPr>
        <w:tab/>
      </w:r>
      <w:r w:rsidRPr="00135D4B">
        <w:rPr>
          <w:iCs/>
          <w:color w:val="000000" w:themeColor="text1"/>
          <w:sz w:val="26"/>
          <w:szCs w:val="26"/>
          <w:lang w:val="vi-VN"/>
        </w:rPr>
        <w:tab/>
      </w:r>
      <w:r w:rsidR="00403FB7">
        <w:rPr>
          <w:iCs/>
          <w:color w:val="000000" w:themeColor="text1"/>
          <w:sz w:val="26"/>
          <w:szCs w:val="26"/>
        </w:rPr>
        <w:t xml:space="preserve">     </w:t>
      </w:r>
      <w:r w:rsidRPr="00135D4B">
        <w:rPr>
          <w:iCs/>
          <w:color w:val="000000" w:themeColor="text1"/>
          <w:sz w:val="26"/>
          <w:szCs w:val="26"/>
          <w:lang w:val="vi-VN"/>
        </w:rPr>
        <w:t>5= Khác.</w:t>
      </w:r>
    </w:p>
    <w:p w:rsidRPr="00135D4B" w:rsidR="00474E3E" w:rsidP="00474E3E" w:rsidRDefault="00474E3E" w14:paraId="07278196" w14:textId="77777777">
      <w:pPr>
        <w:shd w:val="clear" w:color="auto" w:fill="FFFFFF"/>
        <w:tabs>
          <w:tab w:val="left" w:pos="990"/>
          <w:tab w:val="left" w:pos="1890"/>
          <w:tab w:val="left" w:pos="3420"/>
          <w:tab w:val="left" w:pos="5220"/>
          <w:tab w:val="left" w:pos="6840"/>
        </w:tabs>
        <w:spacing w:before="120" w:after="120"/>
        <w:ind w:firstLine="0"/>
        <w:jc w:val="left"/>
        <w:rPr>
          <w:iCs/>
          <w:color w:val="000000" w:themeColor="text1"/>
          <w:sz w:val="26"/>
          <w:szCs w:val="26"/>
          <w:lang w:val="vi-VN"/>
        </w:rPr>
      </w:pPr>
      <w:r w:rsidRPr="00135D4B">
        <w:rPr>
          <w:iCs/>
          <w:color w:val="000000" w:themeColor="text1"/>
          <w:sz w:val="26"/>
          <w:szCs w:val="26"/>
          <w:lang w:val="vi-VN"/>
        </w:rPr>
        <w:t xml:space="preserve">(**) Phương pháp: </w:t>
      </w:r>
    </w:p>
    <w:p w:rsidRPr="00135D4B" w:rsidR="00474E3E" w:rsidP="00474E3E" w:rsidRDefault="00474E3E" w14:paraId="11A312D7" w14:textId="77777777">
      <w:pPr>
        <w:shd w:val="clear" w:color="auto" w:fill="FFFFFF"/>
        <w:tabs>
          <w:tab w:val="left" w:pos="990"/>
          <w:tab w:val="left" w:pos="1890"/>
          <w:tab w:val="left" w:pos="3420"/>
          <w:tab w:val="left" w:pos="5220"/>
          <w:tab w:val="left" w:pos="6840"/>
        </w:tabs>
        <w:spacing w:before="120" w:after="120"/>
        <w:ind w:firstLine="0"/>
        <w:jc w:val="left"/>
        <w:rPr>
          <w:iCs/>
          <w:color w:val="000000" w:themeColor="text1"/>
          <w:sz w:val="26"/>
          <w:szCs w:val="26"/>
          <w:lang w:val="vi-VN"/>
        </w:rPr>
      </w:pPr>
      <w:r w:rsidRPr="00135D4B">
        <w:rPr>
          <w:iCs/>
          <w:color w:val="000000" w:themeColor="text1"/>
          <w:sz w:val="26"/>
          <w:szCs w:val="26"/>
          <w:lang w:val="vi-VN"/>
        </w:rPr>
        <w:tab/>
      </w:r>
      <w:r w:rsidRPr="00135D4B">
        <w:rPr>
          <w:iCs/>
          <w:color w:val="000000" w:themeColor="text1"/>
          <w:sz w:val="26"/>
          <w:szCs w:val="26"/>
          <w:lang w:val="vi-VN"/>
        </w:rPr>
        <w:t>1= Hỗ trợ điều trị cắt cơn bằng thuốc an thần kinh;</w:t>
      </w:r>
      <w:r w:rsidRPr="00135D4B">
        <w:rPr>
          <w:iCs/>
          <w:color w:val="000000" w:themeColor="text1"/>
          <w:sz w:val="26"/>
          <w:szCs w:val="26"/>
          <w:lang w:val="vi-VN"/>
        </w:rPr>
        <w:tab/>
      </w:r>
      <w:r w:rsidRPr="00135D4B">
        <w:rPr>
          <w:iCs/>
          <w:color w:val="000000" w:themeColor="text1"/>
          <w:sz w:val="26"/>
          <w:szCs w:val="26"/>
          <w:lang w:val="vi-VN"/>
        </w:rPr>
        <w:t xml:space="preserve">2= Châm cứu; </w:t>
      </w:r>
    </w:p>
    <w:p w:rsidRPr="00135D4B" w:rsidR="00474E3E" w:rsidP="00474E3E" w:rsidRDefault="00474E3E" w14:paraId="38167030" w14:textId="77777777">
      <w:pPr>
        <w:shd w:val="clear" w:color="auto" w:fill="FFFFFF"/>
        <w:tabs>
          <w:tab w:val="left" w:pos="990"/>
          <w:tab w:val="left" w:pos="1890"/>
          <w:tab w:val="left" w:pos="3420"/>
          <w:tab w:val="left" w:pos="5220"/>
          <w:tab w:val="left" w:pos="6840"/>
        </w:tabs>
        <w:spacing w:before="120" w:after="120"/>
        <w:ind w:firstLine="0"/>
        <w:jc w:val="left"/>
        <w:rPr>
          <w:iCs/>
          <w:color w:val="000000" w:themeColor="text1"/>
          <w:sz w:val="26"/>
          <w:szCs w:val="26"/>
          <w:lang w:val="vi-VN"/>
        </w:rPr>
      </w:pPr>
      <w:r w:rsidRPr="00135D4B">
        <w:rPr>
          <w:iCs/>
          <w:color w:val="000000" w:themeColor="text1"/>
          <w:sz w:val="26"/>
          <w:szCs w:val="26"/>
          <w:lang w:val="vi-VN"/>
        </w:rPr>
        <w:tab/>
      </w:r>
      <w:r w:rsidRPr="00135D4B">
        <w:rPr>
          <w:iCs/>
          <w:color w:val="000000" w:themeColor="text1"/>
          <w:sz w:val="26"/>
          <w:szCs w:val="26"/>
          <w:lang w:val="vi-VN"/>
        </w:rPr>
        <w:t xml:space="preserve">3= Thuốc y học cổ truyền; 4= Phục hồi chức năng tại Trung tâm; </w:t>
      </w:r>
      <w:r w:rsidRPr="00135D4B">
        <w:rPr>
          <w:iCs/>
          <w:color w:val="000000" w:themeColor="text1"/>
          <w:sz w:val="26"/>
          <w:szCs w:val="26"/>
          <w:lang w:val="vi-VN"/>
        </w:rPr>
        <w:tab/>
      </w:r>
    </w:p>
    <w:p w:rsidRPr="00135D4B" w:rsidR="00474E3E" w:rsidP="00474E3E" w:rsidRDefault="00474E3E" w14:paraId="4FDAB01D" w14:textId="77777777">
      <w:pPr>
        <w:shd w:val="clear" w:color="auto" w:fill="FFFFFF"/>
        <w:tabs>
          <w:tab w:val="left" w:pos="990"/>
          <w:tab w:val="left" w:pos="1890"/>
          <w:tab w:val="left" w:pos="3420"/>
          <w:tab w:val="left" w:pos="5220"/>
          <w:tab w:val="left" w:pos="6840"/>
        </w:tabs>
        <w:spacing w:before="120" w:after="120"/>
        <w:ind w:firstLine="0"/>
        <w:jc w:val="left"/>
        <w:rPr>
          <w:iCs/>
          <w:color w:val="000000" w:themeColor="text1"/>
          <w:sz w:val="26"/>
          <w:szCs w:val="26"/>
          <w:lang w:val="vi-VN"/>
        </w:rPr>
      </w:pPr>
      <w:r w:rsidRPr="00135D4B">
        <w:rPr>
          <w:iCs/>
          <w:color w:val="000000" w:themeColor="text1"/>
          <w:sz w:val="26"/>
          <w:szCs w:val="26"/>
          <w:lang w:val="vi-VN"/>
        </w:rPr>
        <w:tab/>
      </w:r>
      <w:r w:rsidRPr="00135D4B">
        <w:rPr>
          <w:iCs/>
          <w:color w:val="000000" w:themeColor="text1"/>
          <w:sz w:val="26"/>
          <w:szCs w:val="26"/>
          <w:lang w:val="vi-VN"/>
        </w:rPr>
        <w:t>5= Hỗ trợ bằng thuốc Naltrexone;</w:t>
      </w:r>
      <w:r w:rsidRPr="00135D4B">
        <w:rPr>
          <w:iCs/>
          <w:color w:val="000000" w:themeColor="text1"/>
          <w:sz w:val="26"/>
          <w:szCs w:val="26"/>
          <w:lang w:val="vi-VN"/>
        </w:rPr>
        <w:tab/>
      </w:r>
      <w:r w:rsidRPr="00135D4B">
        <w:rPr>
          <w:iCs/>
          <w:color w:val="000000" w:themeColor="text1"/>
          <w:sz w:val="26"/>
          <w:szCs w:val="26"/>
          <w:lang w:val="vi-VN"/>
        </w:rPr>
        <w:t>6= Không sử dụng thuốc; 7= Khác.</w:t>
      </w:r>
    </w:p>
    <w:p w:rsidRPr="00135D4B" w:rsidR="00474E3E" w:rsidP="00CB6DEF" w:rsidRDefault="00474E3E" w14:paraId="13A317BD" w14:textId="77777777">
      <w:pPr>
        <w:tabs>
          <w:tab w:val="left" w:pos="0"/>
        </w:tabs>
        <w:spacing w:before="120" w:after="120"/>
        <w:ind w:firstLine="0"/>
        <w:rPr>
          <w:b/>
          <w:bCs/>
          <w:color w:val="000000" w:themeColor="text1"/>
          <w:sz w:val="26"/>
          <w:szCs w:val="26"/>
          <w:lang w:val="vi-VN"/>
        </w:rPr>
      </w:pPr>
      <w:r w:rsidRPr="00135D4B">
        <w:rPr>
          <w:bCs/>
          <w:color w:val="000000" w:themeColor="text1"/>
          <w:sz w:val="26"/>
          <w:szCs w:val="26"/>
          <w:lang w:val="vi-VN"/>
        </w:rPr>
        <w:tab/>
      </w:r>
    </w:p>
    <w:tbl>
      <w:tblPr>
        <w:tblW w:w="0" w:type="auto"/>
        <w:tblInd w:w="108" w:type="dxa"/>
        <w:tblLook w:val="04A0" w:firstRow="1" w:lastRow="0" w:firstColumn="1" w:lastColumn="0" w:noHBand="0" w:noVBand="1"/>
      </w:tblPr>
      <w:tblGrid>
        <w:gridCol w:w="4248"/>
        <w:gridCol w:w="4830"/>
      </w:tblGrid>
      <w:tr w:rsidRPr="00135D4B" w:rsidR="00342CAB" w:rsidTr="00B3741E" w14:paraId="1A23688C" w14:textId="77777777">
        <w:tc>
          <w:tcPr>
            <w:tcW w:w="4302" w:type="dxa"/>
          </w:tcPr>
          <w:p w:rsidRPr="00135D4B" w:rsidR="00474E3E" w:rsidP="00B3741E" w:rsidRDefault="00474E3E" w14:paraId="72D260E9" w14:textId="77777777">
            <w:pPr>
              <w:widowControl w:val="0"/>
              <w:autoSpaceDE w:val="0"/>
              <w:autoSpaceDN w:val="0"/>
              <w:adjustRightInd w:val="0"/>
              <w:spacing w:line="240" w:lineRule="atLeast"/>
              <w:ind w:firstLine="0"/>
              <w:jc w:val="center"/>
              <w:rPr>
                <w:i/>
                <w:color w:val="000000" w:themeColor="text1"/>
                <w:spacing w:val="1"/>
                <w:w w:val="107"/>
                <w:sz w:val="26"/>
                <w:szCs w:val="26"/>
                <w:lang w:val="vi-VN"/>
              </w:rPr>
            </w:pPr>
          </w:p>
        </w:tc>
        <w:tc>
          <w:tcPr>
            <w:tcW w:w="4878" w:type="dxa"/>
          </w:tcPr>
          <w:p w:rsidRPr="00135D4B" w:rsidR="00474E3E" w:rsidP="00B3741E" w:rsidRDefault="00EC29C1" w14:paraId="0BDCADC7" w14:textId="77777777">
            <w:pPr>
              <w:widowControl w:val="0"/>
              <w:autoSpaceDE w:val="0"/>
              <w:autoSpaceDN w:val="0"/>
              <w:adjustRightInd w:val="0"/>
              <w:spacing w:line="240" w:lineRule="atLeast"/>
              <w:ind w:firstLine="0"/>
              <w:jc w:val="center"/>
              <w:rPr>
                <w:b/>
                <w:color w:val="000000" w:themeColor="text1"/>
                <w:spacing w:val="1"/>
                <w:w w:val="107"/>
                <w:sz w:val="26"/>
                <w:szCs w:val="26"/>
              </w:rPr>
            </w:pPr>
            <w:r w:rsidRPr="00135D4B">
              <w:rPr>
                <w:b/>
                <w:color w:val="000000" w:themeColor="text1"/>
                <w:spacing w:val="1"/>
                <w:w w:val="107"/>
                <w:sz w:val="26"/>
                <w:szCs w:val="26"/>
              </w:rPr>
              <w:t>NGƯỜI THU THẬP</w:t>
            </w:r>
          </w:p>
          <w:p w:rsidRPr="00135D4B" w:rsidR="00474E3E" w:rsidP="00B3741E" w:rsidRDefault="00474E3E" w14:paraId="2C036AC2" w14:textId="77777777">
            <w:pPr>
              <w:widowControl w:val="0"/>
              <w:autoSpaceDE w:val="0"/>
              <w:autoSpaceDN w:val="0"/>
              <w:adjustRightInd w:val="0"/>
              <w:spacing w:line="240" w:lineRule="atLeast"/>
              <w:ind w:firstLine="0"/>
              <w:jc w:val="center"/>
              <w:rPr>
                <w:b/>
                <w:color w:val="000000" w:themeColor="text1"/>
                <w:spacing w:val="1"/>
                <w:w w:val="107"/>
                <w:sz w:val="26"/>
                <w:szCs w:val="26"/>
                <w:lang w:val="vi-VN"/>
              </w:rPr>
            </w:pPr>
            <w:r w:rsidRPr="00135D4B">
              <w:rPr>
                <w:i/>
                <w:color w:val="000000" w:themeColor="text1"/>
                <w:spacing w:val="1"/>
                <w:w w:val="107"/>
                <w:sz w:val="26"/>
                <w:szCs w:val="26"/>
                <w:lang w:val="vi-VN"/>
              </w:rPr>
              <w:t>(Ký, ghi rõ họ tên)</w:t>
            </w:r>
          </w:p>
        </w:tc>
      </w:tr>
    </w:tbl>
    <w:p w:rsidRPr="00135D4B" w:rsidR="00474E3E" w:rsidP="00474E3E" w:rsidRDefault="00474E3E" w14:paraId="5B6E950E" w14:textId="77777777">
      <w:pPr>
        <w:ind w:firstLine="0"/>
        <w:jc w:val="left"/>
        <w:rPr>
          <w:b/>
          <w:color w:val="000000" w:themeColor="text1"/>
          <w:lang w:val="vi-VN"/>
        </w:rPr>
      </w:pPr>
    </w:p>
    <w:p w:rsidRPr="00135D4B" w:rsidR="00474E3E" w:rsidP="00474E3E" w:rsidRDefault="00474E3E" w14:paraId="3C591DE4" w14:textId="77777777">
      <w:pPr>
        <w:spacing w:after="200" w:line="276" w:lineRule="auto"/>
        <w:ind w:firstLine="0"/>
        <w:jc w:val="left"/>
        <w:rPr>
          <w:b/>
          <w:color w:val="000000" w:themeColor="text1"/>
          <w:lang w:val="vi-VN"/>
        </w:rPr>
      </w:pPr>
      <w:r w:rsidRPr="00135D4B">
        <w:rPr>
          <w:b/>
          <w:color w:val="000000" w:themeColor="text1"/>
          <w:lang w:val="vi-VN"/>
        </w:rPr>
        <w:br/>
      </w:r>
    </w:p>
    <w:p w:rsidRPr="00135D4B" w:rsidR="00474E3E" w:rsidP="00474E3E" w:rsidRDefault="00474E3E" w14:paraId="41DC8B92" w14:textId="77777777">
      <w:pPr>
        <w:widowControl w:val="0"/>
        <w:spacing w:line="300" w:lineRule="exact"/>
        <w:ind w:firstLine="0"/>
        <w:rPr>
          <w:b/>
          <w:color w:val="000000" w:themeColor="text1"/>
          <w:sz w:val="26"/>
          <w:lang w:val="vi-VN"/>
        </w:rPr>
      </w:pPr>
      <w:r w:rsidRPr="00135D4B">
        <w:rPr>
          <w:b/>
          <w:color w:val="000000" w:themeColor="text1"/>
          <w:lang w:val="vi-VN"/>
        </w:rPr>
        <w:br w:type="page"/>
      </w:r>
    </w:p>
    <w:p w:rsidRPr="00135D4B" w:rsidR="00474E3E" w:rsidP="0071176D" w:rsidRDefault="00474E3E" w14:paraId="44E32E6A" w14:textId="2691E196">
      <w:pPr>
        <w:jc w:val="right"/>
        <w:rPr>
          <w:b/>
          <w:color w:val="000000" w:themeColor="text1"/>
          <w:sz w:val="25"/>
          <w:szCs w:val="25"/>
          <w:lang w:val="vi-VN"/>
        </w:rPr>
      </w:pPr>
      <w:r w:rsidRPr="00135D4B">
        <w:rPr>
          <w:b/>
          <w:color w:val="000000" w:themeColor="text1"/>
          <w:sz w:val="25"/>
          <w:szCs w:val="25"/>
          <w:lang w:val="vi-VN"/>
        </w:rPr>
        <w:t>Mẫu</w:t>
      </w:r>
      <w:r w:rsidRPr="00135D4B" w:rsidR="0035017A">
        <w:rPr>
          <w:b/>
          <w:color w:val="000000" w:themeColor="text1"/>
          <w:sz w:val="25"/>
          <w:szCs w:val="25"/>
        </w:rPr>
        <w:t xml:space="preserve"> số 18</w:t>
      </w:r>
    </w:p>
    <w:p w:rsidR="00474E3E" w:rsidP="00474E3E" w:rsidRDefault="00474E3E" w14:paraId="5A787232" w14:textId="77777777">
      <w:pPr>
        <w:ind w:firstLine="0"/>
        <w:rPr>
          <w:b/>
          <w:color w:val="000000" w:themeColor="text1"/>
          <w:sz w:val="25"/>
          <w:szCs w:val="25"/>
        </w:rPr>
      </w:pPr>
    </w:p>
    <w:p w:rsidRPr="00E01231" w:rsidR="00E01231" w:rsidP="00474E3E" w:rsidRDefault="00E01231" w14:paraId="59C1D243" w14:textId="77777777">
      <w:pPr>
        <w:ind w:firstLine="0"/>
        <w:rPr>
          <w:b/>
          <w:color w:val="000000" w:themeColor="text1"/>
          <w:sz w:val="25"/>
          <w:szCs w:val="25"/>
        </w:rPr>
        <w:sectPr w:rsidRPr="00E01231" w:rsidR="00E01231" w:rsidSect="00AA0B88">
          <w:footnotePr>
            <w:numRestart w:val="eachPage"/>
          </w:footnotePr>
          <w:type w:val="continuous"/>
          <w:pgSz w:w="11907" w:h="16840" w:orient="portrait" w:code="9"/>
          <w:pgMar w:top="1134" w:right="1077" w:bottom="1134" w:left="1644" w:header="720" w:footer="720" w:gutter="0"/>
          <w:cols w:space="720"/>
          <w:docGrid w:linePitch="360"/>
        </w:sectPr>
      </w:pPr>
    </w:p>
    <w:tbl>
      <w:tblPr>
        <w:tblW w:w="9044" w:type="dxa"/>
        <w:jc w:val="center"/>
        <w:tblLayout w:type="fixed"/>
        <w:tblCellMar>
          <w:left w:w="0" w:type="dxa"/>
          <w:right w:w="0" w:type="dxa"/>
        </w:tblCellMar>
        <w:tblLook w:val="0000" w:firstRow="0" w:lastRow="0" w:firstColumn="0" w:lastColumn="0" w:noHBand="0" w:noVBand="0"/>
      </w:tblPr>
      <w:tblGrid>
        <w:gridCol w:w="3402"/>
        <w:gridCol w:w="5642"/>
      </w:tblGrid>
      <w:tr w:rsidRPr="00135D4B" w:rsidR="00E01231" w:rsidTr="00430CD2" w14:paraId="58BEA98A" w14:textId="77777777">
        <w:trPr>
          <w:trHeight w:val="688"/>
          <w:jc w:val="center"/>
        </w:trPr>
        <w:tc>
          <w:tcPr>
            <w:tcW w:w="3402" w:type="dxa"/>
            <w:tcBorders>
              <w:left w:val="nil"/>
              <w:right w:val="nil"/>
            </w:tcBorders>
            <w:shd w:val="clear" w:color="auto" w:fill="FFFFFF"/>
          </w:tcPr>
          <w:p w:rsidRPr="00135D4B" w:rsidR="00E01231" w:rsidP="00430CD2" w:rsidRDefault="00E01231" w14:paraId="7BAC35F8" w14:textId="77777777">
            <w:pPr>
              <w:pStyle w:val="Other0"/>
              <w:shd w:val="clear" w:color="auto" w:fill="auto"/>
              <w:spacing w:after="0" w:line="240" w:lineRule="auto"/>
              <w:ind w:firstLine="0"/>
              <w:jc w:val="center"/>
              <w:rPr>
                <w:rStyle w:val="Other"/>
                <w:bCs/>
                <w:color w:val="000000" w:themeColor="text1"/>
                <w:sz w:val="24"/>
                <w:lang w:val="nl-NL" w:eastAsia="vi-VN"/>
              </w:rPr>
            </w:pPr>
            <w:r w:rsidRPr="00135D4B">
              <w:rPr>
                <w:rStyle w:val="Other"/>
                <w:bCs/>
                <w:color w:val="000000" w:themeColor="text1"/>
                <w:sz w:val="24"/>
                <w:lang w:val="nl-NL" w:eastAsia="vi-VN"/>
              </w:rPr>
              <w:t xml:space="preserve">TÊN CQ, TC CHỦ QUẢN </w:t>
            </w:r>
            <w:r w:rsidRPr="00135D4B">
              <w:rPr>
                <w:rStyle w:val="FootnoteReference"/>
                <w:bCs/>
                <w:color w:val="000000" w:themeColor="text1"/>
                <w:sz w:val="24"/>
                <w:lang w:eastAsia="vi-VN"/>
              </w:rPr>
              <w:footnoteReference w:id="72"/>
            </w:r>
          </w:p>
          <w:p w:rsidRPr="00135D4B" w:rsidR="00E01231" w:rsidP="00430CD2" w:rsidRDefault="00E01231" w14:paraId="189F5EF0" w14:textId="77777777">
            <w:pPr>
              <w:pStyle w:val="Other0"/>
              <w:shd w:val="clear" w:color="auto" w:fill="auto"/>
              <w:spacing w:after="0" w:line="240" w:lineRule="auto"/>
              <w:ind w:firstLine="0"/>
              <w:jc w:val="center"/>
              <w:rPr>
                <w:rStyle w:val="Other"/>
                <w:b/>
                <w:bCs/>
                <w:color w:val="000000" w:themeColor="text1"/>
                <w:sz w:val="24"/>
                <w:vertAlign w:val="superscript"/>
                <w:lang w:eastAsia="vi-VN"/>
              </w:rPr>
            </w:pPr>
            <w:r w:rsidRPr="00135D4B">
              <w:rPr>
                <w:rStyle w:val="Other"/>
                <w:b/>
                <w:bCs/>
                <w:color w:val="000000" w:themeColor="text1"/>
                <w:sz w:val="24"/>
                <w:lang w:eastAsia="vi-VN"/>
              </w:rPr>
              <w:t xml:space="preserve">TÊN </w:t>
            </w:r>
            <w:r w:rsidRPr="00135D4B">
              <w:rPr>
                <w:rStyle w:val="Other"/>
                <w:b/>
                <w:bCs/>
                <w:color w:val="000000" w:themeColor="text1"/>
                <w:sz w:val="24"/>
                <w:lang w:val="vi-VN" w:eastAsia="vi-VN"/>
              </w:rPr>
              <w:t>CƠ SỞ</w:t>
            </w:r>
            <w:r w:rsidRPr="00135D4B">
              <w:rPr>
                <w:rStyle w:val="Other"/>
                <w:b/>
                <w:bCs/>
                <w:color w:val="000000" w:themeColor="text1"/>
                <w:sz w:val="24"/>
                <w:lang w:eastAsia="vi-VN"/>
              </w:rPr>
              <w:t>……….</w:t>
            </w:r>
            <w:r w:rsidRPr="00135D4B">
              <w:rPr>
                <w:rStyle w:val="Other"/>
                <w:b/>
                <w:bCs/>
                <w:color w:val="000000" w:themeColor="text1"/>
                <w:sz w:val="24"/>
                <w:lang w:val="vi-VN" w:eastAsia="vi-VN"/>
              </w:rPr>
              <w:t>........</w:t>
            </w:r>
            <w:r w:rsidRPr="00135D4B">
              <w:rPr>
                <w:rStyle w:val="FootnoteReference"/>
                <w:b/>
                <w:bCs/>
                <w:color w:val="000000" w:themeColor="text1"/>
                <w:sz w:val="24"/>
                <w:lang w:eastAsia="vi-VN"/>
              </w:rPr>
              <w:footnoteReference w:id="73"/>
            </w:r>
          </w:p>
          <w:p w:rsidRPr="00135D4B" w:rsidR="00E01231" w:rsidP="00430CD2" w:rsidRDefault="00E01231" w14:paraId="3509C9C5" w14:textId="77777777">
            <w:pPr>
              <w:pStyle w:val="Other0"/>
              <w:shd w:val="clear" w:color="auto" w:fill="auto"/>
              <w:spacing w:after="0" w:line="240" w:lineRule="auto"/>
              <w:ind w:firstLine="0"/>
              <w:jc w:val="center"/>
              <w:rPr>
                <w:color w:val="000000" w:themeColor="text1"/>
                <w:sz w:val="24"/>
                <w:vertAlign w:val="superscript"/>
              </w:rPr>
            </w:pPr>
            <w:r w:rsidRPr="00135D4B">
              <w:rPr>
                <w:color w:val="000000" w:themeColor="text1"/>
                <w:sz w:val="24"/>
                <w:vertAlign w:val="superscript"/>
              </w:rPr>
              <w:t>____________</w:t>
            </w:r>
          </w:p>
        </w:tc>
        <w:tc>
          <w:tcPr>
            <w:tcW w:w="5642" w:type="dxa"/>
            <w:tcBorders>
              <w:left w:val="nil"/>
              <w:right w:val="nil"/>
            </w:tcBorders>
            <w:shd w:val="clear" w:color="auto" w:fill="FFFFFF"/>
          </w:tcPr>
          <w:p w:rsidRPr="00135D4B" w:rsidR="00E01231" w:rsidP="00430CD2" w:rsidRDefault="00E01231" w14:paraId="538E6754" w14:textId="77777777">
            <w:pPr>
              <w:pStyle w:val="Other0"/>
              <w:shd w:val="clear" w:color="auto" w:fill="auto"/>
              <w:spacing w:after="0" w:line="240" w:lineRule="auto"/>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E01231" w:rsidP="00430CD2" w:rsidRDefault="00E01231" w14:paraId="191ED669" w14:textId="77777777">
            <w:pPr>
              <w:pStyle w:val="Other0"/>
              <w:shd w:val="clear" w:color="auto" w:fill="auto"/>
              <w:spacing w:after="0" w:line="240" w:lineRule="auto"/>
              <w:ind w:firstLine="142"/>
              <w:jc w:val="center"/>
              <w:rPr>
                <w:rStyle w:val="Other"/>
                <w:b/>
                <w:bCs/>
                <w:color w:val="000000" w:themeColor="text1"/>
                <w:sz w:val="28"/>
                <w:szCs w:val="28"/>
                <w:lang w:eastAsia="vi-VN"/>
              </w:rPr>
            </w:pPr>
            <w:r w:rsidRPr="00135D4B">
              <w:rPr>
                <w:rStyle w:val="Other"/>
                <w:b/>
                <w:bCs/>
                <w:color w:val="000000" w:themeColor="text1"/>
                <w:sz w:val="28"/>
                <w:szCs w:val="28"/>
                <w:lang w:eastAsia="vi-VN"/>
              </w:rPr>
              <w:t>Độc lập - Tự do - Hạnh phúc</w:t>
            </w:r>
          </w:p>
          <w:p w:rsidRPr="00135D4B" w:rsidR="00E01231" w:rsidP="00430CD2" w:rsidRDefault="00E01231" w14:paraId="4F144C44" w14:textId="77777777">
            <w:pPr>
              <w:pStyle w:val="Other0"/>
              <w:shd w:val="clear" w:color="auto" w:fill="auto"/>
              <w:spacing w:after="0" w:line="240" w:lineRule="auto"/>
              <w:ind w:firstLine="142"/>
              <w:jc w:val="center"/>
              <w:rPr>
                <w:color w:val="000000" w:themeColor="text1"/>
                <w:sz w:val="28"/>
                <w:szCs w:val="28"/>
                <w:vertAlign w:val="superscript"/>
              </w:rPr>
            </w:pPr>
            <w:r w:rsidRPr="00135D4B">
              <w:rPr>
                <w:color w:val="000000" w:themeColor="text1"/>
                <w:sz w:val="28"/>
                <w:szCs w:val="28"/>
                <w:vertAlign w:val="superscript"/>
              </w:rPr>
              <w:t>_________________________________________</w:t>
            </w:r>
          </w:p>
        </w:tc>
      </w:tr>
      <w:tr w:rsidRPr="00135D4B" w:rsidR="00E01231" w:rsidTr="00430CD2" w14:paraId="50809C6D" w14:textId="77777777">
        <w:trPr>
          <w:trHeight w:val="279"/>
          <w:jc w:val="center"/>
        </w:trPr>
        <w:tc>
          <w:tcPr>
            <w:tcW w:w="3402" w:type="dxa"/>
            <w:tcBorders>
              <w:left w:val="nil"/>
              <w:right w:val="nil"/>
            </w:tcBorders>
            <w:shd w:val="clear" w:color="auto" w:fill="FFFFFF"/>
          </w:tcPr>
          <w:p w:rsidRPr="00135D4B" w:rsidR="00E01231" w:rsidP="00430CD2" w:rsidRDefault="00E01231" w14:paraId="257AEEFF" w14:textId="77777777">
            <w:pPr>
              <w:pStyle w:val="Other0"/>
              <w:shd w:val="clear" w:color="auto" w:fill="auto"/>
              <w:spacing w:after="0" w:line="240" w:lineRule="auto"/>
              <w:ind w:firstLine="0"/>
              <w:jc w:val="center"/>
              <w:rPr>
                <w:rStyle w:val="Other"/>
                <w:bCs/>
                <w:color w:val="000000" w:themeColor="text1"/>
                <w:sz w:val="24"/>
                <w:lang w:eastAsia="vi-VN"/>
              </w:rPr>
            </w:pPr>
          </w:p>
        </w:tc>
        <w:tc>
          <w:tcPr>
            <w:tcW w:w="5642" w:type="dxa"/>
            <w:tcBorders>
              <w:left w:val="nil"/>
              <w:right w:val="nil"/>
            </w:tcBorders>
            <w:shd w:val="clear" w:color="auto" w:fill="FFFFFF"/>
          </w:tcPr>
          <w:p w:rsidRPr="00135D4B" w:rsidR="00E01231" w:rsidP="00430CD2" w:rsidRDefault="00E01231" w14:paraId="782F7AA2" w14:textId="77777777">
            <w:pPr>
              <w:autoSpaceDE w:val="0"/>
              <w:autoSpaceDN w:val="0"/>
              <w:adjustRightInd w:val="0"/>
              <w:ind w:firstLine="0"/>
              <w:jc w:val="right"/>
              <w:rPr>
                <w:rStyle w:val="Other"/>
                <w:b/>
                <w:bCs/>
                <w:color w:val="000000" w:themeColor="text1"/>
              </w:rPr>
            </w:pPr>
            <w:r w:rsidRPr="00135D4B">
              <w:rPr>
                <w:rStyle w:val="Other"/>
                <w:i/>
                <w:iCs/>
                <w:color w:val="000000" w:themeColor="text1"/>
                <w:lang w:val="vi-VN" w:eastAsia="vi-VN"/>
              </w:rPr>
              <w:t>..........</w:t>
            </w:r>
            <w:r w:rsidRPr="00135D4B">
              <w:rPr>
                <w:rStyle w:val="FootnoteReference"/>
                <w:i/>
                <w:iCs/>
                <w:color w:val="000000" w:themeColor="text1"/>
                <w:lang w:eastAsia="vi-VN"/>
              </w:rPr>
              <w:t xml:space="preserve"> </w:t>
            </w:r>
            <w:r w:rsidRPr="00135D4B">
              <w:rPr>
                <w:rStyle w:val="FootnoteReference"/>
                <w:i/>
                <w:iCs/>
                <w:color w:val="000000" w:themeColor="text1"/>
                <w:lang w:eastAsia="vi-VN"/>
              </w:rPr>
              <w:footnoteReference w:id="74"/>
            </w:r>
            <w:r w:rsidRPr="00135D4B">
              <w:rPr>
                <w:rStyle w:val="Other"/>
                <w:i/>
                <w:iCs/>
                <w:color w:val="000000" w:themeColor="text1"/>
                <w:lang w:val="vi-VN" w:eastAsia="vi-VN"/>
              </w:rPr>
              <w:t>........</w:t>
            </w:r>
            <w:r w:rsidRPr="00135D4B">
              <w:rPr>
                <w:rStyle w:val="Other"/>
                <w:i/>
                <w:iCs/>
                <w:color w:val="000000" w:themeColor="text1"/>
                <w:lang w:eastAsia="vi-VN"/>
              </w:rPr>
              <w:t>.....,</w:t>
            </w:r>
            <w:r w:rsidRPr="00135D4B">
              <w:rPr>
                <w:rStyle w:val="Other"/>
                <w:i/>
                <w:iCs/>
                <w:color w:val="000000" w:themeColor="text1"/>
                <w:vertAlign w:val="superscript"/>
                <w:lang w:eastAsia="vi-VN"/>
              </w:rPr>
              <w:t xml:space="preserve"> </w:t>
            </w:r>
            <w:r w:rsidRPr="00135D4B">
              <w:rPr>
                <w:rStyle w:val="Other"/>
                <w:i/>
                <w:iCs/>
                <w:color w:val="000000" w:themeColor="text1"/>
                <w:lang w:eastAsia="vi-VN"/>
              </w:rPr>
              <w:t>ngày</w:t>
            </w:r>
            <w:proofErr w:type="gramStart"/>
            <w:r w:rsidRPr="00135D4B">
              <w:rPr>
                <w:rStyle w:val="Other"/>
                <w:i/>
                <w:iCs/>
                <w:color w:val="000000" w:themeColor="text1"/>
                <w:lang w:eastAsia="vi-VN"/>
              </w:rPr>
              <w:t>…..</w:t>
            </w:r>
            <w:proofErr w:type="gramEnd"/>
            <w:r w:rsidRPr="00135D4B">
              <w:rPr>
                <w:rStyle w:val="Other"/>
                <w:i/>
                <w:iCs/>
                <w:color w:val="000000" w:themeColor="text1"/>
                <w:lang w:eastAsia="vi-VN"/>
              </w:rPr>
              <w:t xml:space="preserve"> tháng</w:t>
            </w:r>
            <w:proofErr w:type="gramStart"/>
            <w:r w:rsidRPr="00135D4B">
              <w:rPr>
                <w:rStyle w:val="Other"/>
                <w:i/>
                <w:iCs/>
                <w:color w:val="000000" w:themeColor="text1"/>
                <w:lang w:eastAsia="vi-VN"/>
              </w:rPr>
              <w:t>…..</w:t>
            </w:r>
            <w:proofErr w:type="gramEnd"/>
            <w:r w:rsidRPr="00135D4B">
              <w:rPr>
                <w:rStyle w:val="Other"/>
                <w:i/>
                <w:iCs/>
                <w:color w:val="000000" w:themeColor="text1"/>
                <w:lang w:eastAsia="vi-VN"/>
              </w:rPr>
              <w:t xml:space="preserve"> năm..</w:t>
            </w:r>
            <w:r w:rsidRPr="00135D4B">
              <w:rPr>
                <w:rStyle w:val="Other"/>
                <w:i/>
                <w:iCs/>
                <w:color w:val="000000" w:themeColor="text1"/>
                <w:lang w:val="vi-VN" w:eastAsia="vi-VN"/>
              </w:rPr>
              <w:t>............</w:t>
            </w:r>
          </w:p>
        </w:tc>
      </w:tr>
    </w:tbl>
    <w:p w:rsidRPr="00135D4B" w:rsidR="00E01231" w:rsidP="00E01231" w:rsidRDefault="00E01231" w14:paraId="70FDD9EF" w14:textId="77777777">
      <w:pPr>
        <w:tabs>
          <w:tab w:val="left" w:pos="3150"/>
          <w:tab w:val="center" w:pos="5038"/>
        </w:tabs>
        <w:ind w:firstLine="0"/>
        <w:jc w:val="center"/>
        <w:rPr>
          <w:b/>
          <w:bCs/>
          <w:color w:val="000000" w:themeColor="text1"/>
          <w:sz w:val="26"/>
          <w:szCs w:val="26"/>
          <w:lang w:val="de-DE"/>
        </w:rPr>
      </w:pPr>
    </w:p>
    <w:p w:rsidRPr="00135D4B" w:rsidR="00474E3E" w:rsidP="00474E3E" w:rsidRDefault="00474E3E" w14:paraId="559EABF2" w14:textId="77777777">
      <w:pPr>
        <w:tabs>
          <w:tab w:val="left" w:pos="3150"/>
          <w:tab w:val="center" w:pos="5038"/>
        </w:tabs>
        <w:spacing w:before="120" w:after="120"/>
        <w:ind w:firstLine="0"/>
        <w:jc w:val="center"/>
        <w:rPr>
          <w:b/>
          <w:bCs/>
          <w:color w:val="000000" w:themeColor="text1"/>
          <w:sz w:val="26"/>
          <w:szCs w:val="26"/>
          <w:lang w:val="de-DE"/>
        </w:rPr>
      </w:pPr>
      <w:r w:rsidRPr="00135D4B">
        <w:rPr>
          <w:b/>
          <w:bCs/>
          <w:color w:val="000000" w:themeColor="text1"/>
          <w:sz w:val="26"/>
          <w:szCs w:val="26"/>
          <w:lang w:val="de-DE"/>
        </w:rPr>
        <w:t xml:space="preserve">KẾ HOẠCH CAI NGHIỆN MA TÚY </w:t>
      </w:r>
    </w:p>
    <w:p w:rsidRPr="00135D4B" w:rsidR="00551467" w:rsidP="00474E3E" w:rsidRDefault="00551467" w14:paraId="43374226" w14:textId="77777777">
      <w:pPr>
        <w:tabs>
          <w:tab w:val="left" w:pos="3150"/>
          <w:tab w:val="center" w:pos="5038"/>
        </w:tabs>
        <w:spacing w:before="120" w:after="120"/>
        <w:ind w:firstLine="0"/>
        <w:jc w:val="center"/>
        <w:rPr>
          <w:b/>
          <w:bCs/>
          <w:color w:val="000000" w:themeColor="text1"/>
          <w:sz w:val="26"/>
          <w:szCs w:val="26"/>
          <w:vertAlign w:val="superscript"/>
          <w:lang w:val="de-DE"/>
        </w:rPr>
      </w:pPr>
      <w:r w:rsidRPr="00135D4B">
        <w:rPr>
          <w:b/>
          <w:bCs/>
          <w:color w:val="000000" w:themeColor="text1"/>
          <w:sz w:val="26"/>
          <w:szCs w:val="26"/>
          <w:vertAlign w:val="superscript"/>
          <w:lang w:val="de-DE"/>
        </w:rPr>
        <w:t>____________________</w:t>
      </w:r>
    </w:p>
    <w:p w:rsidR="00474E3E" w:rsidP="00551467" w:rsidRDefault="00474E3E" w14:paraId="39F18079" w14:textId="77777777">
      <w:pPr>
        <w:pStyle w:val="BodyText3"/>
        <w:spacing w:before="120" w:line="280" w:lineRule="exact"/>
        <w:rPr>
          <w:color w:val="000000" w:themeColor="text1"/>
          <w:sz w:val="26"/>
          <w:szCs w:val="26"/>
          <w:lang w:val="de-DE"/>
        </w:rPr>
      </w:pPr>
      <w:r w:rsidRPr="00135D4B">
        <w:rPr>
          <w:b/>
          <w:color w:val="000000" w:themeColor="text1"/>
          <w:sz w:val="26"/>
          <w:szCs w:val="26"/>
          <w:lang w:val="de-DE"/>
        </w:rPr>
        <w:t xml:space="preserve">Người cai nghiện: </w:t>
      </w:r>
      <w:r w:rsidRPr="00135D4B">
        <w:rPr>
          <w:color w:val="000000" w:themeColor="text1"/>
          <w:sz w:val="26"/>
          <w:szCs w:val="26"/>
          <w:lang w:val="de-DE"/>
        </w:rPr>
        <w:t>……..................................; Tuổi........; Giới tính……</w:t>
      </w:r>
    </w:p>
    <w:p w:rsidRPr="00135D4B" w:rsidR="008772C3" w:rsidP="008772C3" w:rsidRDefault="008772C3" w14:paraId="00DA858A" w14:textId="77777777">
      <w:pPr>
        <w:pStyle w:val="BodyText3"/>
        <w:tabs>
          <w:tab w:val="left" w:leader="dot" w:pos="9072"/>
        </w:tabs>
        <w:spacing w:before="120"/>
        <w:rPr>
          <w:color w:val="000000" w:themeColor="text1"/>
          <w:sz w:val="26"/>
          <w:szCs w:val="26"/>
        </w:rPr>
      </w:pPr>
      <w:r w:rsidRPr="00135D4B">
        <w:rPr>
          <w:color w:val="000000" w:themeColor="text1"/>
          <w:sz w:val="26"/>
          <w:szCs w:val="26"/>
        </w:rPr>
        <w:t xml:space="preserve">Số </w:t>
      </w:r>
      <w:r>
        <w:rPr>
          <w:color w:val="000000" w:themeColor="text1"/>
          <w:sz w:val="26"/>
          <w:szCs w:val="26"/>
        </w:rPr>
        <w:t>CC/</w:t>
      </w:r>
      <w:r w:rsidRPr="00135D4B">
        <w:rPr>
          <w:color w:val="000000" w:themeColor="text1"/>
          <w:sz w:val="26"/>
          <w:szCs w:val="26"/>
        </w:rPr>
        <w:t>CCCD/CMND/H</w:t>
      </w:r>
      <w:r>
        <w:rPr>
          <w:color w:val="000000" w:themeColor="text1"/>
          <w:sz w:val="26"/>
          <w:szCs w:val="26"/>
        </w:rPr>
        <w:t>C</w:t>
      </w:r>
      <w:r w:rsidRPr="00135D4B">
        <w:rPr>
          <w:color w:val="000000" w:themeColor="text1"/>
          <w:sz w:val="26"/>
          <w:szCs w:val="26"/>
        </w:rPr>
        <w:t xml:space="preserve">: ………………Ngày cấp: </w:t>
      </w:r>
      <w:proofErr w:type="gramStart"/>
      <w:r w:rsidRPr="00135D4B">
        <w:rPr>
          <w:color w:val="000000" w:themeColor="text1"/>
          <w:sz w:val="26"/>
          <w:szCs w:val="26"/>
        </w:rPr>
        <w:t>…./…..</w:t>
      </w:r>
      <w:proofErr w:type="gramEnd"/>
      <w:r w:rsidRPr="00135D4B">
        <w:rPr>
          <w:color w:val="000000" w:themeColor="text1"/>
          <w:sz w:val="26"/>
          <w:szCs w:val="26"/>
        </w:rPr>
        <w:t>/……</w:t>
      </w:r>
      <w:r>
        <w:rPr>
          <w:color w:val="000000" w:themeColor="text1"/>
          <w:sz w:val="26"/>
          <w:szCs w:val="26"/>
        </w:rPr>
        <w:t>N</w:t>
      </w:r>
      <w:r w:rsidRPr="00135D4B">
        <w:rPr>
          <w:color w:val="000000" w:themeColor="text1"/>
          <w:sz w:val="26"/>
          <w:szCs w:val="26"/>
        </w:rPr>
        <w:t xml:space="preserve">ơi cấp: </w:t>
      </w:r>
      <w:proofErr w:type="gramStart"/>
      <w:r w:rsidRPr="00135D4B">
        <w:rPr>
          <w:color w:val="000000" w:themeColor="text1"/>
          <w:sz w:val="26"/>
          <w:szCs w:val="26"/>
        </w:rPr>
        <w:t>…</w:t>
      </w:r>
      <w:r>
        <w:rPr>
          <w:color w:val="000000" w:themeColor="text1"/>
          <w:sz w:val="26"/>
          <w:szCs w:val="26"/>
        </w:rPr>
        <w:t>..</w:t>
      </w:r>
      <w:proofErr w:type="gramEnd"/>
    </w:p>
    <w:p w:rsidRPr="008772C3" w:rsidR="008772C3" w:rsidP="00551467" w:rsidRDefault="008772C3" w14:paraId="5A41C1F8" w14:textId="77777777">
      <w:pPr>
        <w:pStyle w:val="BodyText3"/>
        <w:tabs>
          <w:tab w:val="left" w:pos="3780"/>
        </w:tabs>
        <w:spacing w:before="120" w:line="280" w:lineRule="exact"/>
        <w:rPr>
          <w:bCs/>
          <w:color w:val="000000" w:themeColor="text1"/>
          <w:sz w:val="26"/>
          <w:szCs w:val="26"/>
          <w:lang w:val="de-DE"/>
        </w:rPr>
      </w:pPr>
      <w:r>
        <w:rPr>
          <w:b/>
          <w:color w:val="000000" w:themeColor="text1"/>
          <w:sz w:val="26"/>
          <w:szCs w:val="26"/>
          <w:lang w:val="de-DE"/>
        </w:rPr>
        <w:t>Hình thức cai nghiện ma túy:</w:t>
      </w:r>
      <w:r>
        <w:rPr>
          <w:bCs/>
          <w:color w:val="000000" w:themeColor="text1"/>
          <w:sz w:val="26"/>
          <w:szCs w:val="26"/>
          <w:lang w:val="de-DE"/>
        </w:rPr>
        <w:t>.............................................................................</w:t>
      </w:r>
    </w:p>
    <w:p w:rsidRPr="00135D4B" w:rsidR="00474E3E" w:rsidP="00551467" w:rsidRDefault="00474E3E" w14:paraId="27BB21D6" w14:textId="77777777">
      <w:pPr>
        <w:pStyle w:val="BodyText3"/>
        <w:tabs>
          <w:tab w:val="left" w:pos="3780"/>
        </w:tabs>
        <w:spacing w:before="120" w:line="280" w:lineRule="exact"/>
        <w:rPr>
          <w:color w:val="000000" w:themeColor="text1"/>
          <w:sz w:val="26"/>
          <w:szCs w:val="26"/>
          <w:lang w:val="de-DE"/>
        </w:rPr>
      </w:pPr>
      <w:r w:rsidRPr="00135D4B">
        <w:rPr>
          <w:b/>
          <w:color w:val="000000" w:themeColor="text1"/>
          <w:sz w:val="26"/>
          <w:szCs w:val="26"/>
          <w:lang w:val="de-DE"/>
        </w:rPr>
        <w:t>Ngày tiếp nhận:</w:t>
      </w:r>
      <w:r w:rsidRPr="00135D4B">
        <w:rPr>
          <w:b/>
          <w:color w:val="000000" w:themeColor="text1"/>
          <w:sz w:val="26"/>
          <w:szCs w:val="26"/>
          <w:lang w:val="de-DE"/>
        </w:rPr>
        <w:tab/>
      </w:r>
      <w:r w:rsidRPr="00135D4B">
        <w:rPr>
          <w:color w:val="000000" w:themeColor="text1"/>
          <w:sz w:val="26"/>
          <w:szCs w:val="26"/>
          <w:lang w:val="de-DE"/>
        </w:rPr>
        <w:t>ngày ...... tháng ..... năm……...</w:t>
      </w:r>
    </w:p>
    <w:p w:rsidRPr="00135D4B" w:rsidR="00474E3E" w:rsidP="00551467" w:rsidRDefault="00474E3E" w14:paraId="510DCC68" w14:textId="77777777">
      <w:pPr>
        <w:pStyle w:val="BodyText3"/>
        <w:tabs>
          <w:tab w:val="left" w:pos="3780"/>
        </w:tabs>
        <w:spacing w:before="120" w:line="280" w:lineRule="exact"/>
        <w:rPr>
          <w:color w:val="000000" w:themeColor="text1"/>
          <w:sz w:val="26"/>
          <w:szCs w:val="26"/>
          <w:lang w:val="de-DE"/>
        </w:rPr>
      </w:pPr>
      <w:r w:rsidRPr="00135D4B">
        <w:rPr>
          <w:b/>
          <w:color w:val="000000" w:themeColor="text1"/>
          <w:sz w:val="26"/>
          <w:szCs w:val="26"/>
          <w:lang w:val="de-DE"/>
        </w:rPr>
        <w:t>Ngày dự kiến kết thúc:</w:t>
      </w:r>
      <w:r w:rsidRPr="00135D4B">
        <w:rPr>
          <w:b/>
          <w:color w:val="000000" w:themeColor="text1"/>
          <w:sz w:val="26"/>
          <w:szCs w:val="26"/>
          <w:lang w:val="de-DE"/>
        </w:rPr>
        <w:tab/>
      </w:r>
      <w:r w:rsidRPr="00135D4B">
        <w:rPr>
          <w:color w:val="000000" w:themeColor="text1"/>
          <w:sz w:val="26"/>
          <w:szCs w:val="26"/>
          <w:lang w:val="de-DE"/>
        </w:rPr>
        <w:t>ngày ...... tháng ..... năm……...</w:t>
      </w:r>
    </w:p>
    <w:p w:rsidRPr="00135D4B" w:rsidR="00474E3E" w:rsidP="00551467" w:rsidRDefault="00474E3E" w14:paraId="19679E6E" w14:textId="77777777">
      <w:pPr>
        <w:spacing w:before="120" w:after="120" w:line="280" w:lineRule="exact"/>
        <w:rPr>
          <w:b/>
          <w:color w:val="000000" w:themeColor="text1"/>
          <w:sz w:val="26"/>
          <w:szCs w:val="26"/>
          <w:lang w:val="de-DE"/>
        </w:rPr>
      </w:pPr>
      <w:r w:rsidRPr="00135D4B">
        <w:rPr>
          <w:b/>
          <w:color w:val="000000" w:themeColor="text1"/>
          <w:sz w:val="26"/>
          <w:szCs w:val="26"/>
          <w:lang w:val="de-DE"/>
        </w:rPr>
        <w:t>I. ĐIỀU TRỊ Y TẾ</w:t>
      </w:r>
    </w:p>
    <w:p w:rsidRPr="00135D4B" w:rsidR="00474E3E" w:rsidP="00551467" w:rsidRDefault="00474E3E" w14:paraId="3735A3F9" w14:textId="77777777">
      <w:pPr>
        <w:spacing w:before="120" w:after="120" w:line="280" w:lineRule="exact"/>
        <w:rPr>
          <w:i/>
          <w:color w:val="000000" w:themeColor="text1"/>
          <w:sz w:val="26"/>
          <w:szCs w:val="26"/>
          <w:lang w:val="de-DE"/>
        </w:rPr>
      </w:pPr>
      <w:r w:rsidRPr="00135D4B">
        <w:rPr>
          <w:b/>
          <w:color w:val="000000" w:themeColor="text1"/>
          <w:sz w:val="26"/>
          <w:szCs w:val="26"/>
          <w:lang w:val="de-DE"/>
        </w:rPr>
        <w:t xml:space="preserve">1. Đánh giá: </w:t>
      </w:r>
      <w:r w:rsidRPr="00135D4B">
        <w:rPr>
          <w:i/>
          <w:color w:val="000000" w:themeColor="text1"/>
          <w:sz w:val="26"/>
          <w:szCs w:val="26"/>
          <w:lang w:val="de-DE"/>
        </w:rPr>
        <w:t>(loại ma túy sử dụng, hội chứng cai, rối loạn tâm thần, các bệnh lý khác qua thăm khám…)</w:t>
      </w:r>
    </w:p>
    <w:p w:rsidRPr="00135D4B" w:rsidR="00474E3E" w:rsidP="00551467" w:rsidRDefault="00474E3E" w14:paraId="1FE06246" w14:textId="77777777">
      <w:pPr>
        <w:tabs>
          <w:tab w:val="left" w:pos="8910"/>
        </w:tabs>
        <w:spacing w:before="120" w:after="120" w:line="280" w:lineRule="exact"/>
        <w:rPr>
          <w:i/>
          <w:color w:val="000000" w:themeColor="text1"/>
          <w:sz w:val="26"/>
          <w:szCs w:val="26"/>
          <w:lang w:val="de-DE"/>
        </w:rPr>
      </w:pPr>
      <w:r w:rsidRPr="00135D4B">
        <w:rPr>
          <w:b/>
          <w:color w:val="000000" w:themeColor="text1"/>
          <w:sz w:val="26"/>
          <w:szCs w:val="26"/>
          <w:lang w:val="de-DE"/>
        </w:rPr>
        <w:t xml:space="preserve">2. Mục tiêu: </w:t>
      </w:r>
      <w:r w:rsidRPr="00135D4B">
        <w:rPr>
          <w:i/>
          <w:color w:val="000000" w:themeColor="text1"/>
          <w:sz w:val="26"/>
          <w:szCs w:val="26"/>
          <w:lang w:val="de-DE"/>
        </w:rPr>
        <w:t>(xác định rõ các mục tiêu của việc điều trị y tế đối với người cai nghiện trên cơ sở đánh giá ở điểm 1)</w:t>
      </w:r>
    </w:p>
    <w:p w:rsidRPr="00135D4B" w:rsidR="00474E3E" w:rsidP="00551467" w:rsidRDefault="00474E3E" w14:paraId="7E26D099" w14:textId="77777777">
      <w:pPr>
        <w:tabs>
          <w:tab w:val="left" w:pos="8910"/>
        </w:tabs>
        <w:spacing w:before="120" w:after="120" w:line="280" w:lineRule="exact"/>
        <w:rPr>
          <w:b/>
          <w:color w:val="000000" w:themeColor="text1"/>
          <w:sz w:val="26"/>
          <w:szCs w:val="26"/>
          <w:lang w:val="de-DE"/>
        </w:rPr>
      </w:pPr>
      <w:r w:rsidRPr="00135D4B">
        <w:rPr>
          <w:b/>
          <w:color w:val="000000" w:themeColor="text1"/>
          <w:sz w:val="26"/>
          <w:szCs w:val="26"/>
          <w:lang w:val="de-DE"/>
        </w:rPr>
        <w:t>3. Kế hoạch điều trị:</w:t>
      </w:r>
    </w:p>
    <w:p w:rsidRPr="00135D4B" w:rsidR="00474E3E" w:rsidP="00551467" w:rsidRDefault="00474E3E" w14:paraId="321D6E20" w14:textId="77777777">
      <w:pPr>
        <w:spacing w:before="120" w:after="120" w:line="280" w:lineRule="exact"/>
        <w:rPr>
          <w:i/>
          <w:color w:val="000000" w:themeColor="text1"/>
          <w:sz w:val="26"/>
          <w:szCs w:val="26"/>
          <w:lang w:val="de-DE"/>
        </w:rPr>
      </w:pPr>
      <w:r w:rsidRPr="00135D4B">
        <w:rPr>
          <w:color w:val="000000" w:themeColor="text1"/>
          <w:sz w:val="26"/>
          <w:szCs w:val="26"/>
          <w:lang w:val="de-DE"/>
        </w:rPr>
        <w:t xml:space="preserve">3.1. Điều trị cắt cơn, giải độc: </w:t>
      </w:r>
      <w:r w:rsidRPr="00135D4B">
        <w:rPr>
          <w:i/>
          <w:color w:val="000000" w:themeColor="text1"/>
          <w:sz w:val="26"/>
          <w:szCs w:val="26"/>
          <w:lang w:val="de-DE"/>
        </w:rPr>
        <w:t>(phác đồ điều trị</w:t>
      </w:r>
      <w:r w:rsidR="00E01231">
        <w:rPr>
          <w:rStyle w:val="FootnoteReference"/>
          <w:i/>
          <w:color w:val="000000" w:themeColor="text1"/>
          <w:sz w:val="26"/>
          <w:szCs w:val="26"/>
          <w:lang w:val="de-DE"/>
        </w:rPr>
        <w:footnoteReference w:id="75"/>
      </w:r>
      <w:r w:rsidRPr="00135D4B">
        <w:rPr>
          <w:i/>
          <w:color w:val="000000" w:themeColor="text1"/>
          <w:sz w:val="26"/>
          <w:szCs w:val="26"/>
          <w:lang w:val="de-DE"/>
        </w:rPr>
        <w:t>; Địa điểm thực hiện; Thời gian thực hiện</w:t>
      </w:r>
      <w:r w:rsidR="00E16F03">
        <w:rPr>
          <w:i/>
          <w:color w:val="000000" w:themeColor="text1"/>
          <w:sz w:val="26"/>
          <w:szCs w:val="26"/>
          <w:lang w:val="de-DE"/>
        </w:rPr>
        <w:t>;</w:t>
      </w:r>
      <w:r w:rsidRPr="00135D4B">
        <w:rPr>
          <w:i/>
          <w:color w:val="000000" w:themeColor="text1"/>
          <w:sz w:val="26"/>
          <w:szCs w:val="26"/>
          <w:lang w:val="de-DE"/>
        </w:rPr>
        <w:t xml:space="preserve"> Người phụ trách/thực hiện).</w:t>
      </w:r>
    </w:p>
    <w:p w:rsidRPr="00135D4B" w:rsidR="00474E3E" w:rsidP="00551467" w:rsidRDefault="00474E3E" w14:paraId="2E1694DF" w14:textId="77777777">
      <w:pPr>
        <w:spacing w:before="120" w:after="120" w:line="280" w:lineRule="exact"/>
        <w:rPr>
          <w:i/>
          <w:color w:val="000000" w:themeColor="text1"/>
          <w:sz w:val="26"/>
          <w:szCs w:val="26"/>
          <w:lang w:val="de-DE"/>
        </w:rPr>
      </w:pPr>
      <w:r w:rsidRPr="00135D4B">
        <w:rPr>
          <w:color w:val="000000" w:themeColor="text1"/>
          <w:sz w:val="26"/>
          <w:szCs w:val="26"/>
          <w:lang w:val="de-DE"/>
        </w:rPr>
        <w:t xml:space="preserve">3.2. Điều trị rối loạn tâm thần do sử dụng ma túy: </w:t>
      </w:r>
      <w:r w:rsidRPr="00135D4B">
        <w:rPr>
          <w:i/>
          <w:color w:val="000000" w:themeColor="text1"/>
          <w:sz w:val="26"/>
          <w:szCs w:val="26"/>
          <w:lang w:val="de-DE"/>
        </w:rPr>
        <w:t>(phác đồ điều trị; Địa điểm thực hiện; Thời gian thực hiện</w:t>
      </w:r>
      <w:r w:rsidR="00E16F03">
        <w:rPr>
          <w:i/>
          <w:color w:val="000000" w:themeColor="text1"/>
          <w:sz w:val="26"/>
          <w:szCs w:val="26"/>
          <w:lang w:val="de-DE"/>
        </w:rPr>
        <w:t>;</w:t>
      </w:r>
      <w:r w:rsidRPr="00135D4B">
        <w:rPr>
          <w:i/>
          <w:color w:val="000000" w:themeColor="text1"/>
          <w:sz w:val="26"/>
          <w:szCs w:val="26"/>
          <w:lang w:val="de-DE"/>
        </w:rPr>
        <w:t xml:space="preserve"> Người phụ trách/thực hiện).</w:t>
      </w:r>
    </w:p>
    <w:p w:rsidRPr="00135D4B" w:rsidR="00474E3E" w:rsidP="00551467" w:rsidRDefault="00474E3E" w14:paraId="335A0149" w14:textId="77777777">
      <w:pPr>
        <w:spacing w:before="120" w:after="120" w:line="280" w:lineRule="exact"/>
        <w:rPr>
          <w:i/>
          <w:color w:val="000000" w:themeColor="text1"/>
          <w:sz w:val="26"/>
          <w:szCs w:val="26"/>
          <w:lang w:val="de-DE"/>
        </w:rPr>
      </w:pPr>
      <w:r w:rsidRPr="00135D4B">
        <w:rPr>
          <w:color w:val="000000" w:themeColor="text1"/>
          <w:sz w:val="26"/>
          <w:szCs w:val="26"/>
          <w:lang w:val="de-DE"/>
        </w:rPr>
        <w:t xml:space="preserve">3.3. Điều trị các bệnh lý khác: </w:t>
      </w:r>
      <w:r w:rsidRPr="00135D4B">
        <w:rPr>
          <w:i/>
          <w:color w:val="000000" w:themeColor="text1"/>
          <w:sz w:val="26"/>
          <w:szCs w:val="26"/>
          <w:lang w:val="de-DE"/>
        </w:rPr>
        <w:t>(phác đồ điều trị; Địa điểm thực hiện; Thời gian thực hiện</w:t>
      </w:r>
      <w:r w:rsidR="00E16F03">
        <w:rPr>
          <w:i/>
          <w:color w:val="000000" w:themeColor="text1"/>
          <w:sz w:val="26"/>
          <w:szCs w:val="26"/>
          <w:lang w:val="de-DE"/>
        </w:rPr>
        <w:t>;</w:t>
      </w:r>
      <w:r w:rsidRPr="00135D4B">
        <w:rPr>
          <w:i/>
          <w:color w:val="000000" w:themeColor="text1"/>
          <w:sz w:val="26"/>
          <w:szCs w:val="26"/>
          <w:lang w:val="de-DE"/>
        </w:rPr>
        <w:t xml:space="preserve"> Người phụ trách/thực hiện).</w:t>
      </w:r>
    </w:p>
    <w:p w:rsidRPr="00135D4B" w:rsidR="00474E3E" w:rsidP="00551467" w:rsidRDefault="00474E3E" w14:paraId="1EF011EE" w14:textId="77777777">
      <w:pPr>
        <w:spacing w:before="120" w:after="120" w:line="280" w:lineRule="exact"/>
        <w:rPr>
          <w:b/>
          <w:color w:val="000000" w:themeColor="text1"/>
          <w:sz w:val="26"/>
          <w:szCs w:val="26"/>
          <w:lang w:val="de-DE"/>
        </w:rPr>
      </w:pPr>
      <w:r w:rsidRPr="00135D4B">
        <w:rPr>
          <w:b/>
          <w:color w:val="000000" w:themeColor="text1"/>
          <w:sz w:val="26"/>
          <w:szCs w:val="26"/>
          <w:lang w:val="de-DE"/>
        </w:rPr>
        <w:t>II. HỖ TRỢ PHỤC HỒI</w:t>
      </w:r>
    </w:p>
    <w:p w:rsidRPr="00135D4B" w:rsidR="00474E3E" w:rsidP="00551467" w:rsidRDefault="00474E3E" w14:paraId="7AECAB14" w14:textId="77777777">
      <w:pPr>
        <w:spacing w:before="120" w:after="120" w:line="280" w:lineRule="exact"/>
        <w:rPr>
          <w:i/>
          <w:color w:val="000000" w:themeColor="text1"/>
          <w:sz w:val="26"/>
          <w:szCs w:val="26"/>
          <w:lang w:val="de-DE"/>
        </w:rPr>
      </w:pPr>
      <w:r w:rsidRPr="00135D4B">
        <w:rPr>
          <w:b/>
          <w:color w:val="000000" w:themeColor="text1"/>
          <w:sz w:val="26"/>
          <w:szCs w:val="26"/>
          <w:lang w:val="de-DE"/>
        </w:rPr>
        <w:t xml:space="preserve">1. Đánh giá: </w:t>
      </w:r>
      <w:r w:rsidRPr="00135D4B">
        <w:rPr>
          <w:i/>
          <w:color w:val="000000" w:themeColor="text1"/>
          <w:sz w:val="26"/>
          <w:szCs w:val="26"/>
          <w:lang w:val="de-DE"/>
        </w:rPr>
        <w:t>(các ảnh hưởng của ma túy đối với thể chất, tâm thần của người cai nghiện ma túy)</w:t>
      </w:r>
    </w:p>
    <w:p w:rsidRPr="00135D4B" w:rsidR="00474E3E" w:rsidP="00551467" w:rsidRDefault="00474E3E" w14:paraId="646C1360" w14:textId="77777777">
      <w:pPr>
        <w:tabs>
          <w:tab w:val="left" w:pos="8910"/>
        </w:tabs>
        <w:spacing w:before="120" w:after="120" w:line="280" w:lineRule="exact"/>
        <w:rPr>
          <w:i/>
          <w:color w:val="000000" w:themeColor="text1"/>
          <w:sz w:val="26"/>
          <w:szCs w:val="26"/>
          <w:lang w:val="de-DE"/>
        </w:rPr>
      </w:pPr>
      <w:r w:rsidRPr="00135D4B">
        <w:rPr>
          <w:b/>
          <w:color w:val="000000" w:themeColor="text1"/>
          <w:sz w:val="26"/>
          <w:szCs w:val="26"/>
          <w:lang w:val="de-DE"/>
        </w:rPr>
        <w:t xml:space="preserve">2. Mục tiêu: </w:t>
      </w:r>
      <w:r w:rsidRPr="00135D4B">
        <w:rPr>
          <w:i/>
          <w:color w:val="000000" w:themeColor="text1"/>
          <w:sz w:val="26"/>
          <w:szCs w:val="26"/>
          <w:lang w:val="de-DE"/>
        </w:rPr>
        <w:t>(xác định rõ các mục tiêu của việc điều trị, hỗ trợ phục hồi thể chất, tâm thần trên cơ sở đánh giá ở điểm 1)</w:t>
      </w:r>
    </w:p>
    <w:p w:rsidRPr="00135D4B" w:rsidR="00474E3E" w:rsidP="00551467" w:rsidRDefault="00474E3E" w14:paraId="2130467C" w14:textId="77777777">
      <w:pPr>
        <w:tabs>
          <w:tab w:val="left" w:pos="8910"/>
        </w:tabs>
        <w:spacing w:before="120" w:after="120" w:line="280" w:lineRule="exact"/>
        <w:rPr>
          <w:b/>
          <w:color w:val="000000" w:themeColor="text1"/>
          <w:sz w:val="26"/>
          <w:szCs w:val="26"/>
          <w:lang w:val="de-DE"/>
        </w:rPr>
      </w:pPr>
      <w:r w:rsidRPr="00135D4B">
        <w:rPr>
          <w:b/>
          <w:color w:val="000000" w:themeColor="text1"/>
          <w:sz w:val="26"/>
          <w:szCs w:val="26"/>
          <w:lang w:val="de-DE"/>
        </w:rPr>
        <w:t>3. Kế hoạch thực hiện:</w:t>
      </w:r>
    </w:p>
    <w:p w:rsidRPr="00135D4B" w:rsidR="00474E3E" w:rsidP="00551467" w:rsidRDefault="00474E3E" w14:paraId="540CB925" w14:textId="77777777">
      <w:pPr>
        <w:spacing w:before="120" w:after="120" w:line="280" w:lineRule="exact"/>
        <w:rPr>
          <w:i/>
          <w:color w:val="000000" w:themeColor="text1"/>
          <w:sz w:val="26"/>
          <w:szCs w:val="26"/>
          <w:lang w:val="de-DE"/>
        </w:rPr>
      </w:pPr>
      <w:r w:rsidRPr="00135D4B">
        <w:rPr>
          <w:color w:val="000000" w:themeColor="text1"/>
          <w:sz w:val="26"/>
          <w:szCs w:val="26"/>
          <w:lang w:val="de-DE"/>
        </w:rPr>
        <w:t xml:space="preserve">3.1. Điều trị phục hồi hành vi: </w:t>
      </w:r>
      <w:r w:rsidRPr="00135D4B">
        <w:rPr>
          <w:i/>
          <w:color w:val="000000" w:themeColor="text1"/>
          <w:sz w:val="26"/>
          <w:szCs w:val="26"/>
          <w:lang w:val="de-DE"/>
        </w:rPr>
        <w:t>(phương pháp/cách thức thực hiện; địa điểm thực hiện; thời gian thực hiện; người phụ trách/thực hiện).</w:t>
      </w:r>
    </w:p>
    <w:p w:rsidRPr="00135D4B" w:rsidR="00474E3E" w:rsidP="00551467" w:rsidRDefault="00474E3E" w14:paraId="07279FD4" w14:textId="77777777">
      <w:pPr>
        <w:spacing w:before="120" w:after="120" w:line="280" w:lineRule="exact"/>
        <w:rPr>
          <w:i/>
          <w:color w:val="000000" w:themeColor="text1"/>
          <w:sz w:val="26"/>
          <w:szCs w:val="26"/>
          <w:lang w:val="de-DE"/>
        </w:rPr>
      </w:pPr>
      <w:r w:rsidRPr="00135D4B">
        <w:rPr>
          <w:color w:val="000000" w:themeColor="text1"/>
          <w:sz w:val="26"/>
          <w:szCs w:val="26"/>
          <w:lang w:val="de-DE"/>
        </w:rPr>
        <w:t>3.2. Điều trị phục hồi tâm thần:</w:t>
      </w:r>
      <w:r w:rsidRPr="00135D4B">
        <w:rPr>
          <w:b/>
          <w:color w:val="000000" w:themeColor="text1"/>
          <w:sz w:val="26"/>
          <w:szCs w:val="26"/>
          <w:lang w:val="de-DE"/>
        </w:rPr>
        <w:t xml:space="preserve"> </w:t>
      </w:r>
      <w:r w:rsidRPr="00135D4B">
        <w:rPr>
          <w:i/>
          <w:color w:val="000000" w:themeColor="text1"/>
          <w:sz w:val="26"/>
          <w:szCs w:val="26"/>
          <w:lang w:val="de-DE"/>
        </w:rPr>
        <w:t>(phương pháp/cách thức thực hiện; địa điểm thực hiện; thời gian thực hiện; người phụ trách/thực hiện).</w:t>
      </w:r>
    </w:p>
    <w:p w:rsidRPr="00135D4B" w:rsidR="00474E3E" w:rsidP="00474E3E" w:rsidRDefault="00474E3E" w14:paraId="162B4443" w14:textId="77777777">
      <w:pPr>
        <w:spacing w:before="120" w:after="120"/>
        <w:rPr>
          <w:b/>
          <w:color w:val="000000" w:themeColor="text1"/>
          <w:sz w:val="26"/>
          <w:szCs w:val="26"/>
          <w:lang w:val="vi-VN"/>
        </w:rPr>
      </w:pPr>
      <w:r w:rsidRPr="00135D4B">
        <w:rPr>
          <w:b/>
          <w:color w:val="000000" w:themeColor="text1"/>
          <w:sz w:val="26"/>
          <w:szCs w:val="26"/>
          <w:lang w:val="vi-VN"/>
        </w:rPr>
        <w:t>III. GIÁO DỤC, TƯ VẤN PHỤC HỒI HÀNH VI, NHÂN CÁCH</w:t>
      </w:r>
    </w:p>
    <w:p w:rsidRPr="00135D4B" w:rsidR="00474E3E" w:rsidP="00474E3E" w:rsidRDefault="00474E3E" w14:paraId="14E67351" w14:textId="77777777">
      <w:pPr>
        <w:spacing w:before="120" w:after="120"/>
        <w:rPr>
          <w:i/>
          <w:color w:val="000000" w:themeColor="text1"/>
          <w:sz w:val="26"/>
          <w:szCs w:val="26"/>
          <w:lang w:val="vi-VN"/>
        </w:rPr>
      </w:pPr>
      <w:r w:rsidRPr="00135D4B">
        <w:rPr>
          <w:b/>
          <w:color w:val="000000" w:themeColor="text1"/>
          <w:sz w:val="26"/>
          <w:szCs w:val="26"/>
          <w:lang w:val="vi-VN"/>
        </w:rPr>
        <w:t xml:space="preserve">1. Đánh giá: </w:t>
      </w:r>
      <w:r w:rsidRPr="00135D4B">
        <w:rPr>
          <w:i/>
          <w:color w:val="000000" w:themeColor="text1"/>
          <w:sz w:val="26"/>
          <w:szCs w:val="26"/>
          <w:lang w:val="vi-VN"/>
        </w:rPr>
        <w:t>(nhận thức, mức độ rối loạn hành vi, nhân cách, các yếu tố ảnh hưởng từ gia đình, cộng đồng, nơi làm việc…)</w:t>
      </w:r>
    </w:p>
    <w:p w:rsidRPr="00135D4B" w:rsidR="00474E3E" w:rsidP="00474E3E" w:rsidRDefault="00474E3E" w14:paraId="67E2AE02" w14:textId="77777777">
      <w:pPr>
        <w:tabs>
          <w:tab w:val="left" w:pos="8910"/>
        </w:tabs>
        <w:spacing w:before="120" w:after="120"/>
        <w:rPr>
          <w:i/>
          <w:color w:val="000000" w:themeColor="text1"/>
          <w:sz w:val="26"/>
          <w:szCs w:val="26"/>
          <w:lang w:val="vi-VN"/>
        </w:rPr>
      </w:pPr>
      <w:r w:rsidRPr="00135D4B">
        <w:rPr>
          <w:b/>
          <w:color w:val="000000" w:themeColor="text1"/>
          <w:sz w:val="26"/>
          <w:szCs w:val="26"/>
          <w:lang w:val="vi-VN"/>
        </w:rPr>
        <w:t xml:space="preserve">2. Mục tiêu: </w:t>
      </w:r>
      <w:r w:rsidRPr="00135D4B">
        <w:rPr>
          <w:i/>
          <w:color w:val="000000" w:themeColor="text1"/>
          <w:sz w:val="26"/>
          <w:szCs w:val="26"/>
          <w:lang w:val="vi-VN"/>
        </w:rPr>
        <w:t>(xác định rõ các mục tiêu của việc giáo dục, tư vấn, phục hồi hành vi, nhân cách đối với người cai nghiện trên cơ sở đánh giá ở điểm 1)</w:t>
      </w:r>
    </w:p>
    <w:p w:rsidRPr="00135D4B" w:rsidR="00474E3E" w:rsidP="00474E3E" w:rsidRDefault="00474E3E" w14:paraId="7E3A7CC8" w14:textId="77777777">
      <w:pPr>
        <w:tabs>
          <w:tab w:val="left" w:pos="8910"/>
        </w:tabs>
        <w:spacing w:before="120" w:after="120"/>
        <w:rPr>
          <w:b/>
          <w:color w:val="000000" w:themeColor="text1"/>
          <w:sz w:val="26"/>
          <w:szCs w:val="26"/>
          <w:lang w:val="vi-VN"/>
        </w:rPr>
      </w:pPr>
      <w:r w:rsidRPr="00135D4B">
        <w:rPr>
          <w:b/>
          <w:color w:val="000000" w:themeColor="text1"/>
          <w:sz w:val="26"/>
          <w:szCs w:val="26"/>
          <w:lang w:val="vi-VN"/>
        </w:rPr>
        <w:t>3. Kế hoạch thực hiện:</w:t>
      </w:r>
    </w:p>
    <w:p w:rsidRPr="00135D4B" w:rsidR="00474E3E" w:rsidP="00474E3E" w:rsidRDefault="00474E3E" w14:paraId="24D200BD" w14:textId="77777777">
      <w:pPr>
        <w:spacing w:before="120" w:after="120"/>
        <w:rPr>
          <w:color w:val="000000" w:themeColor="text1"/>
          <w:sz w:val="26"/>
          <w:szCs w:val="26"/>
          <w:lang w:val="vi-VN"/>
        </w:rPr>
      </w:pPr>
      <w:r w:rsidRPr="00135D4B">
        <w:rPr>
          <w:color w:val="000000" w:themeColor="text1"/>
          <w:sz w:val="26"/>
          <w:szCs w:val="26"/>
          <w:lang w:val="vi-VN"/>
        </w:rPr>
        <w:t xml:space="preserve">3.1. Giáo dục chuyên đề: </w:t>
      </w:r>
      <w:r w:rsidRPr="00135D4B">
        <w:rPr>
          <w:i/>
          <w:color w:val="000000" w:themeColor="text1"/>
          <w:sz w:val="26"/>
          <w:szCs w:val="26"/>
          <w:lang w:val="vi-VN"/>
        </w:rPr>
        <w:t>(lựa chọn chuyên đề phù hợp trình độ nhận thức của người cai nghiện; phương pháp/cách thức thực hiện; địa điểm thực hiện; thời gian thực hiện; người phụ trách/thực hiện).</w:t>
      </w:r>
    </w:p>
    <w:p w:rsidRPr="00135D4B" w:rsidR="00474E3E" w:rsidP="00474E3E" w:rsidRDefault="00474E3E" w14:paraId="277324B5" w14:textId="77777777">
      <w:pPr>
        <w:spacing w:before="120" w:after="120"/>
        <w:rPr>
          <w:color w:val="000000" w:themeColor="text1"/>
          <w:sz w:val="26"/>
          <w:szCs w:val="26"/>
          <w:lang w:val="vi-VN"/>
        </w:rPr>
      </w:pPr>
      <w:r w:rsidRPr="00135D4B">
        <w:rPr>
          <w:color w:val="000000" w:themeColor="text1"/>
          <w:sz w:val="26"/>
          <w:szCs w:val="26"/>
          <w:lang w:val="vi-VN"/>
        </w:rPr>
        <w:t xml:space="preserve">3.2. Trị liệu tâm lý: </w:t>
      </w:r>
      <w:r w:rsidRPr="00135D4B">
        <w:rPr>
          <w:i/>
          <w:color w:val="000000" w:themeColor="text1"/>
          <w:sz w:val="26"/>
          <w:szCs w:val="26"/>
          <w:lang w:val="vi-VN"/>
        </w:rPr>
        <w:t>(lựa chọn phương pháp trị liệu tâm lý (tư vấn cá nhân, tư vấn nhóm, thiền,…..) phù hợp với cá nhân của người cai nghiện; địa điểm thực hiện; thời gian thực hiện; người phụ trách/thực hiện).</w:t>
      </w:r>
    </w:p>
    <w:p w:rsidRPr="00135D4B" w:rsidR="00474E3E" w:rsidP="00474E3E" w:rsidRDefault="00474E3E" w14:paraId="075409A0" w14:textId="77777777">
      <w:pPr>
        <w:spacing w:before="120" w:after="120"/>
        <w:rPr>
          <w:i/>
          <w:color w:val="000000" w:themeColor="text1"/>
          <w:sz w:val="26"/>
          <w:szCs w:val="26"/>
          <w:lang w:val="vi-VN"/>
        </w:rPr>
      </w:pPr>
      <w:r w:rsidRPr="00135D4B">
        <w:rPr>
          <w:color w:val="000000" w:themeColor="text1"/>
          <w:sz w:val="26"/>
          <w:szCs w:val="26"/>
          <w:lang w:val="vi-VN"/>
        </w:rPr>
        <w:t xml:space="preserve">3.3. Hoạt động thể thao, văn hóa, sinh hoạt tập thể: </w:t>
      </w:r>
      <w:r w:rsidRPr="00135D4B">
        <w:rPr>
          <w:i/>
          <w:color w:val="000000" w:themeColor="text1"/>
          <w:sz w:val="26"/>
          <w:szCs w:val="26"/>
          <w:lang w:val="vi-VN"/>
        </w:rPr>
        <w:t>(tổ chức, khuyến khích người cai nghiện tham gia các hoạt động thể thao, văn hóa, sinh hoạt tập thể).</w:t>
      </w:r>
    </w:p>
    <w:p w:rsidRPr="00135D4B" w:rsidR="00474E3E" w:rsidP="00474E3E" w:rsidRDefault="00474E3E" w14:paraId="3E01F8BF" w14:textId="77777777">
      <w:pPr>
        <w:spacing w:before="120" w:after="120"/>
        <w:rPr>
          <w:b/>
          <w:color w:val="000000" w:themeColor="text1"/>
          <w:sz w:val="26"/>
          <w:szCs w:val="26"/>
          <w:lang w:val="vi-VN"/>
        </w:rPr>
      </w:pPr>
      <w:r w:rsidRPr="00135D4B">
        <w:rPr>
          <w:b/>
          <w:color w:val="000000" w:themeColor="text1"/>
          <w:sz w:val="26"/>
          <w:szCs w:val="26"/>
          <w:lang w:val="vi-VN"/>
        </w:rPr>
        <w:t>IV. LAO ĐỘNG TRỊ LIỆU, HỌC NGHỀ</w:t>
      </w:r>
    </w:p>
    <w:p w:rsidRPr="00135D4B" w:rsidR="00474E3E" w:rsidP="00474E3E" w:rsidRDefault="00474E3E" w14:paraId="6CB08503" w14:textId="77777777">
      <w:pPr>
        <w:pStyle w:val="ListParagraph"/>
        <w:spacing w:before="120" w:after="120"/>
        <w:ind w:left="0"/>
        <w:rPr>
          <w:b/>
          <w:color w:val="000000" w:themeColor="text1"/>
          <w:sz w:val="26"/>
          <w:szCs w:val="26"/>
          <w:lang w:val="vi-VN"/>
        </w:rPr>
      </w:pPr>
      <w:r w:rsidRPr="00135D4B">
        <w:rPr>
          <w:b/>
          <w:color w:val="000000" w:themeColor="text1"/>
          <w:sz w:val="26"/>
          <w:szCs w:val="26"/>
          <w:lang w:val="vi-VN"/>
        </w:rPr>
        <w:t xml:space="preserve">1. Đánh giá: </w:t>
      </w:r>
      <w:r w:rsidRPr="00135D4B">
        <w:rPr>
          <w:i/>
          <w:color w:val="000000" w:themeColor="text1"/>
          <w:sz w:val="26"/>
          <w:szCs w:val="26"/>
          <w:lang w:val="vi-VN"/>
        </w:rPr>
        <w:t>(tình trạng sức khỏe, giới tính, nghề nghiệp, kỹ năng lao động của người cai nghiện)</w:t>
      </w:r>
    </w:p>
    <w:p w:rsidRPr="00135D4B" w:rsidR="00474E3E" w:rsidP="00474E3E" w:rsidRDefault="00474E3E" w14:paraId="4AEBA4D2" w14:textId="77777777">
      <w:pPr>
        <w:tabs>
          <w:tab w:val="left" w:pos="8910"/>
        </w:tabs>
        <w:spacing w:before="120" w:after="120"/>
        <w:rPr>
          <w:i/>
          <w:color w:val="000000" w:themeColor="text1"/>
          <w:sz w:val="26"/>
          <w:szCs w:val="26"/>
          <w:lang w:val="vi-VN"/>
        </w:rPr>
      </w:pPr>
      <w:r w:rsidRPr="00135D4B">
        <w:rPr>
          <w:b/>
          <w:color w:val="000000" w:themeColor="text1"/>
          <w:sz w:val="26"/>
          <w:szCs w:val="26"/>
          <w:lang w:val="vi-VN"/>
        </w:rPr>
        <w:t xml:space="preserve">2. Mục tiêu: </w:t>
      </w:r>
      <w:r w:rsidRPr="00135D4B">
        <w:rPr>
          <w:i/>
          <w:color w:val="000000" w:themeColor="text1"/>
          <w:sz w:val="26"/>
          <w:szCs w:val="26"/>
          <w:lang w:val="vi-VN"/>
        </w:rPr>
        <w:t>(xác định các mục tiêu trên cơ sở đánh giá ở điểm 1)</w:t>
      </w:r>
    </w:p>
    <w:p w:rsidRPr="00135D4B" w:rsidR="00474E3E" w:rsidP="00474E3E" w:rsidRDefault="00474E3E" w14:paraId="4D1EF94F" w14:textId="77777777">
      <w:pPr>
        <w:tabs>
          <w:tab w:val="left" w:pos="8910"/>
        </w:tabs>
        <w:spacing w:before="120" w:after="120"/>
        <w:rPr>
          <w:b/>
          <w:color w:val="000000" w:themeColor="text1"/>
          <w:sz w:val="26"/>
          <w:szCs w:val="26"/>
          <w:lang w:val="vi-VN"/>
        </w:rPr>
      </w:pPr>
      <w:r w:rsidRPr="00135D4B">
        <w:rPr>
          <w:b/>
          <w:color w:val="000000" w:themeColor="text1"/>
          <w:sz w:val="26"/>
          <w:szCs w:val="26"/>
          <w:lang w:val="vi-VN"/>
        </w:rPr>
        <w:t>3. Kế hoạch thực hiện:</w:t>
      </w:r>
    </w:p>
    <w:p w:rsidR="00474E3E" w:rsidP="00474E3E" w:rsidRDefault="00474E3E" w14:paraId="384F308E" w14:textId="77777777">
      <w:pPr>
        <w:spacing w:before="120" w:after="120"/>
        <w:rPr>
          <w:i/>
          <w:color w:val="000000" w:themeColor="text1"/>
          <w:sz w:val="26"/>
          <w:szCs w:val="26"/>
        </w:rPr>
      </w:pPr>
      <w:r w:rsidRPr="00135D4B">
        <w:rPr>
          <w:color w:val="000000" w:themeColor="text1"/>
          <w:sz w:val="26"/>
          <w:szCs w:val="26"/>
          <w:lang w:val="vi-VN"/>
        </w:rPr>
        <w:t xml:space="preserve">3.1. Lao động trị liệu: </w:t>
      </w:r>
      <w:r w:rsidRPr="00135D4B">
        <w:rPr>
          <w:i/>
          <w:color w:val="000000" w:themeColor="text1"/>
          <w:sz w:val="26"/>
          <w:szCs w:val="26"/>
          <w:lang w:val="vi-VN"/>
        </w:rPr>
        <w:t>(tổ chức các hoạt động lao động trị liệu phù hợp với sức khỏe, giới tính, kỹ năng lao động của người cai nghiện).</w:t>
      </w:r>
    </w:p>
    <w:p w:rsidR="00474E3E" w:rsidP="00474E3E" w:rsidRDefault="00474E3E" w14:paraId="51067DCB" w14:textId="77777777">
      <w:pPr>
        <w:spacing w:before="120" w:after="120"/>
        <w:rPr>
          <w:i/>
          <w:color w:val="000000" w:themeColor="text1"/>
          <w:sz w:val="26"/>
          <w:szCs w:val="26"/>
        </w:rPr>
      </w:pPr>
      <w:r w:rsidRPr="00135D4B">
        <w:rPr>
          <w:color w:val="000000" w:themeColor="text1"/>
          <w:sz w:val="26"/>
          <w:szCs w:val="26"/>
          <w:lang w:val="vi-VN"/>
        </w:rPr>
        <w:t xml:space="preserve">3.2. Học nghề: </w:t>
      </w:r>
      <w:r w:rsidRPr="00135D4B">
        <w:rPr>
          <w:i/>
          <w:color w:val="000000" w:themeColor="text1"/>
          <w:sz w:val="26"/>
          <w:szCs w:val="26"/>
          <w:lang w:val="vi-VN"/>
        </w:rPr>
        <w:t>(tổ chức dạy nghề theo nhu cầu của người cai nghiện và khả năng thực hiện của cơ sở).</w:t>
      </w:r>
    </w:p>
    <w:p w:rsidRPr="00135D4B" w:rsidR="00474E3E" w:rsidP="00474E3E" w:rsidRDefault="00474E3E" w14:paraId="0114B628" w14:textId="77777777">
      <w:pPr>
        <w:spacing w:before="120" w:after="120"/>
        <w:rPr>
          <w:b/>
          <w:color w:val="000000" w:themeColor="text1"/>
          <w:sz w:val="26"/>
          <w:szCs w:val="26"/>
          <w:lang w:val="vi-VN"/>
        </w:rPr>
      </w:pPr>
      <w:r w:rsidRPr="00135D4B">
        <w:rPr>
          <w:b/>
          <w:color w:val="000000" w:themeColor="text1"/>
          <w:sz w:val="26"/>
          <w:szCs w:val="26"/>
          <w:lang w:val="vi-VN"/>
        </w:rPr>
        <w:t>V. ĐÁNH GIÁ, CHUẨN BỊ TÁI HÒA NHẬP</w:t>
      </w:r>
    </w:p>
    <w:p w:rsidRPr="00135D4B" w:rsidR="00474E3E" w:rsidP="00474E3E" w:rsidRDefault="00474E3E" w14:paraId="129CD51B" w14:textId="77777777">
      <w:pPr>
        <w:tabs>
          <w:tab w:val="left" w:pos="8910"/>
        </w:tabs>
        <w:spacing w:before="120" w:after="120"/>
        <w:rPr>
          <w:i/>
          <w:color w:val="000000" w:themeColor="text1"/>
          <w:sz w:val="26"/>
          <w:szCs w:val="26"/>
          <w:lang w:val="vi-VN"/>
        </w:rPr>
      </w:pPr>
      <w:r w:rsidRPr="00135D4B">
        <w:rPr>
          <w:color w:val="000000" w:themeColor="text1"/>
          <w:sz w:val="26"/>
          <w:szCs w:val="26"/>
          <w:lang w:val="vi-VN"/>
        </w:rPr>
        <w:t xml:space="preserve">1. Đánh giá kế hoạch cai nghiện theo các mục tiêu (từ I đến IV): </w:t>
      </w:r>
      <w:r w:rsidRPr="00135D4B">
        <w:rPr>
          <w:i/>
          <w:color w:val="000000" w:themeColor="text1"/>
          <w:sz w:val="26"/>
          <w:szCs w:val="26"/>
          <w:lang w:val="vi-VN"/>
        </w:rPr>
        <w:t>(đánh giá kết quả theo các mức độ: Tốt - Đạt - Không đạt).</w:t>
      </w:r>
    </w:p>
    <w:p w:rsidRPr="00135D4B" w:rsidR="00474E3E" w:rsidP="00474E3E" w:rsidRDefault="00474E3E" w14:paraId="25A8259B" w14:textId="77777777">
      <w:pPr>
        <w:tabs>
          <w:tab w:val="left" w:pos="8910"/>
        </w:tabs>
        <w:spacing w:before="120" w:after="120"/>
        <w:rPr>
          <w:i/>
          <w:color w:val="000000" w:themeColor="text1"/>
          <w:sz w:val="26"/>
          <w:szCs w:val="26"/>
          <w:lang w:val="vi-VN"/>
        </w:rPr>
      </w:pPr>
      <w:r w:rsidRPr="00135D4B">
        <w:rPr>
          <w:color w:val="000000" w:themeColor="text1"/>
          <w:sz w:val="26"/>
          <w:szCs w:val="26"/>
          <w:lang w:val="vi-VN"/>
        </w:rPr>
        <w:t xml:space="preserve">2. Cung cấp thông tin cho người cai nghiện </w:t>
      </w:r>
      <w:r w:rsidRPr="00135D4B">
        <w:rPr>
          <w:i/>
          <w:color w:val="000000" w:themeColor="text1"/>
          <w:sz w:val="26"/>
          <w:szCs w:val="26"/>
          <w:lang w:val="vi-VN"/>
        </w:rPr>
        <w:t>(biện pháp quản lý sau cai nghiện tại cộng đồng; các chính sách hỗ trợ; thông tin, địa chỉ dịch vụ công tác xã hội, nhóm sinh hoạt đồng đẳng).</w:t>
      </w:r>
    </w:p>
    <w:p w:rsidRPr="00B65069" w:rsidR="00474E3E" w:rsidP="00474E3E" w:rsidRDefault="00474E3E" w14:paraId="3EB78483" w14:textId="77777777">
      <w:pPr>
        <w:tabs>
          <w:tab w:val="left" w:pos="8910"/>
        </w:tabs>
        <w:spacing w:before="120" w:after="120"/>
        <w:rPr>
          <w:color w:val="000000" w:themeColor="text1"/>
          <w:sz w:val="26"/>
          <w:szCs w:val="26"/>
        </w:rPr>
      </w:pPr>
      <w:r w:rsidRPr="00135D4B">
        <w:rPr>
          <w:color w:val="000000" w:themeColor="text1"/>
          <w:sz w:val="26"/>
          <w:szCs w:val="26"/>
          <w:lang w:val="vi-VN"/>
        </w:rPr>
        <w:t>3. Tư vấn cho người cai nghiện xây dựng kế hoạch tái hòa nhập cộng đồng.</w:t>
      </w:r>
    </w:p>
    <w:tbl>
      <w:tblPr>
        <w:tblStyle w:val="TableGrid"/>
        <w:tblW w:w="94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55"/>
        <w:gridCol w:w="2559"/>
        <w:gridCol w:w="3884"/>
      </w:tblGrid>
      <w:tr w:rsidRPr="00135D4B" w:rsidR="00342CAB" w:rsidTr="00B3741E" w14:paraId="1976DFA2" w14:textId="77777777">
        <w:tc>
          <w:tcPr>
            <w:tcW w:w="3055" w:type="dxa"/>
          </w:tcPr>
          <w:p w:rsidRPr="00E16F03" w:rsidR="00B65069" w:rsidP="00B65069" w:rsidRDefault="00B65069" w14:paraId="21636594" w14:textId="77777777">
            <w:pPr>
              <w:tabs>
                <w:tab w:val="left" w:pos="8910"/>
              </w:tabs>
              <w:spacing w:line="240" w:lineRule="atLeast"/>
              <w:ind w:firstLine="0"/>
              <w:jc w:val="center"/>
              <w:rPr>
                <w:b/>
                <w:color w:val="000000" w:themeColor="text1"/>
              </w:rPr>
            </w:pPr>
            <w:r w:rsidRPr="00E16F03">
              <w:rPr>
                <w:b/>
                <w:color w:val="000000" w:themeColor="text1"/>
                <w:lang w:val="vi-VN"/>
              </w:rPr>
              <w:t>NGƯỜI</w:t>
            </w:r>
            <w:r w:rsidRPr="00E16F03">
              <w:rPr>
                <w:b/>
                <w:color w:val="000000" w:themeColor="text1"/>
              </w:rPr>
              <w:t xml:space="preserve"> LẬP KẾ HOẠCH</w:t>
            </w:r>
          </w:p>
          <w:p w:rsidRPr="00E16F03" w:rsidR="00474E3E" w:rsidP="00B65069" w:rsidRDefault="00B65069" w14:paraId="7D3CA199" w14:textId="77777777">
            <w:pPr>
              <w:tabs>
                <w:tab w:val="left" w:pos="8910"/>
              </w:tabs>
              <w:spacing w:line="240" w:lineRule="atLeast"/>
              <w:ind w:firstLine="0"/>
              <w:jc w:val="center"/>
              <w:rPr>
                <w:i/>
                <w:color w:val="000000" w:themeColor="text1"/>
                <w:lang w:val="vi-VN"/>
              </w:rPr>
            </w:pPr>
            <w:r w:rsidRPr="00E16F03">
              <w:rPr>
                <w:i/>
                <w:color w:val="000000" w:themeColor="text1"/>
                <w:lang w:val="vi-VN"/>
              </w:rPr>
              <w:t>(ký, ghi rõ họ, tên)</w:t>
            </w:r>
          </w:p>
        </w:tc>
        <w:tc>
          <w:tcPr>
            <w:tcW w:w="2559" w:type="dxa"/>
          </w:tcPr>
          <w:p w:rsidRPr="00E16F03" w:rsidR="00B65069" w:rsidP="00B65069" w:rsidRDefault="00B65069" w14:paraId="1A106BB0" w14:textId="77777777">
            <w:pPr>
              <w:tabs>
                <w:tab w:val="left" w:pos="8910"/>
              </w:tabs>
              <w:spacing w:line="240" w:lineRule="atLeast"/>
              <w:ind w:firstLine="0"/>
              <w:rPr>
                <w:b/>
                <w:color w:val="000000" w:themeColor="text1"/>
                <w:lang w:val="vi-VN"/>
              </w:rPr>
            </w:pPr>
            <w:r w:rsidRPr="00E16F03">
              <w:rPr>
                <w:b/>
                <w:color w:val="000000" w:themeColor="text1"/>
                <w:lang w:val="vi-VN"/>
              </w:rPr>
              <w:t>NGƯỜI CAI NGHIỆN</w:t>
            </w:r>
          </w:p>
          <w:p w:rsidRPr="00E16F03" w:rsidR="00B65069" w:rsidP="00B65069" w:rsidRDefault="00B65069" w14:paraId="02FFF138" w14:textId="77777777">
            <w:pPr>
              <w:tabs>
                <w:tab w:val="left" w:pos="8910"/>
              </w:tabs>
              <w:spacing w:line="240" w:lineRule="atLeast"/>
              <w:ind w:firstLine="0"/>
              <w:jc w:val="center"/>
              <w:rPr>
                <w:b/>
                <w:color w:val="000000" w:themeColor="text1"/>
              </w:rPr>
            </w:pPr>
            <w:r w:rsidRPr="00E16F03">
              <w:rPr>
                <w:i/>
                <w:color w:val="000000" w:themeColor="text1"/>
                <w:lang w:val="vi-VN"/>
              </w:rPr>
              <w:t>(ký, ghi rõ họ, tên)</w:t>
            </w:r>
          </w:p>
          <w:p w:rsidRPr="00E16F03" w:rsidR="00474E3E" w:rsidP="00B3741E" w:rsidRDefault="00474E3E" w14:paraId="2FD5A040" w14:textId="77777777">
            <w:pPr>
              <w:tabs>
                <w:tab w:val="left" w:pos="8910"/>
              </w:tabs>
              <w:spacing w:line="240" w:lineRule="atLeast"/>
              <w:ind w:firstLine="0"/>
              <w:jc w:val="center"/>
              <w:rPr>
                <w:b/>
                <w:color w:val="000000" w:themeColor="text1"/>
              </w:rPr>
            </w:pPr>
          </w:p>
        </w:tc>
        <w:tc>
          <w:tcPr>
            <w:tcW w:w="3884" w:type="dxa"/>
          </w:tcPr>
          <w:p w:rsidRPr="00E16F03" w:rsidR="00474E3E" w:rsidP="00B3741E" w:rsidRDefault="00E16F03" w14:paraId="317185DA" w14:textId="77777777">
            <w:pPr>
              <w:tabs>
                <w:tab w:val="left" w:pos="8910"/>
              </w:tabs>
              <w:spacing w:line="240" w:lineRule="atLeast"/>
              <w:ind w:firstLine="0"/>
              <w:jc w:val="center"/>
              <w:rPr>
                <w:b/>
                <w:color w:val="000000" w:themeColor="text1"/>
              </w:rPr>
            </w:pPr>
            <w:r>
              <w:rPr>
                <w:b/>
                <w:color w:val="000000" w:themeColor="text1"/>
              </w:rPr>
              <w:t>ĐẠI DIỆN CƠ SỞ</w:t>
            </w:r>
          </w:p>
          <w:p w:rsidRPr="00E16F03" w:rsidR="00474E3E" w:rsidP="00B3741E" w:rsidRDefault="00474E3E" w14:paraId="6B28DB6D" w14:textId="77777777">
            <w:pPr>
              <w:tabs>
                <w:tab w:val="left" w:pos="8910"/>
              </w:tabs>
              <w:spacing w:line="240" w:lineRule="atLeast"/>
              <w:ind w:firstLine="0"/>
              <w:jc w:val="center"/>
              <w:rPr>
                <w:b/>
                <w:color w:val="000000" w:themeColor="text1"/>
                <w:lang w:val="vi-VN"/>
              </w:rPr>
            </w:pPr>
            <w:r w:rsidRPr="00E16F03">
              <w:rPr>
                <w:i/>
                <w:color w:val="000000" w:themeColor="text1"/>
                <w:lang w:val="vi-VN"/>
              </w:rPr>
              <w:t>(ký, ghi rõ họ, tên, đóng dấu)</w:t>
            </w:r>
          </w:p>
        </w:tc>
      </w:tr>
    </w:tbl>
    <w:p w:rsidR="00E01231" w:rsidP="00EC29C1" w:rsidRDefault="00E01231" w14:paraId="006E0739" w14:textId="77777777">
      <w:pPr>
        <w:rPr>
          <w:b/>
          <w:color w:val="000000" w:themeColor="text1"/>
          <w:sz w:val="25"/>
          <w:szCs w:val="25"/>
          <w:lang w:val="vi-VN"/>
        </w:rPr>
      </w:pPr>
    </w:p>
    <w:p w:rsidR="00E01231" w:rsidRDefault="00E01231" w14:paraId="1817C01F"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474E3E" w:rsidP="006C5109" w:rsidRDefault="00474E3E" w14:paraId="62321165" w14:textId="05F0AB38">
      <w:pPr>
        <w:jc w:val="right"/>
        <w:rPr>
          <w:b/>
          <w:color w:val="000000" w:themeColor="text1"/>
          <w:sz w:val="25"/>
          <w:szCs w:val="25"/>
          <w:lang w:val="vi-VN"/>
        </w:rPr>
      </w:pPr>
      <w:r w:rsidRPr="00135D4B">
        <w:rPr>
          <w:b/>
          <w:color w:val="000000" w:themeColor="text1"/>
          <w:sz w:val="25"/>
          <w:szCs w:val="25"/>
          <w:lang w:val="vi-VN"/>
        </w:rPr>
        <w:t>Mẫu</w:t>
      </w:r>
      <w:r w:rsidRPr="00135D4B" w:rsidR="006B17A6">
        <w:rPr>
          <w:b/>
          <w:color w:val="000000" w:themeColor="text1"/>
          <w:sz w:val="25"/>
          <w:szCs w:val="25"/>
        </w:rPr>
        <w:t xml:space="preserve"> số 19</w:t>
      </w:r>
    </w:p>
    <w:p w:rsidRPr="00135D4B" w:rsidR="00474E3E" w:rsidP="00474E3E" w:rsidRDefault="00474E3E" w14:paraId="35D23482" w14:textId="77777777">
      <w:pPr>
        <w:ind w:firstLine="0"/>
        <w:rPr>
          <w:b/>
          <w:color w:val="000000" w:themeColor="text1"/>
          <w:sz w:val="25"/>
          <w:szCs w:val="25"/>
          <w:lang w:val="vi-VN"/>
        </w:rPr>
        <w:sectPr w:rsidRPr="00135D4B" w:rsidR="00474E3E" w:rsidSect="00B3741E">
          <w:footnotePr>
            <w:numRestart w:val="eachPage"/>
          </w:footnotePr>
          <w:type w:val="continuous"/>
          <w:pgSz w:w="11907" w:h="16840" w:orient="portrait" w:code="9"/>
          <w:pgMar w:top="1134" w:right="1134" w:bottom="1134" w:left="1701" w:header="720" w:footer="720" w:gutter="0"/>
          <w:cols w:space="720"/>
          <w:docGrid w:linePitch="360"/>
        </w:sectPr>
      </w:pPr>
    </w:p>
    <w:p w:rsidRPr="00135D4B" w:rsidR="00474E3E" w:rsidP="00474E3E" w:rsidRDefault="00474E3E" w14:paraId="5C353518" w14:textId="77777777">
      <w:pPr>
        <w:pStyle w:val="Other0"/>
        <w:shd w:val="clear" w:color="auto" w:fill="auto"/>
        <w:spacing w:after="0" w:line="320" w:lineRule="exact"/>
        <w:ind w:firstLine="0"/>
        <w:jc w:val="center"/>
        <w:rPr>
          <w:rStyle w:val="Other"/>
          <w:bCs/>
          <w:color w:val="000000" w:themeColor="text1"/>
          <w:sz w:val="24"/>
          <w:lang w:val="vi-VN" w:eastAsia="vi-VN"/>
        </w:rPr>
        <w:sectPr w:rsidRPr="00135D4B" w:rsidR="00474E3E" w:rsidSect="00B3741E">
          <w:type w:val="continuous"/>
          <w:pgSz w:w="11907" w:h="16840" w:orient="portrait" w:code="9"/>
          <w:pgMar w:top="1134" w:right="1134" w:bottom="1134" w:left="1701" w:header="720" w:footer="720" w:gutter="0"/>
          <w:cols w:space="720"/>
          <w:docGrid w:linePitch="360"/>
        </w:sectPr>
      </w:pPr>
    </w:p>
    <w:tbl>
      <w:tblPr>
        <w:tblW w:w="5642" w:type="dxa"/>
        <w:jc w:val="center"/>
        <w:tblLayout w:type="fixed"/>
        <w:tblCellMar>
          <w:left w:w="0" w:type="dxa"/>
          <w:right w:w="0" w:type="dxa"/>
        </w:tblCellMar>
        <w:tblLook w:val="0000" w:firstRow="0" w:lastRow="0" w:firstColumn="0" w:lastColumn="0" w:noHBand="0" w:noVBand="0"/>
      </w:tblPr>
      <w:tblGrid>
        <w:gridCol w:w="5642"/>
      </w:tblGrid>
      <w:tr w:rsidRPr="00135D4B" w:rsidR="00B24AB3" w:rsidTr="00B24AB3" w14:paraId="35113468" w14:textId="77777777">
        <w:trPr>
          <w:trHeight w:val="688"/>
          <w:jc w:val="center"/>
        </w:trPr>
        <w:tc>
          <w:tcPr>
            <w:tcW w:w="5642" w:type="dxa"/>
            <w:tcBorders>
              <w:left w:val="nil"/>
              <w:right w:val="nil"/>
            </w:tcBorders>
            <w:shd w:val="clear" w:color="auto" w:fill="FFFFFF"/>
          </w:tcPr>
          <w:p w:rsidRPr="00135D4B" w:rsidR="00B24AB3" w:rsidP="00430CD2" w:rsidRDefault="00B24AB3" w14:paraId="0042B9B5" w14:textId="77777777">
            <w:pPr>
              <w:pStyle w:val="Other0"/>
              <w:shd w:val="clear" w:color="auto" w:fill="auto"/>
              <w:spacing w:after="0" w:line="240" w:lineRule="auto"/>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B24AB3" w:rsidP="00430CD2" w:rsidRDefault="00B24AB3" w14:paraId="1ADAFC05" w14:textId="77777777">
            <w:pPr>
              <w:pStyle w:val="Other0"/>
              <w:shd w:val="clear" w:color="auto" w:fill="auto"/>
              <w:spacing w:after="0" w:line="240" w:lineRule="auto"/>
              <w:ind w:firstLine="142"/>
              <w:jc w:val="center"/>
              <w:rPr>
                <w:rStyle w:val="Other"/>
                <w:b/>
                <w:bCs/>
                <w:color w:val="000000" w:themeColor="text1"/>
                <w:sz w:val="28"/>
                <w:szCs w:val="28"/>
                <w:lang w:eastAsia="vi-VN"/>
              </w:rPr>
            </w:pPr>
            <w:r w:rsidRPr="00135D4B">
              <w:rPr>
                <w:rStyle w:val="Other"/>
                <w:b/>
                <w:bCs/>
                <w:color w:val="000000" w:themeColor="text1"/>
                <w:sz w:val="28"/>
                <w:szCs w:val="28"/>
                <w:lang w:eastAsia="vi-VN"/>
              </w:rPr>
              <w:t>Độc lập - Tự do - Hạnh phúc</w:t>
            </w:r>
          </w:p>
          <w:p w:rsidRPr="00135D4B" w:rsidR="00B24AB3" w:rsidP="00430CD2" w:rsidRDefault="00B24AB3" w14:paraId="5E03062F" w14:textId="77777777">
            <w:pPr>
              <w:pStyle w:val="Other0"/>
              <w:shd w:val="clear" w:color="auto" w:fill="auto"/>
              <w:spacing w:after="0" w:line="240" w:lineRule="auto"/>
              <w:ind w:firstLine="142"/>
              <w:jc w:val="center"/>
              <w:rPr>
                <w:color w:val="000000" w:themeColor="text1"/>
                <w:sz w:val="28"/>
                <w:szCs w:val="28"/>
                <w:vertAlign w:val="superscript"/>
              </w:rPr>
            </w:pPr>
            <w:r w:rsidRPr="00135D4B">
              <w:rPr>
                <w:color w:val="000000" w:themeColor="text1"/>
                <w:sz w:val="28"/>
                <w:szCs w:val="28"/>
                <w:vertAlign w:val="superscript"/>
              </w:rPr>
              <w:t>_________________________________________</w:t>
            </w:r>
          </w:p>
        </w:tc>
      </w:tr>
      <w:tr w:rsidRPr="00135D4B" w:rsidR="00B24AB3" w:rsidTr="00B24AB3" w14:paraId="56BC0DBA" w14:textId="77777777">
        <w:trPr>
          <w:trHeight w:val="279"/>
          <w:jc w:val="center"/>
        </w:trPr>
        <w:tc>
          <w:tcPr>
            <w:tcW w:w="5642" w:type="dxa"/>
            <w:tcBorders>
              <w:left w:val="nil"/>
              <w:right w:val="nil"/>
            </w:tcBorders>
            <w:shd w:val="clear" w:color="auto" w:fill="FFFFFF"/>
          </w:tcPr>
          <w:p w:rsidRPr="00135D4B" w:rsidR="00B24AB3" w:rsidP="00430CD2" w:rsidRDefault="00B24AB3" w14:paraId="701452DE" w14:textId="77777777">
            <w:pPr>
              <w:autoSpaceDE w:val="0"/>
              <w:autoSpaceDN w:val="0"/>
              <w:adjustRightInd w:val="0"/>
              <w:ind w:firstLine="0"/>
              <w:jc w:val="right"/>
              <w:rPr>
                <w:rStyle w:val="Other"/>
                <w:b/>
                <w:bCs/>
                <w:color w:val="000000" w:themeColor="text1"/>
              </w:rPr>
            </w:pPr>
            <w:r w:rsidRPr="00135D4B">
              <w:rPr>
                <w:rStyle w:val="Other"/>
                <w:i/>
                <w:iCs/>
                <w:color w:val="000000" w:themeColor="text1"/>
                <w:lang w:val="vi-VN" w:eastAsia="vi-VN"/>
              </w:rPr>
              <w:t>..........</w:t>
            </w:r>
            <w:r w:rsidRPr="00135D4B">
              <w:rPr>
                <w:rStyle w:val="FootnoteReference"/>
                <w:i/>
                <w:iCs/>
                <w:color w:val="000000" w:themeColor="text1"/>
                <w:lang w:eastAsia="vi-VN"/>
              </w:rPr>
              <w:t xml:space="preserve"> </w:t>
            </w:r>
            <w:r w:rsidRPr="00135D4B">
              <w:rPr>
                <w:rStyle w:val="FootnoteReference"/>
                <w:i/>
                <w:iCs/>
                <w:color w:val="000000" w:themeColor="text1"/>
                <w:lang w:eastAsia="vi-VN"/>
              </w:rPr>
              <w:footnoteReference w:id="76"/>
            </w:r>
            <w:r w:rsidRPr="00135D4B">
              <w:rPr>
                <w:rStyle w:val="Other"/>
                <w:i/>
                <w:iCs/>
                <w:color w:val="000000" w:themeColor="text1"/>
                <w:lang w:val="vi-VN" w:eastAsia="vi-VN"/>
              </w:rPr>
              <w:t>........</w:t>
            </w:r>
            <w:r w:rsidRPr="00135D4B">
              <w:rPr>
                <w:rStyle w:val="Other"/>
                <w:i/>
                <w:iCs/>
                <w:color w:val="000000" w:themeColor="text1"/>
                <w:lang w:eastAsia="vi-VN"/>
              </w:rPr>
              <w:t>.....,</w:t>
            </w:r>
            <w:r w:rsidRPr="00135D4B">
              <w:rPr>
                <w:rStyle w:val="Other"/>
                <w:i/>
                <w:iCs/>
                <w:color w:val="000000" w:themeColor="text1"/>
                <w:vertAlign w:val="superscript"/>
                <w:lang w:eastAsia="vi-VN"/>
              </w:rPr>
              <w:t xml:space="preserve"> </w:t>
            </w:r>
            <w:r w:rsidRPr="00135D4B">
              <w:rPr>
                <w:rStyle w:val="Other"/>
                <w:i/>
                <w:iCs/>
                <w:color w:val="000000" w:themeColor="text1"/>
                <w:lang w:eastAsia="vi-VN"/>
              </w:rPr>
              <w:t>ngày</w:t>
            </w:r>
            <w:proofErr w:type="gramStart"/>
            <w:r w:rsidRPr="00135D4B">
              <w:rPr>
                <w:rStyle w:val="Other"/>
                <w:i/>
                <w:iCs/>
                <w:color w:val="000000" w:themeColor="text1"/>
                <w:lang w:eastAsia="vi-VN"/>
              </w:rPr>
              <w:t>…..</w:t>
            </w:r>
            <w:proofErr w:type="gramEnd"/>
            <w:r w:rsidRPr="00135D4B">
              <w:rPr>
                <w:rStyle w:val="Other"/>
                <w:i/>
                <w:iCs/>
                <w:color w:val="000000" w:themeColor="text1"/>
                <w:lang w:eastAsia="vi-VN"/>
              </w:rPr>
              <w:t xml:space="preserve"> tháng</w:t>
            </w:r>
            <w:proofErr w:type="gramStart"/>
            <w:r w:rsidRPr="00135D4B">
              <w:rPr>
                <w:rStyle w:val="Other"/>
                <w:i/>
                <w:iCs/>
                <w:color w:val="000000" w:themeColor="text1"/>
                <w:lang w:eastAsia="vi-VN"/>
              </w:rPr>
              <w:t>…..</w:t>
            </w:r>
            <w:proofErr w:type="gramEnd"/>
            <w:r w:rsidRPr="00135D4B">
              <w:rPr>
                <w:rStyle w:val="Other"/>
                <w:i/>
                <w:iCs/>
                <w:color w:val="000000" w:themeColor="text1"/>
                <w:lang w:eastAsia="vi-VN"/>
              </w:rPr>
              <w:t xml:space="preserve"> năm..</w:t>
            </w:r>
            <w:r w:rsidRPr="00135D4B">
              <w:rPr>
                <w:rStyle w:val="Other"/>
                <w:i/>
                <w:iCs/>
                <w:color w:val="000000" w:themeColor="text1"/>
                <w:lang w:val="vi-VN" w:eastAsia="vi-VN"/>
              </w:rPr>
              <w:t>.......</w:t>
            </w:r>
          </w:p>
        </w:tc>
      </w:tr>
    </w:tbl>
    <w:p w:rsidRPr="00135D4B" w:rsidR="008237F7" w:rsidP="008237F7" w:rsidRDefault="008237F7" w14:paraId="076774D0" w14:textId="77777777">
      <w:pPr>
        <w:tabs>
          <w:tab w:val="left" w:pos="3150"/>
          <w:tab w:val="center" w:pos="5038"/>
        </w:tabs>
        <w:ind w:firstLine="0"/>
        <w:jc w:val="center"/>
        <w:rPr>
          <w:b/>
          <w:bCs/>
          <w:color w:val="000000" w:themeColor="text1"/>
          <w:sz w:val="26"/>
          <w:szCs w:val="26"/>
          <w:lang w:val="de-DE"/>
        </w:rPr>
      </w:pPr>
    </w:p>
    <w:p w:rsidRPr="00135D4B" w:rsidR="00474E3E" w:rsidP="00474E3E" w:rsidRDefault="00474E3E" w14:paraId="26F8F3AE" w14:textId="77777777">
      <w:pPr>
        <w:tabs>
          <w:tab w:val="left" w:pos="0"/>
          <w:tab w:val="center" w:pos="9072"/>
        </w:tabs>
        <w:spacing w:before="120" w:after="120"/>
        <w:ind w:firstLine="0"/>
        <w:jc w:val="center"/>
        <w:rPr>
          <w:b/>
          <w:bCs/>
          <w:color w:val="000000" w:themeColor="text1"/>
          <w:sz w:val="26"/>
          <w:szCs w:val="26"/>
          <w:lang w:val="de-DE"/>
        </w:rPr>
      </w:pPr>
      <w:r w:rsidRPr="00135D4B">
        <w:rPr>
          <w:b/>
          <w:bCs/>
          <w:color w:val="000000" w:themeColor="text1"/>
          <w:sz w:val="26"/>
          <w:szCs w:val="26"/>
          <w:lang w:val="de-DE"/>
        </w:rPr>
        <w:t xml:space="preserve">KẾ HOẠCH </w:t>
      </w:r>
      <w:r w:rsidRPr="00135D4B">
        <w:rPr>
          <w:b/>
          <w:bCs/>
          <w:color w:val="000000" w:themeColor="text1"/>
          <w:sz w:val="26"/>
          <w:szCs w:val="26"/>
          <w:lang w:val="de-DE"/>
        </w:rPr>
        <w:br/>
      </w:r>
      <w:r w:rsidRPr="00135D4B">
        <w:rPr>
          <w:b/>
          <w:bCs/>
          <w:color w:val="000000" w:themeColor="text1"/>
          <w:sz w:val="26"/>
          <w:szCs w:val="26"/>
          <w:lang w:val="de-DE"/>
        </w:rPr>
        <w:t xml:space="preserve">TÁI HÒA NHẬP CỘNG ĐỒNG CỦA </w:t>
      </w:r>
      <w:r w:rsidR="008C374B">
        <w:rPr>
          <w:b/>
          <w:bCs/>
          <w:color w:val="000000" w:themeColor="text1"/>
          <w:sz w:val="26"/>
          <w:szCs w:val="26"/>
          <w:lang w:val="de-DE"/>
        </w:rPr>
        <w:t xml:space="preserve">NGƯỜI </w:t>
      </w:r>
      <w:r w:rsidRPr="00135D4B">
        <w:rPr>
          <w:b/>
          <w:bCs/>
          <w:color w:val="000000" w:themeColor="text1"/>
          <w:sz w:val="26"/>
          <w:szCs w:val="26"/>
          <w:lang w:val="de-DE"/>
        </w:rPr>
        <w:t>CAI NGHIỆN MA TÚY</w:t>
      </w:r>
    </w:p>
    <w:p w:rsidRPr="00135D4B" w:rsidR="00551467" w:rsidP="00474E3E" w:rsidRDefault="00551467" w14:paraId="37A922D1" w14:textId="77777777">
      <w:pPr>
        <w:tabs>
          <w:tab w:val="left" w:pos="0"/>
          <w:tab w:val="center" w:pos="9072"/>
        </w:tabs>
        <w:spacing w:before="120" w:after="120"/>
        <w:ind w:firstLine="0"/>
        <w:jc w:val="center"/>
        <w:rPr>
          <w:b/>
          <w:bCs/>
          <w:color w:val="000000" w:themeColor="text1"/>
          <w:sz w:val="26"/>
          <w:szCs w:val="26"/>
          <w:vertAlign w:val="superscript"/>
          <w:lang w:val="de-DE"/>
        </w:rPr>
      </w:pPr>
      <w:r w:rsidRPr="00135D4B">
        <w:rPr>
          <w:b/>
          <w:bCs/>
          <w:color w:val="000000" w:themeColor="text1"/>
          <w:sz w:val="26"/>
          <w:szCs w:val="26"/>
          <w:vertAlign w:val="superscript"/>
          <w:lang w:val="de-DE"/>
        </w:rPr>
        <w:t>________________________</w:t>
      </w:r>
    </w:p>
    <w:p w:rsidRPr="00135D4B" w:rsidR="00474E3E" w:rsidP="00474E3E" w:rsidRDefault="00474E3E" w14:paraId="6EA98623" w14:textId="77777777">
      <w:pPr>
        <w:pStyle w:val="BodyText3"/>
        <w:spacing w:before="120"/>
        <w:rPr>
          <w:color w:val="000000" w:themeColor="text1"/>
          <w:sz w:val="26"/>
          <w:szCs w:val="26"/>
          <w:lang w:val="de-DE"/>
        </w:rPr>
      </w:pPr>
      <w:r w:rsidRPr="00135D4B">
        <w:rPr>
          <w:b/>
          <w:color w:val="000000" w:themeColor="text1"/>
          <w:sz w:val="26"/>
          <w:szCs w:val="26"/>
          <w:lang w:val="de-DE"/>
        </w:rPr>
        <w:t xml:space="preserve">Họ và tên: </w:t>
      </w:r>
      <w:r w:rsidRPr="00135D4B">
        <w:rPr>
          <w:color w:val="000000" w:themeColor="text1"/>
          <w:sz w:val="26"/>
          <w:szCs w:val="26"/>
          <w:lang w:val="de-DE"/>
        </w:rPr>
        <w:t>……………...............................................; Tuổi........; Giới tính…....</w:t>
      </w:r>
    </w:p>
    <w:p w:rsidRPr="00135D4B" w:rsidR="004535FA" w:rsidP="004535FA" w:rsidRDefault="004535FA" w14:paraId="788BE13A" w14:textId="77777777">
      <w:pPr>
        <w:pStyle w:val="BodyText3"/>
        <w:tabs>
          <w:tab w:val="left" w:leader="dot" w:pos="9072"/>
        </w:tabs>
        <w:spacing w:before="120"/>
        <w:rPr>
          <w:color w:val="000000" w:themeColor="text1"/>
          <w:sz w:val="26"/>
          <w:szCs w:val="26"/>
        </w:rPr>
      </w:pPr>
      <w:r w:rsidRPr="00135D4B">
        <w:rPr>
          <w:color w:val="000000" w:themeColor="text1"/>
          <w:sz w:val="26"/>
          <w:szCs w:val="26"/>
        </w:rPr>
        <w:t xml:space="preserve">Số </w:t>
      </w:r>
      <w:r>
        <w:rPr>
          <w:color w:val="000000" w:themeColor="text1"/>
          <w:sz w:val="26"/>
          <w:szCs w:val="26"/>
        </w:rPr>
        <w:t>CC/</w:t>
      </w:r>
      <w:r w:rsidRPr="00135D4B">
        <w:rPr>
          <w:color w:val="000000" w:themeColor="text1"/>
          <w:sz w:val="26"/>
          <w:szCs w:val="26"/>
        </w:rPr>
        <w:t>CCCD/CMND/H</w:t>
      </w:r>
      <w:r>
        <w:rPr>
          <w:color w:val="000000" w:themeColor="text1"/>
          <w:sz w:val="26"/>
          <w:szCs w:val="26"/>
        </w:rPr>
        <w:t>C</w:t>
      </w:r>
      <w:r w:rsidRPr="00135D4B">
        <w:rPr>
          <w:color w:val="000000" w:themeColor="text1"/>
          <w:sz w:val="26"/>
          <w:szCs w:val="26"/>
        </w:rPr>
        <w:t xml:space="preserve">: ………………Ngày cấp: </w:t>
      </w:r>
      <w:proofErr w:type="gramStart"/>
      <w:r w:rsidRPr="00135D4B">
        <w:rPr>
          <w:color w:val="000000" w:themeColor="text1"/>
          <w:sz w:val="26"/>
          <w:szCs w:val="26"/>
        </w:rPr>
        <w:t>…./…..</w:t>
      </w:r>
      <w:proofErr w:type="gramEnd"/>
      <w:r w:rsidRPr="00135D4B">
        <w:rPr>
          <w:color w:val="000000" w:themeColor="text1"/>
          <w:sz w:val="26"/>
          <w:szCs w:val="26"/>
        </w:rPr>
        <w:t>/……</w:t>
      </w:r>
      <w:r>
        <w:rPr>
          <w:color w:val="000000" w:themeColor="text1"/>
          <w:sz w:val="26"/>
          <w:szCs w:val="26"/>
        </w:rPr>
        <w:t>N</w:t>
      </w:r>
      <w:r w:rsidRPr="00135D4B">
        <w:rPr>
          <w:color w:val="000000" w:themeColor="text1"/>
          <w:sz w:val="26"/>
          <w:szCs w:val="26"/>
        </w:rPr>
        <w:t xml:space="preserve">ơi cấp: </w:t>
      </w:r>
      <w:proofErr w:type="gramStart"/>
      <w:r w:rsidRPr="00135D4B">
        <w:rPr>
          <w:color w:val="000000" w:themeColor="text1"/>
          <w:sz w:val="26"/>
          <w:szCs w:val="26"/>
        </w:rPr>
        <w:t>…</w:t>
      </w:r>
      <w:r>
        <w:rPr>
          <w:color w:val="000000" w:themeColor="text1"/>
          <w:sz w:val="26"/>
          <w:szCs w:val="26"/>
        </w:rPr>
        <w:t>..</w:t>
      </w:r>
      <w:proofErr w:type="gramEnd"/>
    </w:p>
    <w:p w:rsidRPr="00135D4B" w:rsidR="00474E3E" w:rsidP="62ADB3FA" w:rsidRDefault="00474E3E" w14:paraId="294C594B" w14:textId="77777777">
      <w:pPr>
        <w:pStyle w:val="BodyText3"/>
        <w:tabs>
          <w:tab w:val="left" w:pos="3780"/>
        </w:tabs>
        <w:spacing w:before="120"/>
        <w:rPr>
          <w:b w:val="1"/>
          <w:bCs w:val="1"/>
          <w:color w:val="000000" w:themeColor="text1"/>
          <w:sz w:val="26"/>
          <w:szCs w:val="26"/>
          <w:lang w:val="en-US"/>
        </w:rPr>
      </w:pPr>
      <w:r w:rsidRPr="62ADB3FA" w:rsidR="00474E3E">
        <w:rPr>
          <w:b w:val="1"/>
          <w:bCs w:val="1"/>
          <w:color w:val="000000" w:themeColor="text1" w:themeTint="FF" w:themeShade="FF"/>
          <w:sz w:val="26"/>
          <w:szCs w:val="26"/>
          <w:lang w:val="en-US"/>
        </w:rPr>
        <w:t>Nơi cư trú sau cai nghiện</w:t>
      </w:r>
      <w:r w:rsidRPr="62ADB3FA" w:rsidR="001F01B0">
        <w:rPr>
          <w:b w:val="1"/>
          <w:bCs w:val="1"/>
          <w:color w:val="000000" w:themeColor="text1" w:themeTint="FF" w:themeShade="FF"/>
          <w:sz w:val="26"/>
          <w:szCs w:val="26"/>
          <w:lang w:val="en-US"/>
        </w:rPr>
        <w:t xml:space="preserve"> ma túy</w:t>
      </w:r>
      <w:r w:rsidRPr="62ADB3FA" w:rsidR="00474E3E">
        <w:rPr>
          <w:b w:val="1"/>
          <w:bCs w:val="1"/>
          <w:color w:val="000000" w:themeColor="text1" w:themeTint="FF" w:themeShade="FF"/>
          <w:sz w:val="26"/>
          <w:szCs w:val="26"/>
          <w:lang w:val="en-US"/>
        </w:rPr>
        <w:t xml:space="preserve">: </w:t>
      </w:r>
      <w:r w:rsidRPr="62ADB3FA" w:rsidR="00474E3E">
        <w:rPr>
          <w:color w:val="000000" w:themeColor="text1" w:themeTint="FF" w:themeShade="FF"/>
          <w:sz w:val="26"/>
          <w:szCs w:val="26"/>
          <w:lang w:val="en-US"/>
        </w:rPr>
        <w:t>……………………..……………………</w:t>
      </w:r>
      <w:r w:rsidRPr="62ADB3FA" w:rsidR="001F01B0">
        <w:rPr>
          <w:color w:val="000000" w:themeColor="text1" w:themeTint="FF" w:themeShade="FF"/>
          <w:sz w:val="26"/>
          <w:szCs w:val="26"/>
          <w:lang w:val="en-US"/>
        </w:rPr>
        <w:t>...</w:t>
      </w:r>
    </w:p>
    <w:p w:rsidRPr="00135D4B" w:rsidR="00474E3E" w:rsidP="00474E3E" w:rsidRDefault="00474E3E" w14:paraId="710A6963" w14:textId="77777777">
      <w:pPr>
        <w:spacing w:before="120" w:after="120"/>
        <w:rPr>
          <w:color w:val="000000" w:themeColor="text1"/>
          <w:sz w:val="26"/>
          <w:szCs w:val="26"/>
          <w:lang w:val="de-DE"/>
        </w:rPr>
      </w:pPr>
      <w:r w:rsidRPr="00135D4B">
        <w:rPr>
          <w:color w:val="000000" w:themeColor="text1"/>
          <w:sz w:val="26"/>
          <w:szCs w:val="26"/>
          <w:lang w:val="de-DE"/>
        </w:rPr>
        <w:t>……………………………………………………………………………………</w:t>
      </w:r>
    </w:p>
    <w:p w:rsidRPr="00135D4B" w:rsidR="00474E3E" w:rsidP="00474E3E" w:rsidRDefault="00474E3E" w14:paraId="3779DE52" w14:textId="77777777">
      <w:pPr>
        <w:spacing w:before="120" w:after="120"/>
        <w:rPr>
          <w:b/>
          <w:color w:val="000000" w:themeColor="text1"/>
          <w:sz w:val="26"/>
          <w:szCs w:val="26"/>
          <w:lang w:val="de-DE"/>
        </w:rPr>
      </w:pPr>
      <w:r w:rsidRPr="00135D4B">
        <w:rPr>
          <w:b/>
          <w:color w:val="000000" w:themeColor="text1"/>
          <w:sz w:val="26"/>
          <w:szCs w:val="26"/>
          <w:lang w:val="de-DE"/>
        </w:rPr>
        <w:t>I. ĐÁNH GIÁ CÁC YẾU TỐ</w:t>
      </w:r>
    </w:p>
    <w:p w:rsidR="00C5083A" w:rsidP="00C5083A" w:rsidRDefault="00C5083A" w14:paraId="5952C43B" w14:textId="77777777">
      <w:pPr>
        <w:tabs>
          <w:tab w:val="left" w:leader="dot" w:pos="9072"/>
        </w:tabs>
        <w:spacing w:before="120" w:after="120"/>
        <w:rPr>
          <w:color w:val="000000" w:themeColor="text1"/>
          <w:sz w:val="26"/>
          <w:szCs w:val="26"/>
          <w:lang w:val="de-DE"/>
        </w:rPr>
      </w:pPr>
      <w:r>
        <w:rPr>
          <w:color w:val="000000" w:themeColor="text1"/>
          <w:sz w:val="26"/>
          <w:szCs w:val="26"/>
          <w:lang w:val="de-DE"/>
        </w:rPr>
        <w:t>1. Tình trạng sức khỏe..........................................................................................</w:t>
      </w:r>
      <w:r w:rsidR="00B24AB3">
        <w:rPr>
          <w:color w:val="000000" w:themeColor="text1"/>
          <w:sz w:val="26"/>
          <w:szCs w:val="26"/>
          <w:lang w:val="de-DE"/>
        </w:rPr>
        <w:t>..</w:t>
      </w:r>
    </w:p>
    <w:p w:rsidRPr="00C5083A" w:rsidR="00C5083A" w:rsidP="00C5083A" w:rsidRDefault="00C5083A" w14:paraId="573F0078" w14:textId="77777777">
      <w:pPr>
        <w:tabs>
          <w:tab w:val="left" w:leader="dot" w:pos="9072"/>
        </w:tabs>
        <w:spacing w:before="120" w:after="120"/>
        <w:rPr>
          <w:color w:val="000000" w:themeColor="text1"/>
          <w:sz w:val="26"/>
          <w:szCs w:val="26"/>
          <w:lang w:val="de-DE"/>
        </w:rPr>
      </w:pPr>
      <w:r w:rsidRPr="00C5083A">
        <w:rPr>
          <w:color w:val="000000" w:themeColor="text1"/>
          <w:sz w:val="26"/>
          <w:szCs w:val="26"/>
          <w:lang w:val="de-DE"/>
        </w:rPr>
        <w:t xml:space="preserve">2. </w:t>
      </w:r>
      <w:r>
        <w:rPr>
          <w:color w:val="000000" w:themeColor="text1"/>
          <w:sz w:val="26"/>
          <w:szCs w:val="26"/>
          <w:lang w:val="de-DE"/>
        </w:rPr>
        <w:t>K</w:t>
      </w:r>
      <w:r w:rsidRPr="00C5083A">
        <w:rPr>
          <w:color w:val="000000" w:themeColor="text1"/>
          <w:sz w:val="26"/>
          <w:szCs w:val="26"/>
          <w:lang w:val="de-DE"/>
        </w:rPr>
        <w:t>ỹ năng từ chối sử dụng trái phép chất ma túy</w:t>
      </w:r>
      <w:r>
        <w:rPr>
          <w:color w:val="000000" w:themeColor="text1"/>
          <w:sz w:val="26"/>
          <w:szCs w:val="26"/>
          <w:lang w:val="de-DE"/>
        </w:rPr>
        <w:t>...............................................</w:t>
      </w:r>
      <w:r w:rsidR="00B24AB3">
        <w:rPr>
          <w:color w:val="000000" w:themeColor="text1"/>
          <w:sz w:val="26"/>
          <w:szCs w:val="26"/>
          <w:lang w:val="de-DE"/>
        </w:rPr>
        <w:t>...</w:t>
      </w:r>
    </w:p>
    <w:p w:rsidR="00C5083A" w:rsidP="00C5083A" w:rsidRDefault="00C5083A" w14:paraId="2701F128" w14:textId="77777777">
      <w:pPr>
        <w:tabs>
          <w:tab w:val="left" w:leader="dot" w:pos="9072"/>
        </w:tabs>
        <w:spacing w:before="120" w:after="120"/>
        <w:rPr>
          <w:color w:val="000000" w:themeColor="text1"/>
          <w:sz w:val="26"/>
          <w:szCs w:val="26"/>
          <w:lang w:val="de-DE"/>
        </w:rPr>
      </w:pPr>
      <w:r>
        <w:rPr>
          <w:color w:val="000000" w:themeColor="text1"/>
          <w:sz w:val="26"/>
          <w:szCs w:val="26"/>
          <w:lang w:val="de-DE"/>
        </w:rPr>
        <w:t xml:space="preserve">3. Kiến thức </w:t>
      </w:r>
      <w:r w:rsidR="00B24AB3">
        <w:rPr>
          <w:color w:val="000000" w:themeColor="text1"/>
          <w:sz w:val="26"/>
          <w:szCs w:val="26"/>
          <w:lang w:val="de-DE"/>
        </w:rPr>
        <w:t>pháp luật,</w:t>
      </w:r>
      <w:r w:rsidRPr="00C5083A">
        <w:rPr>
          <w:color w:val="000000" w:themeColor="text1"/>
          <w:sz w:val="26"/>
          <w:szCs w:val="26"/>
          <w:lang w:val="de-DE"/>
        </w:rPr>
        <w:t xml:space="preserve"> </w:t>
      </w:r>
      <w:r w:rsidR="00B24AB3">
        <w:rPr>
          <w:color w:val="000000" w:themeColor="text1"/>
          <w:sz w:val="26"/>
          <w:szCs w:val="26"/>
          <w:lang w:val="de-DE"/>
        </w:rPr>
        <w:t xml:space="preserve">thông tin về </w:t>
      </w:r>
      <w:r w:rsidRPr="00C5083A">
        <w:rPr>
          <w:color w:val="000000" w:themeColor="text1"/>
          <w:sz w:val="26"/>
          <w:szCs w:val="26"/>
          <w:lang w:val="de-DE"/>
        </w:rPr>
        <w:t>tình hình kinh tế - xã hội</w:t>
      </w:r>
      <w:r w:rsidR="00B24AB3">
        <w:rPr>
          <w:color w:val="000000" w:themeColor="text1"/>
          <w:sz w:val="26"/>
          <w:szCs w:val="26"/>
          <w:lang w:val="de-DE"/>
        </w:rPr>
        <w:t xml:space="preserve">............................... </w:t>
      </w:r>
    </w:p>
    <w:p w:rsidRPr="00135D4B" w:rsidR="00474E3E" w:rsidP="00474E3E" w:rsidRDefault="00C5083A" w14:paraId="108D6526" w14:textId="77777777">
      <w:pPr>
        <w:tabs>
          <w:tab w:val="left" w:leader="dot" w:pos="9072"/>
        </w:tabs>
        <w:spacing w:before="120" w:after="120"/>
        <w:rPr>
          <w:color w:val="000000" w:themeColor="text1"/>
          <w:sz w:val="26"/>
          <w:szCs w:val="26"/>
          <w:lang w:val="de-DE"/>
        </w:rPr>
      </w:pPr>
      <w:r>
        <w:rPr>
          <w:color w:val="000000" w:themeColor="text1"/>
          <w:sz w:val="26"/>
          <w:szCs w:val="26"/>
          <w:lang w:val="de-DE"/>
        </w:rPr>
        <w:t>4</w:t>
      </w:r>
      <w:r w:rsidRPr="00135D4B" w:rsidR="00474E3E">
        <w:rPr>
          <w:color w:val="000000" w:themeColor="text1"/>
          <w:sz w:val="26"/>
          <w:szCs w:val="26"/>
          <w:lang w:val="de-DE"/>
        </w:rPr>
        <w:t xml:space="preserve">. </w:t>
      </w:r>
      <w:r w:rsidR="007A6C5D">
        <w:rPr>
          <w:color w:val="000000" w:themeColor="text1"/>
          <w:sz w:val="26"/>
          <w:szCs w:val="26"/>
          <w:lang w:val="de-DE"/>
        </w:rPr>
        <w:t>Dự kiến v</w:t>
      </w:r>
      <w:r w:rsidRPr="00135D4B" w:rsidR="00474E3E">
        <w:rPr>
          <w:color w:val="000000" w:themeColor="text1"/>
          <w:sz w:val="26"/>
          <w:szCs w:val="26"/>
          <w:lang w:val="de-DE"/>
        </w:rPr>
        <w:t xml:space="preserve">iệc làm sau </w:t>
      </w:r>
      <w:r w:rsidR="00B24AB3">
        <w:rPr>
          <w:color w:val="000000" w:themeColor="text1"/>
          <w:sz w:val="26"/>
          <w:szCs w:val="26"/>
          <w:lang w:val="de-DE"/>
        </w:rPr>
        <w:t xml:space="preserve">khi hoàn thành </w:t>
      </w:r>
      <w:r w:rsidRPr="00135D4B" w:rsidR="00474E3E">
        <w:rPr>
          <w:color w:val="000000" w:themeColor="text1"/>
          <w:sz w:val="26"/>
          <w:szCs w:val="26"/>
          <w:lang w:val="de-DE"/>
        </w:rPr>
        <w:t xml:space="preserve">cai nghiện </w:t>
      </w:r>
      <w:r w:rsidR="007A6C5D">
        <w:rPr>
          <w:color w:val="000000" w:themeColor="text1"/>
          <w:sz w:val="26"/>
          <w:szCs w:val="26"/>
          <w:lang w:val="de-DE"/>
        </w:rPr>
        <w:t>ma túy</w:t>
      </w:r>
      <w:r w:rsidRPr="00135D4B" w:rsidR="00474E3E">
        <w:rPr>
          <w:color w:val="000000" w:themeColor="text1"/>
          <w:sz w:val="26"/>
          <w:szCs w:val="26"/>
          <w:lang w:val="de-DE"/>
        </w:rPr>
        <w:tab/>
      </w:r>
    </w:p>
    <w:p w:rsidRPr="00135D4B" w:rsidR="00474E3E" w:rsidP="00474E3E" w:rsidRDefault="00474E3E" w14:paraId="1B6E1F93" w14:textId="77777777">
      <w:pPr>
        <w:spacing w:before="120" w:after="120"/>
        <w:rPr>
          <w:i/>
          <w:color w:val="000000" w:themeColor="text1"/>
          <w:sz w:val="26"/>
          <w:szCs w:val="26"/>
          <w:lang w:val="de-DE"/>
        </w:rPr>
      </w:pPr>
      <w:r w:rsidRPr="00135D4B">
        <w:rPr>
          <w:b/>
          <w:color w:val="000000" w:themeColor="text1"/>
          <w:sz w:val="26"/>
          <w:szCs w:val="26"/>
          <w:lang w:val="de-DE"/>
        </w:rPr>
        <w:t xml:space="preserve">II. NỘI DUNG HOẠT ĐỘNG, THỜI GIAN THỰC HIỆN </w:t>
      </w:r>
      <w:r w:rsidRPr="00135D4B">
        <w:rPr>
          <w:i/>
          <w:color w:val="000000" w:themeColor="text1"/>
          <w:sz w:val="26"/>
          <w:szCs w:val="26"/>
          <w:lang w:val="de-DE"/>
        </w:rPr>
        <w:t>(dự kiến chi tiết các hoạt động cần làm)</w:t>
      </w:r>
    </w:p>
    <w:p w:rsidRPr="00135D4B" w:rsidR="00474E3E" w:rsidP="00474E3E" w:rsidRDefault="00474E3E" w14:paraId="6ABE09CA" w14:textId="77777777">
      <w:pPr>
        <w:tabs>
          <w:tab w:val="left" w:leader="dot" w:pos="9072"/>
        </w:tabs>
        <w:spacing w:before="120" w:after="120"/>
        <w:rPr>
          <w:color w:val="000000" w:themeColor="text1"/>
          <w:sz w:val="26"/>
          <w:szCs w:val="26"/>
          <w:lang w:val="de-DE"/>
        </w:rPr>
      </w:pPr>
      <w:r w:rsidRPr="00135D4B">
        <w:rPr>
          <w:color w:val="000000" w:themeColor="text1"/>
          <w:sz w:val="26"/>
          <w:szCs w:val="26"/>
          <w:lang w:val="de-DE"/>
        </w:rPr>
        <w:t xml:space="preserve">1. Phòng, chống tái nghiện ma túy </w:t>
      </w:r>
      <w:r w:rsidRPr="00135D4B">
        <w:rPr>
          <w:color w:val="000000" w:themeColor="text1"/>
          <w:sz w:val="26"/>
          <w:szCs w:val="26"/>
          <w:lang w:val="de-DE"/>
        </w:rPr>
        <w:tab/>
      </w:r>
    </w:p>
    <w:p w:rsidRPr="00135D4B" w:rsidR="00474E3E" w:rsidP="00474E3E" w:rsidRDefault="00474E3E" w14:paraId="178A7DDA" w14:textId="77777777">
      <w:pPr>
        <w:tabs>
          <w:tab w:val="left" w:leader="dot" w:pos="9072"/>
        </w:tabs>
        <w:spacing w:before="120" w:after="120"/>
        <w:rPr>
          <w:color w:val="000000" w:themeColor="text1"/>
          <w:sz w:val="26"/>
          <w:szCs w:val="26"/>
          <w:lang w:val="de-DE"/>
        </w:rPr>
      </w:pPr>
      <w:r w:rsidRPr="00135D4B">
        <w:rPr>
          <w:color w:val="000000" w:themeColor="text1"/>
          <w:sz w:val="26"/>
          <w:szCs w:val="26"/>
          <w:lang w:val="de-DE"/>
        </w:rPr>
        <w:t xml:space="preserve">2. Tiếp tục điều trị phục hồi sức khỏe </w:t>
      </w:r>
      <w:r w:rsidRPr="00135D4B">
        <w:rPr>
          <w:color w:val="000000" w:themeColor="text1"/>
          <w:sz w:val="26"/>
          <w:szCs w:val="26"/>
          <w:lang w:val="de-DE"/>
        </w:rPr>
        <w:tab/>
      </w:r>
    </w:p>
    <w:p w:rsidRPr="00135D4B" w:rsidR="00474E3E" w:rsidP="00474E3E" w:rsidRDefault="00474E3E" w14:paraId="370AC426" w14:textId="77777777">
      <w:pPr>
        <w:tabs>
          <w:tab w:val="left" w:leader="dot" w:pos="9072"/>
        </w:tabs>
        <w:spacing w:before="120" w:after="120"/>
        <w:rPr>
          <w:color w:val="000000" w:themeColor="text1"/>
          <w:sz w:val="26"/>
          <w:szCs w:val="26"/>
          <w:lang w:val="de-DE"/>
        </w:rPr>
      </w:pPr>
      <w:r w:rsidRPr="00135D4B">
        <w:rPr>
          <w:color w:val="000000" w:themeColor="text1"/>
          <w:sz w:val="26"/>
          <w:szCs w:val="26"/>
          <w:lang w:val="de-DE"/>
        </w:rPr>
        <w:t xml:space="preserve">3. Học </w:t>
      </w:r>
      <w:r w:rsidR="008C374B">
        <w:rPr>
          <w:color w:val="000000" w:themeColor="text1"/>
          <w:sz w:val="26"/>
          <w:szCs w:val="26"/>
          <w:lang w:val="de-DE"/>
        </w:rPr>
        <w:t>văn</w:t>
      </w:r>
      <w:r w:rsidR="00D03595">
        <w:rPr>
          <w:color w:val="000000" w:themeColor="text1"/>
          <w:sz w:val="26"/>
          <w:szCs w:val="26"/>
          <w:lang w:val="de-DE"/>
        </w:rPr>
        <w:t xml:space="preserve"> hóa,</w:t>
      </w:r>
      <w:r w:rsidRPr="00135D4B">
        <w:rPr>
          <w:color w:val="000000" w:themeColor="text1"/>
          <w:sz w:val="26"/>
          <w:szCs w:val="26"/>
          <w:lang w:val="de-DE"/>
        </w:rPr>
        <w:t xml:space="preserve"> học nghề </w:t>
      </w:r>
      <w:r w:rsidRPr="00135D4B">
        <w:rPr>
          <w:color w:val="000000" w:themeColor="text1"/>
          <w:sz w:val="26"/>
          <w:szCs w:val="26"/>
          <w:lang w:val="de-DE"/>
        </w:rPr>
        <w:tab/>
      </w:r>
    </w:p>
    <w:p w:rsidRPr="00135D4B" w:rsidR="00474E3E" w:rsidP="00474E3E" w:rsidRDefault="00474E3E" w14:paraId="3313C93C" w14:textId="77777777">
      <w:pPr>
        <w:tabs>
          <w:tab w:val="left" w:leader="dot" w:pos="9072"/>
        </w:tabs>
        <w:spacing w:before="120" w:after="120"/>
        <w:rPr>
          <w:color w:val="000000" w:themeColor="text1"/>
          <w:sz w:val="26"/>
          <w:szCs w:val="26"/>
          <w:lang w:val="de-DE"/>
        </w:rPr>
      </w:pPr>
      <w:r w:rsidRPr="00135D4B">
        <w:rPr>
          <w:color w:val="000000" w:themeColor="text1"/>
          <w:sz w:val="26"/>
          <w:szCs w:val="26"/>
          <w:lang w:val="de-DE"/>
        </w:rPr>
        <w:t xml:space="preserve">4. Việc làm, sinh kế </w:t>
      </w:r>
      <w:r w:rsidRPr="00135D4B">
        <w:rPr>
          <w:color w:val="000000" w:themeColor="text1"/>
          <w:sz w:val="26"/>
          <w:szCs w:val="26"/>
          <w:lang w:val="de-DE"/>
        </w:rPr>
        <w:tab/>
      </w:r>
    </w:p>
    <w:p w:rsidRPr="00135D4B" w:rsidR="00474E3E" w:rsidP="00474E3E" w:rsidRDefault="00474E3E" w14:paraId="191BDE10" w14:textId="77777777">
      <w:pPr>
        <w:tabs>
          <w:tab w:val="left" w:leader="dot" w:pos="9072"/>
        </w:tabs>
        <w:spacing w:before="120" w:after="120"/>
        <w:rPr>
          <w:i/>
          <w:color w:val="000000" w:themeColor="text1"/>
          <w:sz w:val="26"/>
          <w:szCs w:val="26"/>
          <w:lang w:val="de-DE"/>
        </w:rPr>
      </w:pPr>
      <w:r w:rsidRPr="00135D4B">
        <w:rPr>
          <w:b/>
          <w:color w:val="000000" w:themeColor="text1"/>
          <w:sz w:val="26"/>
          <w:szCs w:val="26"/>
          <w:lang w:val="de-DE"/>
        </w:rPr>
        <w:t>I</w:t>
      </w:r>
      <w:r w:rsidR="007D6DF7">
        <w:rPr>
          <w:b/>
          <w:color w:val="000000" w:themeColor="text1"/>
          <w:sz w:val="26"/>
          <w:szCs w:val="26"/>
          <w:lang w:val="de-DE"/>
        </w:rPr>
        <w:t>II</w:t>
      </w:r>
      <w:r w:rsidRPr="00135D4B">
        <w:rPr>
          <w:b/>
          <w:color w:val="000000" w:themeColor="text1"/>
          <w:sz w:val="26"/>
          <w:szCs w:val="26"/>
          <w:lang w:val="de-DE"/>
        </w:rPr>
        <w:t xml:space="preserve">. NGUỒN LỰC THỰC HIỆN </w:t>
      </w:r>
      <w:r w:rsidRPr="00135D4B">
        <w:rPr>
          <w:i/>
          <w:color w:val="000000" w:themeColor="text1"/>
          <w:sz w:val="26"/>
          <w:szCs w:val="26"/>
          <w:lang w:val="de-DE"/>
        </w:rPr>
        <w:t>(xác định nguồn lực hiện có và đề xuất nhu cầu hỗ trợ từ chính quyền và các chính sách của Nhà nước)</w:t>
      </w:r>
    </w:p>
    <w:p w:rsidRPr="00135D4B" w:rsidR="00474E3E" w:rsidP="00474E3E" w:rsidRDefault="00474E3E" w14:paraId="5D22C86E" w14:textId="77777777">
      <w:pPr>
        <w:tabs>
          <w:tab w:val="left" w:leader="dot" w:pos="9072"/>
        </w:tabs>
        <w:spacing w:before="120" w:after="120"/>
        <w:rPr>
          <w:color w:val="000000" w:themeColor="text1"/>
          <w:sz w:val="26"/>
          <w:szCs w:val="26"/>
          <w:lang w:val="de-DE"/>
        </w:rPr>
      </w:pPr>
      <w:r w:rsidRPr="00135D4B">
        <w:rPr>
          <w:color w:val="000000" w:themeColor="text1"/>
          <w:sz w:val="26"/>
          <w:szCs w:val="26"/>
          <w:lang w:val="de-DE"/>
        </w:rPr>
        <w:t xml:space="preserve">1. Bản thân, gia đình </w:t>
      </w:r>
      <w:r w:rsidRPr="00135D4B">
        <w:rPr>
          <w:color w:val="000000" w:themeColor="text1"/>
          <w:sz w:val="26"/>
          <w:szCs w:val="26"/>
          <w:lang w:val="de-DE"/>
        </w:rPr>
        <w:tab/>
      </w:r>
    </w:p>
    <w:p w:rsidRPr="00135D4B" w:rsidR="00474E3E" w:rsidP="00474E3E" w:rsidRDefault="00474E3E" w14:paraId="1A6FFBC8" w14:textId="77777777">
      <w:pPr>
        <w:tabs>
          <w:tab w:val="left" w:leader="dot" w:pos="9072"/>
        </w:tabs>
        <w:spacing w:before="120" w:after="120"/>
        <w:rPr>
          <w:color w:val="000000" w:themeColor="text1"/>
          <w:sz w:val="26"/>
          <w:szCs w:val="26"/>
          <w:lang w:val="de-DE"/>
        </w:rPr>
      </w:pPr>
      <w:r w:rsidRPr="00135D4B">
        <w:rPr>
          <w:color w:val="000000" w:themeColor="text1"/>
          <w:sz w:val="26"/>
          <w:szCs w:val="26"/>
          <w:lang w:val="de-DE"/>
        </w:rPr>
        <w:t xml:space="preserve">2. Hỗ trợ từ chính quyền nơi cư trú/khác </w:t>
      </w:r>
      <w:r w:rsidRPr="00135D4B">
        <w:rPr>
          <w:color w:val="000000" w:themeColor="text1"/>
          <w:sz w:val="26"/>
          <w:szCs w:val="26"/>
          <w:lang w:val="de-DE"/>
        </w:rPr>
        <w:tab/>
      </w:r>
    </w:p>
    <w:p w:rsidR="00474E3E" w:rsidP="00474E3E" w:rsidRDefault="007D6DF7" w14:paraId="551AD6A3" w14:textId="77777777">
      <w:pPr>
        <w:tabs>
          <w:tab w:val="left" w:leader="dot" w:pos="9072"/>
        </w:tabs>
        <w:spacing w:before="120" w:after="120"/>
        <w:rPr>
          <w:color w:val="000000" w:themeColor="text1"/>
          <w:sz w:val="26"/>
          <w:szCs w:val="26"/>
          <w:lang w:val="de-DE"/>
        </w:rPr>
      </w:pPr>
      <w:r>
        <w:rPr>
          <w:color w:val="000000" w:themeColor="text1"/>
          <w:sz w:val="26"/>
          <w:szCs w:val="26"/>
          <w:lang w:val="de-DE"/>
        </w:rPr>
        <w:t xml:space="preserve">3. Vay vốn (học nghề, </w:t>
      </w:r>
      <w:r w:rsidRPr="007D6DF7">
        <w:rPr>
          <w:color w:val="000000" w:themeColor="text1"/>
          <w:sz w:val="26"/>
          <w:szCs w:val="26"/>
        </w:rPr>
        <w:t>sản xuất, kinh doanh, tạo việc làm</w:t>
      </w:r>
      <w:r>
        <w:rPr>
          <w:color w:val="000000" w:themeColor="text1"/>
          <w:sz w:val="26"/>
          <w:szCs w:val="26"/>
        </w:rPr>
        <w:t>)………………………..</w:t>
      </w:r>
    </w:p>
    <w:tbl>
      <w:tblPr>
        <w:tblStyle w:val="TableGrid"/>
        <w:tblW w:w="94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55"/>
        <w:gridCol w:w="2559"/>
        <w:gridCol w:w="3884"/>
      </w:tblGrid>
      <w:tr w:rsidRPr="00135D4B" w:rsidR="00C5083A" w:rsidTr="00430CD2" w14:paraId="2BBACC7B" w14:textId="77777777">
        <w:tc>
          <w:tcPr>
            <w:tcW w:w="3055" w:type="dxa"/>
          </w:tcPr>
          <w:p w:rsidRPr="00E16F03" w:rsidR="00C5083A" w:rsidP="00430CD2" w:rsidRDefault="00C5083A" w14:paraId="01A900C9" w14:textId="77777777">
            <w:pPr>
              <w:tabs>
                <w:tab w:val="left" w:pos="8910"/>
              </w:tabs>
              <w:spacing w:line="240" w:lineRule="atLeast"/>
              <w:ind w:firstLine="0"/>
              <w:jc w:val="center"/>
              <w:rPr>
                <w:b/>
                <w:color w:val="000000" w:themeColor="text1"/>
              </w:rPr>
            </w:pPr>
            <w:r w:rsidRPr="00E16F03">
              <w:rPr>
                <w:b/>
                <w:color w:val="000000" w:themeColor="text1"/>
                <w:lang w:val="vi-VN"/>
              </w:rPr>
              <w:t>NGƯỜI</w:t>
            </w:r>
            <w:r w:rsidRPr="00E16F03">
              <w:rPr>
                <w:b/>
                <w:color w:val="000000" w:themeColor="text1"/>
              </w:rPr>
              <w:t xml:space="preserve"> </w:t>
            </w:r>
            <w:r w:rsidR="00B24AB3">
              <w:rPr>
                <w:b/>
                <w:color w:val="000000" w:themeColor="text1"/>
              </w:rPr>
              <w:t>CAI NGHIỆN</w:t>
            </w:r>
          </w:p>
          <w:p w:rsidRPr="00E16F03" w:rsidR="00C5083A" w:rsidP="00430CD2" w:rsidRDefault="00C5083A" w14:paraId="4B8FE321" w14:textId="77777777">
            <w:pPr>
              <w:tabs>
                <w:tab w:val="left" w:pos="8910"/>
              </w:tabs>
              <w:spacing w:line="240" w:lineRule="atLeast"/>
              <w:ind w:firstLine="0"/>
              <w:jc w:val="center"/>
              <w:rPr>
                <w:i/>
                <w:color w:val="000000" w:themeColor="text1"/>
                <w:lang w:val="vi-VN"/>
              </w:rPr>
            </w:pPr>
            <w:r w:rsidRPr="00E16F03">
              <w:rPr>
                <w:i/>
                <w:color w:val="000000" w:themeColor="text1"/>
                <w:lang w:val="vi-VN"/>
              </w:rPr>
              <w:t>(ký, ghi rõ họ, tên)</w:t>
            </w:r>
          </w:p>
        </w:tc>
        <w:tc>
          <w:tcPr>
            <w:tcW w:w="2559" w:type="dxa"/>
          </w:tcPr>
          <w:p w:rsidRPr="00B24AB3" w:rsidR="00C5083A" w:rsidP="00B24AB3" w:rsidRDefault="00C5083A" w14:paraId="6A094719" w14:textId="77777777">
            <w:pPr>
              <w:tabs>
                <w:tab w:val="left" w:pos="8910"/>
              </w:tabs>
              <w:spacing w:line="240" w:lineRule="atLeast"/>
              <w:ind w:firstLine="0"/>
              <w:jc w:val="center"/>
              <w:rPr>
                <w:b/>
                <w:color w:val="000000" w:themeColor="text1"/>
              </w:rPr>
            </w:pPr>
            <w:r w:rsidRPr="00E16F03">
              <w:rPr>
                <w:b/>
                <w:color w:val="000000" w:themeColor="text1"/>
                <w:lang w:val="vi-VN"/>
              </w:rPr>
              <w:t xml:space="preserve">NGƯỜI </w:t>
            </w:r>
            <w:r w:rsidR="00B24AB3">
              <w:rPr>
                <w:b/>
                <w:color w:val="000000" w:themeColor="text1"/>
              </w:rPr>
              <w:t>TƯ VẤN</w:t>
            </w:r>
          </w:p>
          <w:p w:rsidRPr="00E16F03" w:rsidR="00C5083A" w:rsidP="00B24AB3" w:rsidRDefault="00C5083A" w14:paraId="00F974C9" w14:textId="77777777">
            <w:pPr>
              <w:tabs>
                <w:tab w:val="left" w:pos="8910"/>
              </w:tabs>
              <w:spacing w:line="240" w:lineRule="atLeast"/>
              <w:ind w:firstLine="0"/>
              <w:jc w:val="center"/>
              <w:rPr>
                <w:b/>
                <w:color w:val="000000" w:themeColor="text1"/>
              </w:rPr>
            </w:pPr>
            <w:r w:rsidRPr="00E16F03">
              <w:rPr>
                <w:i/>
                <w:color w:val="000000" w:themeColor="text1"/>
                <w:lang w:val="vi-VN"/>
              </w:rPr>
              <w:t>(ký, ghi rõ họ, tên)</w:t>
            </w:r>
          </w:p>
          <w:p w:rsidRPr="00E16F03" w:rsidR="00C5083A" w:rsidP="00430CD2" w:rsidRDefault="00C5083A" w14:paraId="7D01E94E" w14:textId="77777777">
            <w:pPr>
              <w:tabs>
                <w:tab w:val="left" w:pos="8910"/>
              </w:tabs>
              <w:spacing w:line="240" w:lineRule="atLeast"/>
              <w:ind w:firstLine="0"/>
              <w:jc w:val="center"/>
              <w:rPr>
                <w:b/>
                <w:color w:val="000000" w:themeColor="text1"/>
              </w:rPr>
            </w:pPr>
          </w:p>
        </w:tc>
        <w:tc>
          <w:tcPr>
            <w:tcW w:w="3884" w:type="dxa"/>
          </w:tcPr>
          <w:p w:rsidRPr="00E16F03" w:rsidR="00C5083A" w:rsidP="00430CD2" w:rsidRDefault="00C5083A" w14:paraId="4D604E92" w14:textId="77777777">
            <w:pPr>
              <w:tabs>
                <w:tab w:val="left" w:pos="8910"/>
              </w:tabs>
              <w:spacing w:line="240" w:lineRule="atLeast"/>
              <w:ind w:firstLine="0"/>
              <w:jc w:val="center"/>
              <w:rPr>
                <w:b/>
                <w:color w:val="000000" w:themeColor="text1"/>
              </w:rPr>
            </w:pPr>
            <w:r>
              <w:rPr>
                <w:b/>
                <w:color w:val="000000" w:themeColor="text1"/>
              </w:rPr>
              <w:t>ĐẠI DIỆN CƠ SỞ</w:t>
            </w:r>
          </w:p>
          <w:p w:rsidRPr="00E16F03" w:rsidR="00C5083A" w:rsidP="00430CD2" w:rsidRDefault="00C5083A" w14:paraId="02B31860" w14:textId="77777777">
            <w:pPr>
              <w:tabs>
                <w:tab w:val="left" w:pos="8910"/>
              </w:tabs>
              <w:spacing w:line="240" w:lineRule="atLeast"/>
              <w:ind w:firstLine="0"/>
              <w:jc w:val="center"/>
              <w:rPr>
                <w:b/>
                <w:color w:val="000000" w:themeColor="text1"/>
                <w:lang w:val="vi-VN"/>
              </w:rPr>
            </w:pPr>
            <w:r w:rsidRPr="00E16F03">
              <w:rPr>
                <w:i/>
                <w:color w:val="000000" w:themeColor="text1"/>
                <w:lang w:val="vi-VN"/>
              </w:rPr>
              <w:t>(ký, ghi rõ họ, tên, đóng dấu)</w:t>
            </w:r>
          </w:p>
        </w:tc>
      </w:tr>
    </w:tbl>
    <w:p w:rsidR="00C5083A" w:rsidP="00C5083A" w:rsidRDefault="00C5083A" w14:paraId="3843479A" w14:textId="77777777">
      <w:pPr>
        <w:rPr>
          <w:b/>
          <w:color w:val="000000" w:themeColor="text1"/>
          <w:sz w:val="25"/>
          <w:szCs w:val="25"/>
          <w:lang w:val="vi-VN"/>
        </w:rPr>
      </w:pPr>
    </w:p>
    <w:p w:rsidR="00C5083A" w:rsidP="00C5083A" w:rsidRDefault="00C5083A" w14:paraId="081EC347"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474E3E" w:rsidP="00C3192C" w:rsidRDefault="00474E3E" w14:paraId="1F363697" w14:textId="505DCCB0">
      <w:pPr>
        <w:jc w:val="right"/>
        <w:rPr>
          <w:b/>
          <w:color w:val="000000" w:themeColor="text1"/>
          <w:sz w:val="25"/>
          <w:szCs w:val="25"/>
        </w:rPr>
      </w:pPr>
      <w:r w:rsidRPr="00135D4B">
        <w:rPr>
          <w:b/>
          <w:color w:val="000000" w:themeColor="text1"/>
          <w:sz w:val="25"/>
          <w:szCs w:val="25"/>
          <w:lang w:val="de-DE"/>
        </w:rPr>
        <w:t xml:space="preserve">Mẫu số </w:t>
      </w:r>
      <w:r w:rsidRPr="00135D4B" w:rsidR="006B17A6">
        <w:rPr>
          <w:b/>
          <w:color w:val="000000" w:themeColor="text1"/>
          <w:sz w:val="25"/>
          <w:szCs w:val="25"/>
        </w:rPr>
        <w:t>20</w:t>
      </w:r>
    </w:p>
    <w:p w:rsidRPr="00135D4B" w:rsidR="00474E3E" w:rsidP="00474E3E" w:rsidRDefault="00474E3E" w14:paraId="7DD8F061" w14:textId="77777777">
      <w:pPr>
        <w:ind w:firstLine="0"/>
        <w:rPr>
          <w:b/>
          <w:color w:val="000000" w:themeColor="text1"/>
          <w:sz w:val="25"/>
          <w:szCs w:val="25"/>
          <w:lang w:val="vi-VN"/>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508"/>
      </w:tblGrid>
      <w:tr w:rsidRPr="00135D4B" w:rsidR="00160664" w:rsidTr="00160664" w14:paraId="1357D175" w14:textId="77777777">
        <w:trPr>
          <w:jc w:val="center"/>
        </w:trPr>
        <w:tc>
          <w:tcPr>
            <w:tcW w:w="5508" w:type="dxa"/>
            <w:tcBorders>
              <w:top w:val="nil"/>
              <w:left w:val="nil"/>
              <w:bottom w:val="nil"/>
              <w:right w:val="nil"/>
              <w:tl2br w:val="nil"/>
              <w:tr2bl w:val="nil"/>
            </w:tcBorders>
            <w:tcMar>
              <w:top w:w="0" w:type="dxa"/>
              <w:left w:w="108" w:type="dxa"/>
              <w:bottom w:w="0" w:type="dxa"/>
              <w:right w:w="108" w:type="dxa"/>
            </w:tcMar>
          </w:tcPr>
          <w:p w:rsidRPr="00135D4B" w:rsidR="00160664" w:rsidP="00551467" w:rsidRDefault="00160664" w14:paraId="068ABBEB" w14:textId="77777777">
            <w:pPr>
              <w:ind w:firstLine="0"/>
              <w:jc w:val="center"/>
              <w:rPr>
                <w:color w:val="000000" w:themeColor="text1"/>
                <w:szCs w:val="28"/>
                <w:vertAlign w:val="superscript"/>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r w:rsidRPr="00135D4B">
              <w:rPr>
                <w:b/>
                <w:bCs/>
                <w:color w:val="000000" w:themeColor="text1"/>
                <w:szCs w:val="28"/>
                <w:lang w:val="vi-VN"/>
              </w:rPr>
              <w:br/>
            </w:r>
            <w:r w:rsidRPr="00135D4B">
              <w:rPr>
                <w:color w:val="000000" w:themeColor="text1"/>
                <w:szCs w:val="28"/>
                <w:vertAlign w:val="superscript"/>
              </w:rPr>
              <w:t>______________________________________________</w:t>
            </w:r>
          </w:p>
        </w:tc>
      </w:tr>
      <w:tr w:rsidRPr="00135D4B" w:rsidR="00160664" w:rsidTr="00160664" w14:paraId="68BC797F" w14:textId="77777777">
        <w:tblPrEx>
          <w:tblBorders>
            <w:top w:val="none" w:color="auto" w:sz="0" w:space="0"/>
            <w:bottom w:val="none" w:color="auto" w:sz="0" w:space="0"/>
            <w:insideH w:val="none" w:color="auto" w:sz="0" w:space="0"/>
            <w:insideV w:val="none" w:color="auto" w:sz="0" w:space="0"/>
          </w:tblBorders>
        </w:tblPrEx>
        <w:trPr>
          <w:jc w:val="center"/>
        </w:trPr>
        <w:tc>
          <w:tcPr>
            <w:tcW w:w="5508" w:type="dxa"/>
            <w:tcBorders>
              <w:top w:val="nil"/>
              <w:left w:val="nil"/>
              <w:bottom w:val="nil"/>
              <w:right w:val="nil"/>
              <w:tl2br w:val="nil"/>
              <w:tr2bl w:val="nil"/>
            </w:tcBorders>
            <w:tcMar>
              <w:top w:w="0" w:type="dxa"/>
              <w:left w:w="108" w:type="dxa"/>
              <w:bottom w:w="0" w:type="dxa"/>
              <w:right w:w="108" w:type="dxa"/>
            </w:tcMar>
          </w:tcPr>
          <w:p w:rsidRPr="00135D4B" w:rsidR="00160664" w:rsidP="00B3741E" w:rsidRDefault="00160664" w14:paraId="2B0B39FD" w14:textId="77777777">
            <w:pPr>
              <w:ind w:firstLine="0"/>
              <w:jc w:val="center"/>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77"/>
            </w:r>
            <w:r w:rsidRPr="00135D4B">
              <w:rPr>
                <w:i/>
                <w:color w:val="000000" w:themeColor="text1"/>
                <w:sz w:val="28"/>
                <w:szCs w:val="28"/>
              </w:rPr>
              <w:t>.........., ngày .... tháng .... năm ……</w:t>
            </w:r>
          </w:p>
        </w:tc>
      </w:tr>
    </w:tbl>
    <w:p w:rsidRPr="00135D4B" w:rsidR="00474E3E" w:rsidP="00474E3E" w:rsidRDefault="00474E3E" w14:paraId="218DEE21" w14:textId="77777777">
      <w:pPr>
        <w:spacing w:before="60" w:after="60"/>
        <w:ind w:firstLine="0"/>
        <w:jc w:val="center"/>
        <w:rPr>
          <w:b/>
          <w:color w:val="000000" w:themeColor="text1"/>
          <w:sz w:val="26"/>
          <w:szCs w:val="26"/>
        </w:rPr>
      </w:pPr>
    </w:p>
    <w:p w:rsidRPr="00135D4B" w:rsidR="00474E3E" w:rsidP="00474E3E" w:rsidRDefault="00557E0B" w14:paraId="5CF53E87" w14:textId="77777777">
      <w:pPr>
        <w:spacing w:before="60" w:after="60"/>
        <w:ind w:firstLine="0"/>
        <w:jc w:val="center"/>
        <w:rPr>
          <w:b/>
          <w:color w:val="000000" w:themeColor="text1"/>
          <w:sz w:val="26"/>
          <w:szCs w:val="26"/>
        </w:rPr>
      </w:pPr>
      <w:r w:rsidRPr="00135D4B">
        <w:rPr>
          <w:b/>
          <w:color w:val="000000" w:themeColor="text1"/>
          <w:sz w:val="26"/>
          <w:szCs w:val="26"/>
        </w:rPr>
        <w:t>ĐƠN XIN ĐI</w:t>
      </w:r>
      <w:r w:rsidRPr="00135D4B" w:rsidR="00474E3E">
        <w:rPr>
          <w:b/>
          <w:color w:val="000000" w:themeColor="text1"/>
          <w:sz w:val="26"/>
          <w:szCs w:val="26"/>
        </w:rPr>
        <w:t xml:space="preserve"> CAI NGHIỆN MA TUÝ TỰ NGUYỆN</w:t>
      </w:r>
    </w:p>
    <w:p w:rsidRPr="00135D4B" w:rsidR="00474E3E" w:rsidP="00474E3E" w:rsidRDefault="00474E3E" w14:paraId="476CB961" w14:textId="77777777">
      <w:pPr>
        <w:spacing w:before="60" w:after="60"/>
        <w:jc w:val="center"/>
        <w:rPr>
          <w:color w:val="000000" w:themeColor="text1"/>
          <w:sz w:val="26"/>
          <w:szCs w:val="26"/>
        </w:rPr>
      </w:pPr>
    </w:p>
    <w:p w:rsidRPr="00135D4B" w:rsidR="00474E3E" w:rsidP="00474E3E" w:rsidRDefault="00474E3E" w14:paraId="31108D24" w14:textId="77777777">
      <w:pPr>
        <w:spacing w:before="60" w:after="60"/>
        <w:jc w:val="center"/>
        <w:rPr>
          <w:b/>
          <w:color w:val="000000" w:themeColor="text1"/>
          <w:sz w:val="26"/>
          <w:szCs w:val="26"/>
        </w:rPr>
      </w:pPr>
      <w:r w:rsidRPr="00135D4B">
        <w:rPr>
          <w:color w:val="000000" w:themeColor="text1"/>
          <w:sz w:val="26"/>
          <w:szCs w:val="26"/>
        </w:rPr>
        <w:t>Kính gửi:</w:t>
      </w:r>
      <w:r w:rsidRPr="00135D4B">
        <w:rPr>
          <w:color w:val="000000" w:themeColor="text1"/>
          <w:sz w:val="26"/>
          <w:szCs w:val="26"/>
          <w:lang w:val="vi-VN"/>
        </w:rPr>
        <w:t xml:space="preserve"> </w:t>
      </w:r>
      <w:r w:rsidRPr="00135D4B" w:rsidR="00BA64D6">
        <w:rPr>
          <w:color w:val="000000" w:themeColor="text1"/>
          <w:sz w:val="26"/>
          <w:szCs w:val="26"/>
        </w:rPr>
        <w:t>Trưởng Công an</w:t>
      </w:r>
      <w:r w:rsidRPr="00135D4B">
        <w:rPr>
          <w:color w:val="000000" w:themeColor="text1"/>
          <w:sz w:val="26"/>
          <w:szCs w:val="26"/>
          <w:lang w:val="vi-VN"/>
        </w:rPr>
        <w:t xml:space="preserve"> </w:t>
      </w:r>
      <w:r w:rsidRPr="00135D4B">
        <w:rPr>
          <w:color w:val="000000" w:themeColor="text1"/>
          <w:sz w:val="26"/>
          <w:szCs w:val="26"/>
        </w:rPr>
        <w:t>.....................</w:t>
      </w:r>
      <w:r w:rsidR="00160664">
        <w:rPr>
          <w:rStyle w:val="FootnoteReference"/>
          <w:color w:val="000000" w:themeColor="text1"/>
          <w:sz w:val="26"/>
          <w:szCs w:val="26"/>
        </w:rPr>
        <w:footnoteReference w:id="78"/>
      </w:r>
      <w:r w:rsidRPr="00135D4B">
        <w:rPr>
          <w:color w:val="000000" w:themeColor="text1"/>
          <w:sz w:val="26"/>
          <w:szCs w:val="26"/>
        </w:rPr>
        <w:t>..................</w:t>
      </w:r>
    </w:p>
    <w:p w:rsidRPr="00135D4B" w:rsidR="00474E3E" w:rsidP="00474E3E" w:rsidRDefault="00474E3E" w14:paraId="63035BD1" w14:textId="77777777">
      <w:pPr>
        <w:spacing w:before="120" w:after="120"/>
        <w:rPr>
          <w:color w:val="000000" w:themeColor="text1"/>
          <w:sz w:val="26"/>
          <w:szCs w:val="26"/>
        </w:rPr>
      </w:pPr>
    </w:p>
    <w:p w:rsidRPr="00135D4B" w:rsidR="00474E3E" w:rsidP="00474E3E" w:rsidRDefault="00474E3E" w14:paraId="12E6548B" w14:textId="77777777">
      <w:pPr>
        <w:spacing w:before="120" w:after="120"/>
        <w:ind w:firstLine="567"/>
        <w:rPr>
          <w:b/>
          <w:color w:val="000000" w:themeColor="text1"/>
          <w:sz w:val="26"/>
          <w:szCs w:val="26"/>
          <w:lang w:val="vi-VN"/>
        </w:rPr>
      </w:pPr>
      <w:r w:rsidRPr="00135D4B">
        <w:rPr>
          <w:b/>
          <w:color w:val="000000" w:themeColor="text1"/>
          <w:sz w:val="26"/>
          <w:szCs w:val="26"/>
          <w:lang w:val="vi-VN"/>
        </w:rPr>
        <w:t xml:space="preserve">1. Thông tin người </w:t>
      </w:r>
      <w:r w:rsidRPr="00135D4B" w:rsidR="00557E0B">
        <w:rPr>
          <w:b/>
          <w:color w:val="000000" w:themeColor="text1"/>
          <w:sz w:val="26"/>
          <w:szCs w:val="26"/>
        </w:rPr>
        <w:t>viết đơn</w:t>
      </w:r>
      <w:r w:rsidRPr="00135D4B">
        <w:rPr>
          <w:b/>
          <w:color w:val="000000" w:themeColor="text1"/>
          <w:sz w:val="26"/>
          <w:szCs w:val="26"/>
          <w:lang w:val="vi-VN"/>
        </w:rPr>
        <w:t>:</w:t>
      </w:r>
    </w:p>
    <w:p w:rsidRPr="00135D4B" w:rsidR="00474E3E" w:rsidP="00474E3E" w:rsidRDefault="00474E3E" w14:paraId="29461663" w14:textId="77777777">
      <w:pPr>
        <w:spacing w:before="120" w:after="120"/>
        <w:ind w:firstLine="567"/>
        <w:rPr>
          <w:color w:val="000000" w:themeColor="text1"/>
          <w:sz w:val="26"/>
          <w:szCs w:val="26"/>
        </w:rPr>
      </w:pPr>
      <w:r w:rsidRPr="00135D4B">
        <w:rPr>
          <w:color w:val="000000" w:themeColor="text1"/>
          <w:sz w:val="26"/>
          <w:szCs w:val="26"/>
          <w:lang w:val="vi-VN"/>
        </w:rPr>
        <w:t>- Họ và tên (</w:t>
      </w:r>
      <w:r w:rsidRPr="00135D4B">
        <w:rPr>
          <w:i/>
          <w:color w:val="000000" w:themeColor="text1"/>
          <w:sz w:val="26"/>
          <w:szCs w:val="26"/>
          <w:lang w:val="vi-VN"/>
        </w:rPr>
        <w:t>viết in hoa</w:t>
      </w:r>
      <w:r w:rsidRPr="00135D4B">
        <w:rPr>
          <w:color w:val="000000" w:themeColor="text1"/>
          <w:sz w:val="26"/>
          <w:szCs w:val="26"/>
          <w:lang w:val="vi-VN"/>
        </w:rPr>
        <w:t>): ..........................................................................................</w:t>
      </w:r>
    </w:p>
    <w:p w:rsidRPr="00321EB1" w:rsidR="00474E3E" w:rsidP="00474E3E" w:rsidRDefault="00474E3E" w14:paraId="00D5AF28" w14:textId="77777777">
      <w:pPr>
        <w:spacing w:before="120" w:after="120"/>
        <w:ind w:firstLine="567"/>
        <w:rPr>
          <w:color w:val="000000" w:themeColor="text1"/>
          <w:sz w:val="26"/>
          <w:szCs w:val="26"/>
        </w:rPr>
      </w:pPr>
      <w:r w:rsidRPr="00135D4B">
        <w:rPr>
          <w:color w:val="000000" w:themeColor="text1"/>
          <w:sz w:val="26"/>
          <w:szCs w:val="26"/>
          <w:lang w:val="vi-VN"/>
        </w:rPr>
        <w:t>- Ngày, tháng, năm sinh: ................................</w:t>
      </w:r>
      <w:r w:rsidR="00321EB1">
        <w:rPr>
          <w:color w:val="000000" w:themeColor="text1"/>
          <w:sz w:val="26"/>
          <w:szCs w:val="26"/>
        </w:rPr>
        <w:t>Giới tính</w:t>
      </w:r>
      <w:r w:rsidRPr="00135D4B">
        <w:rPr>
          <w:color w:val="000000" w:themeColor="text1"/>
          <w:sz w:val="26"/>
          <w:szCs w:val="26"/>
          <w:lang w:val="vi-VN"/>
        </w:rPr>
        <w:t>................................</w:t>
      </w:r>
      <w:r w:rsidR="00321EB1">
        <w:rPr>
          <w:color w:val="000000" w:themeColor="text1"/>
          <w:sz w:val="26"/>
          <w:szCs w:val="26"/>
        </w:rPr>
        <w:t>..........</w:t>
      </w:r>
    </w:p>
    <w:p w:rsidRPr="00135D4B" w:rsidR="00160664" w:rsidP="00160664" w:rsidRDefault="00160664" w14:paraId="20AD472F" w14:textId="77777777">
      <w:pPr>
        <w:pStyle w:val="BodyText3"/>
        <w:tabs>
          <w:tab w:val="left" w:leader="dot" w:pos="9072"/>
        </w:tabs>
        <w:spacing w:before="120"/>
        <w:ind w:firstLine="0"/>
        <w:rPr>
          <w:color w:val="000000" w:themeColor="text1"/>
          <w:sz w:val="26"/>
          <w:szCs w:val="26"/>
        </w:rPr>
      </w:pPr>
      <w:r>
        <w:rPr>
          <w:color w:val="000000" w:themeColor="text1"/>
          <w:sz w:val="26"/>
          <w:szCs w:val="26"/>
        </w:rPr>
        <w:t xml:space="preserve">         - </w:t>
      </w:r>
      <w:r w:rsidRPr="00135D4B">
        <w:rPr>
          <w:color w:val="000000" w:themeColor="text1"/>
          <w:sz w:val="26"/>
          <w:szCs w:val="26"/>
        </w:rPr>
        <w:t xml:space="preserve">Số </w:t>
      </w:r>
      <w:r>
        <w:rPr>
          <w:color w:val="000000" w:themeColor="text1"/>
          <w:sz w:val="26"/>
          <w:szCs w:val="26"/>
        </w:rPr>
        <w:t>CC/</w:t>
      </w:r>
      <w:r w:rsidRPr="00135D4B">
        <w:rPr>
          <w:color w:val="000000" w:themeColor="text1"/>
          <w:sz w:val="26"/>
          <w:szCs w:val="26"/>
        </w:rPr>
        <w:t>CCCD/CMND/H</w:t>
      </w:r>
      <w:r>
        <w:rPr>
          <w:color w:val="000000" w:themeColor="text1"/>
          <w:sz w:val="26"/>
          <w:szCs w:val="26"/>
        </w:rPr>
        <w:t>C</w:t>
      </w:r>
      <w:r w:rsidRPr="00135D4B">
        <w:rPr>
          <w:color w:val="000000" w:themeColor="text1"/>
          <w:sz w:val="26"/>
          <w:szCs w:val="26"/>
        </w:rPr>
        <w:t xml:space="preserve">: ………………Ngày cấp: </w:t>
      </w:r>
      <w:proofErr w:type="gramStart"/>
      <w:r w:rsidRPr="00135D4B">
        <w:rPr>
          <w:color w:val="000000" w:themeColor="text1"/>
          <w:sz w:val="26"/>
          <w:szCs w:val="26"/>
        </w:rPr>
        <w:t>…./…..</w:t>
      </w:r>
      <w:proofErr w:type="gramEnd"/>
      <w:r w:rsidRPr="00135D4B">
        <w:rPr>
          <w:color w:val="000000" w:themeColor="text1"/>
          <w:sz w:val="26"/>
          <w:szCs w:val="26"/>
        </w:rPr>
        <w:t>/……</w:t>
      </w:r>
      <w:r>
        <w:rPr>
          <w:color w:val="000000" w:themeColor="text1"/>
          <w:sz w:val="26"/>
          <w:szCs w:val="26"/>
        </w:rPr>
        <w:t>N</w:t>
      </w:r>
      <w:r w:rsidRPr="00135D4B">
        <w:rPr>
          <w:color w:val="000000" w:themeColor="text1"/>
          <w:sz w:val="26"/>
          <w:szCs w:val="26"/>
        </w:rPr>
        <w:t xml:space="preserve">ơi cấp: </w:t>
      </w:r>
      <w:proofErr w:type="gramStart"/>
      <w:r w:rsidRPr="00135D4B">
        <w:rPr>
          <w:color w:val="000000" w:themeColor="text1"/>
          <w:sz w:val="26"/>
          <w:szCs w:val="26"/>
        </w:rPr>
        <w:t>…</w:t>
      </w:r>
      <w:r>
        <w:rPr>
          <w:color w:val="000000" w:themeColor="text1"/>
          <w:sz w:val="26"/>
          <w:szCs w:val="26"/>
        </w:rPr>
        <w:t>..</w:t>
      </w:r>
      <w:proofErr w:type="gramEnd"/>
    </w:p>
    <w:p w:rsidRPr="00135D4B" w:rsidR="00474E3E" w:rsidP="00474E3E" w:rsidRDefault="00474E3E" w14:paraId="32908BA6" w14:textId="77777777">
      <w:pPr>
        <w:spacing w:before="120" w:after="120"/>
        <w:ind w:firstLine="567"/>
        <w:rPr>
          <w:color w:val="000000" w:themeColor="text1"/>
          <w:sz w:val="26"/>
          <w:szCs w:val="26"/>
        </w:rPr>
      </w:pPr>
      <w:r w:rsidRPr="00135D4B">
        <w:rPr>
          <w:color w:val="000000" w:themeColor="text1"/>
          <w:sz w:val="26"/>
          <w:szCs w:val="26"/>
          <w:lang w:val="vi-VN"/>
        </w:rPr>
        <w:t xml:space="preserve">- </w:t>
      </w:r>
      <w:r w:rsidRPr="00135D4B">
        <w:rPr>
          <w:color w:val="000000" w:themeColor="text1"/>
          <w:sz w:val="26"/>
          <w:szCs w:val="26"/>
        </w:rPr>
        <w:t xml:space="preserve">Nơi </w:t>
      </w:r>
      <w:r w:rsidRPr="00135D4B">
        <w:rPr>
          <w:color w:val="000000" w:themeColor="text1"/>
          <w:sz w:val="26"/>
          <w:szCs w:val="26"/>
          <w:lang w:val="vi-VN"/>
        </w:rPr>
        <w:t>cư trú</w:t>
      </w:r>
      <w:r w:rsidRPr="00135D4B">
        <w:rPr>
          <w:color w:val="000000" w:themeColor="text1"/>
          <w:sz w:val="26"/>
          <w:szCs w:val="26"/>
        </w:rPr>
        <w:t>:.</w:t>
      </w:r>
      <w:r w:rsidRPr="00135D4B">
        <w:rPr>
          <w:color w:val="000000" w:themeColor="text1"/>
          <w:sz w:val="26"/>
          <w:szCs w:val="26"/>
          <w:lang w:val="vi-VN"/>
        </w:rPr>
        <w:t>.............................................</w:t>
      </w:r>
      <w:r w:rsidRPr="00135D4B">
        <w:rPr>
          <w:color w:val="000000" w:themeColor="text1"/>
          <w:sz w:val="26"/>
          <w:szCs w:val="26"/>
        </w:rPr>
        <w:t>.......………</w:t>
      </w:r>
      <w:r w:rsidRPr="00135D4B">
        <w:rPr>
          <w:color w:val="000000" w:themeColor="text1"/>
          <w:sz w:val="26"/>
          <w:szCs w:val="26"/>
          <w:lang w:val="vi-VN"/>
        </w:rPr>
        <w:t>..</w:t>
      </w:r>
      <w:r w:rsidRPr="00135D4B">
        <w:rPr>
          <w:color w:val="000000" w:themeColor="text1"/>
          <w:sz w:val="26"/>
          <w:szCs w:val="26"/>
        </w:rPr>
        <w:t>…….….......……………...</w:t>
      </w:r>
    </w:p>
    <w:p w:rsidRPr="00135D4B" w:rsidR="00474E3E" w:rsidP="00474E3E" w:rsidRDefault="00474E3E" w14:paraId="6E4A3FC6" w14:textId="77777777">
      <w:pPr>
        <w:spacing w:before="120" w:after="120"/>
        <w:ind w:firstLine="567"/>
        <w:rPr>
          <w:color w:val="000000" w:themeColor="text1"/>
          <w:sz w:val="26"/>
          <w:szCs w:val="26"/>
        </w:rPr>
      </w:pPr>
      <w:r w:rsidRPr="00135D4B">
        <w:rPr>
          <w:color w:val="000000" w:themeColor="text1"/>
          <w:sz w:val="26"/>
          <w:szCs w:val="26"/>
          <w:lang w:val="vi-VN"/>
        </w:rPr>
        <w:t xml:space="preserve">- </w:t>
      </w:r>
      <w:r w:rsidRPr="00135D4B">
        <w:rPr>
          <w:color w:val="000000" w:themeColor="text1"/>
          <w:sz w:val="26"/>
          <w:szCs w:val="26"/>
        </w:rPr>
        <w:t>Số điện thoại: ……………………………...............................…………………..</w:t>
      </w:r>
    </w:p>
    <w:p w:rsidRPr="00135D4B" w:rsidR="00474E3E" w:rsidP="00474E3E" w:rsidRDefault="00474E3E" w14:paraId="317D76AB" w14:textId="77777777">
      <w:pPr>
        <w:spacing w:before="120" w:after="120"/>
        <w:ind w:firstLine="567"/>
        <w:rPr>
          <w:color w:val="000000" w:themeColor="text1"/>
          <w:sz w:val="26"/>
          <w:szCs w:val="26"/>
        </w:rPr>
      </w:pPr>
      <w:r w:rsidRPr="00135D4B">
        <w:rPr>
          <w:color w:val="000000" w:themeColor="text1"/>
          <w:sz w:val="26"/>
          <w:szCs w:val="26"/>
          <w:lang w:val="vi-VN"/>
        </w:rPr>
        <w:t>- Quan hệ với người tự nguyện cai nghiện:..............................</w:t>
      </w:r>
      <w:r w:rsidRPr="00135D4B">
        <w:rPr>
          <w:rStyle w:val="FootnoteReference"/>
          <w:color w:val="000000" w:themeColor="text1"/>
          <w:sz w:val="26"/>
          <w:szCs w:val="26"/>
          <w:lang w:val="vi-VN"/>
        </w:rPr>
        <w:t xml:space="preserve"> </w:t>
      </w:r>
      <w:r w:rsidRPr="00135D4B">
        <w:rPr>
          <w:rStyle w:val="FootnoteReference"/>
          <w:color w:val="000000" w:themeColor="text1"/>
          <w:sz w:val="26"/>
          <w:szCs w:val="26"/>
          <w:lang w:val="vi-VN"/>
        </w:rPr>
        <w:footnoteReference w:id="79"/>
      </w:r>
      <w:r w:rsidRPr="00135D4B">
        <w:rPr>
          <w:color w:val="000000" w:themeColor="text1"/>
          <w:sz w:val="26"/>
          <w:szCs w:val="26"/>
          <w:lang w:val="vi-VN"/>
        </w:rPr>
        <w:t>..............................</w:t>
      </w:r>
    </w:p>
    <w:p w:rsidRPr="00135D4B" w:rsidR="00474E3E" w:rsidP="00474E3E" w:rsidRDefault="00474E3E" w14:paraId="353E575D" w14:textId="77777777">
      <w:pPr>
        <w:spacing w:before="120" w:after="120"/>
        <w:ind w:firstLine="567"/>
        <w:rPr>
          <w:b/>
          <w:color w:val="000000" w:themeColor="text1"/>
          <w:sz w:val="26"/>
          <w:szCs w:val="26"/>
          <w:lang w:val="vi-VN"/>
        </w:rPr>
      </w:pPr>
      <w:r w:rsidRPr="00135D4B">
        <w:rPr>
          <w:b/>
          <w:color w:val="000000" w:themeColor="text1"/>
          <w:sz w:val="26"/>
          <w:szCs w:val="26"/>
          <w:lang w:val="vi-VN"/>
        </w:rPr>
        <w:t>2. Thông tin người cai nghiện ma túy tự nguyện:</w:t>
      </w:r>
    </w:p>
    <w:p w:rsidRPr="00135D4B" w:rsidR="00474E3E" w:rsidP="00474E3E" w:rsidRDefault="00474E3E" w14:paraId="33AA4B13" w14:textId="77777777">
      <w:pPr>
        <w:spacing w:before="120" w:after="120"/>
        <w:ind w:firstLine="567"/>
        <w:rPr>
          <w:color w:val="000000" w:themeColor="text1"/>
          <w:sz w:val="26"/>
          <w:szCs w:val="26"/>
        </w:rPr>
      </w:pPr>
      <w:r w:rsidRPr="00135D4B">
        <w:rPr>
          <w:color w:val="000000" w:themeColor="text1"/>
          <w:sz w:val="26"/>
          <w:szCs w:val="26"/>
          <w:lang w:val="vi-VN"/>
        </w:rPr>
        <w:t>- Họ và tên (</w:t>
      </w:r>
      <w:r w:rsidRPr="00135D4B">
        <w:rPr>
          <w:i/>
          <w:color w:val="000000" w:themeColor="text1"/>
          <w:sz w:val="26"/>
          <w:szCs w:val="26"/>
          <w:lang w:val="vi-VN"/>
        </w:rPr>
        <w:t>viết in hoa</w:t>
      </w:r>
      <w:r w:rsidRPr="00135D4B">
        <w:rPr>
          <w:color w:val="000000" w:themeColor="text1"/>
          <w:sz w:val="26"/>
          <w:szCs w:val="26"/>
          <w:lang w:val="vi-VN"/>
        </w:rPr>
        <w:t>): ..........................................................................................</w:t>
      </w:r>
    </w:p>
    <w:p w:rsidRPr="00321EB1" w:rsidR="00321EB1" w:rsidP="00321EB1" w:rsidRDefault="00321EB1" w14:paraId="270EEBE6" w14:textId="77777777">
      <w:pPr>
        <w:spacing w:before="120" w:after="120"/>
        <w:ind w:firstLine="567"/>
        <w:rPr>
          <w:color w:val="000000" w:themeColor="text1"/>
          <w:sz w:val="26"/>
          <w:szCs w:val="26"/>
        </w:rPr>
      </w:pPr>
      <w:r w:rsidRPr="00135D4B">
        <w:rPr>
          <w:color w:val="000000" w:themeColor="text1"/>
          <w:sz w:val="26"/>
          <w:szCs w:val="26"/>
          <w:lang w:val="vi-VN"/>
        </w:rPr>
        <w:t>- Ngày, tháng, năm sinh: ................................</w:t>
      </w:r>
      <w:r>
        <w:rPr>
          <w:color w:val="000000" w:themeColor="text1"/>
          <w:sz w:val="26"/>
          <w:szCs w:val="26"/>
        </w:rPr>
        <w:t>Giới tính</w:t>
      </w:r>
      <w:r w:rsidRPr="00135D4B">
        <w:rPr>
          <w:color w:val="000000" w:themeColor="text1"/>
          <w:sz w:val="26"/>
          <w:szCs w:val="26"/>
          <w:lang w:val="vi-VN"/>
        </w:rPr>
        <w:t>................................</w:t>
      </w:r>
      <w:r>
        <w:rPr>
          <w:color w:val="000000" w:themeColor="text1"/>
          <w:sz w:val="26"/>
          <w:szCs w:val="26"/>
        </w:rPr>
        <w:t>..........</w:t>
      </w:r>
    </w:p>
    <w:p w:rsidRPr="00135D4B" w:rsidR="00321EB1" w:rsidP="00321EB1" w:rsidRDefault="00321EB1" w14:paraId="027CA1C9" w14:textId="77777777">
      <w:pPr>
        <w:pStyle w:val="BodyText3"/>
        <w:tabs>
          <w:tab w:val="left" w:leader="dot" w:pos="9072"/>
        </w:tabs>
        <w:spacing w:before="120"/>
        <w:ind w:firstLine="0"/>
        <w:rPr>
          <w:color w:val="000000" w:themeColor="text1"/>
          <w:sz w:val="26"/>
          <w:szCs w:val="26"/>
        </w:rPr>
      </w:pPr>
      <w:r>
        <w:rPr>
          <w:color w:val="000000" w:themeColor="text1"/>
          <w:sz w:val="26"/>
          <w:szCs w:val="26"/>
        </w:rPr>
        <w:t xml:space="preserve">         </w:t>
      </w:r>
      <w:r w:rsidRPr="00135D4B" w:rsidR="00474E3E">
        <w:rPr>
          <w:color w:val="000000" w:themeColor="text1"/>
          <w:sz w:val="26"/>
          <w:szCs w:val="26"/>
          <w:lang w:val="vi-VN"/>
        </w:rPr>
        <w:t xml:space="preserve">- </w:t>
      </w:r>
      <w:r w:rsidRPr="00135D4B">
        <w:rPr>
          <w:color w:val="000000" w:themeColor="text1"/>
          <w:sz w:val="26"/>
          <w:szCs w:val="26"/>
        </w:rPr>
        <w:t xml:space="preserve">Số </w:t>
      </w:r>
      <w:r>
        <w:rPr>
          <w:color w:val="000000" w:themeColor="text1"/>
          <w:sz w:val="26"/>
          <w:szCs w:val="26"/>
        </w:rPr>
        <w:t>CC/</w:t>
      </w:r>
      <w:r w:rsidRPr="00135D4B">
        <w:rPr>
          <w:color w:val="000000" w:themeColor="text1"/>
          <w:sz w:val="26"/>
          <w:szCs w:val="26"/>
        </w:rPr>
        <w:t>CCCD/CMND/H</w:t>
      </w:r>
      <w:r>
        <w:rPr>
          <w:color w:val="000000" w:themeColor="text1"/>
          <w:sz w:val="26"/>
          <w:szCs w:val="26"/>
        </w:rPr>
        <w:t>C</w:t>
      </w:r>
      <w:r w:rsidRPr="00135D4B">
        <w:rPr>
          <w:color w:val="000000" w:themeColor="text1"/>
          <w:sz w:val="26"/>
          <w:szCs w:val="26"/>
        </w:rPr>
        <w:t>: ………………Ngày cấp: …./…../……</w:t>
      </w:r>
      <w:r>
        <w:rPr>
          <w:color w:val="000000" w:themeColor="text1"/>
          <w:sz w:val="26"/>
          <w:szCs w:val="26"/>
        </w:rPr>
        <w:t>N</w:t>
      </w:r>
      <w:r w:rsidRPr="00135D4B">
        <w:rPr>
          <w:color w:val="000000" w:themeColor="text1"/>
          <w:sz w:val="26"/>
          <w:szCs w:val="26"/>
        </w:rPr>
        <w:t xml:space="preserve">ơi cấp: </w:t>
      </w:r>
      <w:proofErr w:type="gramStart"/>
      <w:r w:rsidRPr="00135D4B">
        <w:rPr>
          <w:color w:val="000000" w:themeColor="text1"/>
          <w:sz w:val="26"/>
          <w:szCs w:val="26"/>
        </w:rPr>
        <w:t>…</w:t>
      </w:r>
      <w:r>
        <w:rPr>
          <w:color w:val="000000" w:themeColor="text1"/>
          <w:sz w:val="26"/>
          <w:szCs w:val="26"/>
        </w:rPr>
        <w:t>..</w:t>
      </w:r>
      <w:proofErr w:type="gramEnd"/>
    </w:p>
    <w:p w:rsidRPr="00135D4B" w:rsidR="00474E3E" w:rsidP="00474E3E" w:rsidRDefault="00474E3E" w14:paraId="02575D96" w14:textId="77777777">
      <w:pPr>
        <w:spacing w:before="120" w:after="120"/>
        <w:ind w:firstLine="567"/>
        <w:rPr>
          <w:color w:val="000000" w:themeColor="text1"/>
          <w:sz w:val="26"/>
          <w:szCs w:val="26"/>
        </w:rPr>
      </w:pPr>
      <w:r w:rsidRPr="00135D4B">
        <w:rPr>
          <w:color w:val="000000" w:themeColor="text1"/>
          <w:sz w:val="26"/>
          <w:szCs w:val="26"/>
          <w:lang w:val="vi-VN"/>
        </w:rPr>
        <w:t xml:space="preserve">- </w:t>
      </w:r>
      <w:r w:rsidRPr="00135D4B">
        <w:rPr>
          <w:color w:val="000000" w:themeColor="text1"/>
          <w:sz w:val="26"/>
          <w:szCs w:val="26"/>
        </w:rPr>
        <w:t xml:space="preserve">Nơi </w:t>
      </w:r>
      <w:r w:rsidRPr="00135D4B">
        <w:rPr>
          <w:color w:val="000000" w:themeColor="text1"/>
          <w:sz w:val="26"/>
          <w:szCs w:val="26"/>
          <w:lang w:val="vi-VN"/>
        </w:rPr>
        <w:t>cư trú</w:t>
      </w:r>
      <w:r w:rsidRPr="00135D4B">
        <w:rPr>
          <w:color w:val="000000" w:themeColor="text1"/>
          <w:sz w:val="26"/>
          <w:szCs w:val="26"/>
        </w:rPr>
        <w:t>:.</w:t>
      </w:r>
      <w:r w:rsidRPr="00135D4B">
        <w:rPr>
          <w:color w:val="000000" w:themeColor="text1"/>
          <w:sz w:val="26"/>
          <w:szCs w:val="26"/>
          <w:lang w:val="vi-VN"/>
        </w:rPr>
        <w:t>.............................................</w:t>
      </w:r>
      <w:r w:rsidRPr="00135D4B">
        <w:rPr>
          <w:color w:val="000000" w:themeColor="text1"/>
          <w:sz w:val="26"/>
          <w:szCs w:val="26"/>
        </w:rPr>
        <w:t>.......………</w:t>
      </w:r>
      <w:r w:rsidRPr="00135D4B">
        <w:rPr>
          <w:color w:val="000000" w:themeColor="text1"/>
          <w:sz w:val="26"/>
          <w:szCs w:val="26"/>
          <w:lang w:val="vi-VN"/>
        </w:rPr>
        <w:t>..</w:t>
      </w:r>
      <w:r w:rsidRPr="00135D4B">
        <w:rPr>
          <w:color w:val="000000" w:themeColor="text1"/>
          <w:sz w:val="26"/>
          <w:szCs w:val="26"/>
        </w:rPr>
        <w:t>…….….......……………...</w:t>
      </w:r>
    </w:p>
    <w:p w:rsidRPr="00135D4B" w:rsidR="00474E3E" w:rsidP="00474E3E" w:rsidRDefault="00474E3E" w14:paraId="6CADF47F" w14:textId="77777777">
      <w:pPr>
        <w:spacing w:before="120" w:after="120"/>
        <w:ind w:firstLine="567"/>
        <w:rPr>
          <w:color w:val="000000" w:themeColor="text1"/>
          <w:sz w:val="26"/>
          <w:szCs w:val="26"/>
        </w:rPr>
      </w:pPr>
      <w:r w:rsidRPr="00135D4B">
        <w:rPr>
          <w:color w:val="000000" w:themeColor="text1"/>
          <w:sz w:val="26"/>
          <w:szCs w:val="26"/>
          <w:lang w:val="vi-VN"/>
        </w:rPr>
        <w:t>- Đ</w:t>
      </w:r>
      <w:r w:rsidRPr="00135D4B">
        <w:rPr>
          <w:color w:val="000000" w:themeColor="text1"/>
          <w:sz w:val="26"/>
          <w:szCs w:val="26"/>
        </w:rPr>
        <w:t>iện thoại</w:t>
      </w:r>
      <w:r w:rsidRPr="00135D4B">
        <w:rPr>
          <w:color w:val="000000" w:themeColor="text1"/>
          <w:sz w:val="26"/>
          <w:szCs w:val="26"/>
          <w:lang w:val="vi-VN"/>
        </w:rPr>
        <w:t xml:space="preserve"> liên hệ</w:t>
      </w:r>
      <w:r w:rsidRPr="00135D4B">
        <w:rPr>
          <w:color w:val="000000" w:themeColor="text1"/>
          <w:sz w:val="26"/>
          <w:szCs w:val="26"/>
        </w:rPr>
        <w:t>: ……………………………...........................………………..</w:t>
      </w:r>
    </w:p>
    <w:p w:rsidRPr="00135D4B" w:rsidR="00474E3E" w:rsidP="00474E3E" w:rsidRDefault="00474E3E" w14:paraId="68899508" w14:textId="77777777">
      <w:pPr>
        <w:spacing w:before="120" w:after="120"/>
        <w:ind w:firstLine="567"/>
        <w:rPr>
          <w:b/>
          <w:color w:val="000000" w:themeColor="text1"/>
          <w:sz w:val="26"/>
          <w:szCs w:val="26"/>
          <w:lang w:val="vi-VN"/>
        </w:rPr>
      </w:pPr>
      <w:r w:rsidRPr="00135D4B">
        <w:rPr>
          <w:b/>
          <w:color w:val="000000" w:themeColor="text1"/>
          <w:sz w:val="26"/>
          <w:szCs w:val="26"/>
          <w:lang w:val="vi-VN"/>
        </w:rPr>
        <w:t>3. Đăng ký cai nghiện ma túy tự nguyện với các nội dung sau:</w:t>
      </w:r>
    </w:p>
    <w:p w:rsidRPr="00135D4B" w:rsidR="00474E3E" w:rsidP="00474E3E" w:rsidRDefault="00474E3E" w14:paraId="012731A5" w14:textId="77777777">
      <w:pPr>
        <w:spacing w:before="120" w:after="120"/>
        <w:ind w:firstLine="567"/>
        <w:rPr>
          <w:color w:val="000000" w:themeColor="text1"/>
          <w:sz w:val="26"/>
          <w:szCs w:val="26"/>
          <w:lang w:val="vi-VN"/>
        </w:rPr>
      </w:pPr>
      <w:r w:rsidRPr="00135D4B">
        <w:rPr>
          <w:color w:val="000000" w:themeColor="text1"/>
          <w:sz w:val="26"/>
          <w:szCs w:val="26"/>
          <w:lang w:val="vi-VN"/>
        </w:rPr>
        <w:t>3.1. Địa điểm cai nghiện dự kiến</w:t>
      </w:r>
      <w:r w:rsidRPr="00135D4B">
        <w:rPr>
          <w:i/>
          <w:color w:val="000000" w:themeColor="text1"/>
          <w:sz w:val="26"/>
          <w:szCs w:val="26"/>
          <w:lang w:val="vi-VN"/>
        </w:rPr>
        <w:t xml:space="preserve"> (lựa chọn và đánh dấu X vào hình thức đăng ký cai nghiện ma túy tự nguyện phù hợp):</w:t>
      </w:r>
    </w:p>
    <w:p w:rsidRPr="00135D4B" w:rsidR="00474E3E" w:rsidP="00474E3E" w:rsidRDefault="00474E3E" w14:paraId="57A84355" w14:textId="77777777">
      <w:pPr>
        <w:spacing w:before="120" w:after="120"/>
        <w:ind w:firstLine="567"/>
        <w:rPr>
          <w:bCs/>
          <w:color w:val="000000" w:themeColor="text1"/>
          <w:sz w:val="26"/>
          <w:szCs w:val="26"/>
          <w:lang w:val="vi-VN"/>
        </w:rPr>
      </w:pPr>
      <w:r w:rsidRPr="00135D4B">
        <w:rPr>
          <w:noProof/>
          <w:color w:val="000000" w:themeColor="text1"/>
          <w:sz w:val="26"/>
          <w:szCs w:val="26"/>
        </w:rPr>
        <mc:AlternateContent>
          <mc:Choice Requires="wps">
            <w:drawing>
              <wp:anchor distT="0" distB="0" distL="114300" distR="114300" simplePos="0" relativeHeight="251888640" behindDoc="0" locked="0" layoutInCell="1" allowOverlap="1" wp14:anchorId="70037D9E" wp14:editId="50F7188C">
                <wp:simplePos x="0" y="0"/>
                <wp:positionH relativeFrom="column">
                  <wp:posOffset>5528310</wp:posOffset>
                </wp:positionH>
                <wp:positionV relativeFrom="paragraph">
                  <wp:posOffset>7620</wp:posOffset>
                </wp:positionV>
                <wp:extent cx="180975" cy="161925"/>
                <wp:effectExtent l="0" t="0" r="28575" b="28575"/>
                <wp:wrapNone/>
                <wp:docPr id="77" name="Rectangle 77"/>
                <wp:cNvGraphicFramePr/>
                <a:graphic xmlns:a="http://schemas.openxmlformats.org/drawingml/2006/main">
                  <a:graphicData uri="http://schemas.microsoft.com/office/word/2010/wordprocessingShape">
                    <wps:wsp>
                      <wps:cNvSpPr/>
                      <wps:spPr>
                        <a:xfrm>
                          <a:off x="0" y="0"/>
                          <a:ext cx="180975" cy="161925"/>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FA3F921">
              <v:rect id="Rectangle 77" style="position:absolute;margin-left:435.3pt;margin-top:.6pt;width:14.25pt;height:12.75pt;z-index:2518886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5pt" w14:anchorId="3AFAD2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"/>
            </w:pict>
          </mc:Fallback>
        </mc:AlternateContent>
      </w:r>
      <w:r w:rsidRPr="00135D4B">
        <w:rPr>
          <w:color w:val="000000" w:themeColor="text1"/>
          <w:sz w:val="26"/>
          <w:szCs w:val="26"/>
          <w:lang w:val="vi-VN"/>
        </w:rPr>
        <w:t xml:space="preserve">a) </w:t>
      </w:r>
      <w:r w:rsidR="006636BF">
        <w:rPr>
          <w:bCs/>
          <w:color w:val="000000" w:themeColor="text1"/>
          <w:sz w:val="26"/>
          <w:szCs w:val="26"/>
        </w:rPr>
        <w:t>T</w:t>
      </w:r>
      <w:r w:rsidRPr="00135D4B">
        <w:rPr>
          <w:bCs/>
          <w:color w:val="000000" w:themeColor="text1"/>
          <w:sz w:val="26"/>
          <w:szCs w:val="26"/>
          <w:lang w:val="vi-VN"/>
        </w:rPr>
        <w:t>ại gia đình, cộng đồng</w:t>
      </w:r>
    </w:p>
    <w:p w:rsidRPr="00135D4B" w:rsidR="00474E3E" w:rsidP="00474E3E" w:rsidRDefault="00474E3E" w14:paraId="6D2BFD27" w14:textId="77777777">
      <w:pPr>
        <w:spacing w:before="120" w:after="120"/>
        <w:ind w:firstLine="567"/>
        <w:rPr>
          <w:bCs/>
          <w:i/>
          <w:color w:val="000000" w:themeColor="text1"/>
          <w:sz w:val="26"/>
          <w:szCs w:val="26"/>
          <w:lang w:val="vi-VN"/>
        </w:rPr>
      </w:pPr>
      <w:r w:rsidRPr="00135D4B">
        <w:rPr>
          <w:bCs/>
          <w:i/>
          <w:color w:val="000000" w:themeColor="text1"/>
          <w:sz w:val="26"/>
          <w:szCs w:val="26"/>
          <w:lang w:val="vi-VN"/>
        </w:rPr>
        <w:t>(</w:t>
      </w:r>
      <w:r w:rsidR="005F11EB">
        <w:rPr>
          <w:bCs/>
          <w:i/>
          <w:color w:val="000000" w:themeColor="text1"/>
          <w:sz w:val="26"/>
          <w:szCs w:val="26"/>
        </w:rPr>
        <w:t>Xây dựng</w:t>
      </w:r>
      <w:r w:rsidRPr="00135D4B">
        <w:rPr>
          <w:bCs/>
          <w:i/>
          <w:color w:val="000000" w:themeColor="text1"/>
          <w:sz w:val="26"/>
          <w:szCs w:val="26"/>
          <w:lang w:val="vi-VN"/>
        </w:rPr>
        <w:t xml:space="preserve"> kế hoạch cai nghiện theo điểm 3.</w:t>
      </w:r>
      <w:r w:rsidR="002023FD">
        <w:rPr>
          <w:bCs/>
          <w:i/>
          <w:color w:val="000000" w:themeColor="text1"/>
          <w:sz w:val="26"/>
          <w:szCs w:val="26"/>
        </w:rPr>
        <w:t>2</w:t>
      </w:r>
      <w:r w:rsidRPr="00135D4B">
        <w:rPr>
          <w:bCs/>
          <w:i/>
          <w:color w:val="000000" w:themeColor="text1"/>
          <w:sz w:val="26"/>
          <w:szCs w:val="26"/>
          <w:lang w:val="vi-VN"/>
        </w:rPr>
        <w:t>)</w:t>
      </w:r>
    </w:p>
    <w:p w:rsidR="00D25522" w:rsidP="00D25522" w:rsidRDefault="00474E3E" w14:paraId="4B9BAE57" w14:textId="77777777">
      <w:pPr>
        <w:spacing w:before="120" w:after="120"/>
        <w:ind w:firstLine="567"/>
        <w:rPr>
          <w:bCs/>
          <w:color w:val="000000" w:themeColor="text1"/>
          <w:sz w:val="26"/>
          <w:szCs w:val="26"/>
        </w:rPr>
      </w:pPr>
      <w:r w:rsidRPr="00135D4B">
        <w:rPr>
          <w:noProof/>
          <w:color w:val="000000" w:themeColor="text1"/>
          <w:sz w:val="26"/>
          <w:szCs w:val="26"/>
        </w:rPr>
        <mc:AlternateContent>
          <mc:Choice Requires="wps">
            <w:drawing>
              <wp:anchor distT="0" distB="0" distL="114300" distR="114300" simplePos="0" relativeHeight="251889664" behindDoc="0" locked="0" layoutInCell="1" allowOverlap="1" wp14:anchorId="3275A055" wp14:editId="65949ED0">
                <wp:simplePos x="0" y="0"/>
                <wp:positionH relativeFrom="column">
                  <wp:posOffset>5528310</wp:posOffset>
                </wp:positionH>
                <wp:positionV relativeFrom="paragraph">
                  <wp:posOffset>25400</wp:posOffset>
                </wp:positionV>
                <wp:extent cx="180975" cy="161925"/>
                <wp:effectExtent l="0" t="0" r="28575" b="28575"/>
                <wp:wrapNone/>
                <wp:docPr id="78" name="Rectangle 78"/>
                <wp:cNvGraphicFramePr/>
                <a:graphic xmlns:a="http://schemas.openxmlformats.org/drawingml/2006/main">
                  <a:graphicData uri="http://schemas.microsoft.com/office/word/2010/wordprocessingShape">
                    <wps:wsp>
                      <wps:cNvSpPr/>
                      <wps:spPr>
                        <a:xfrm>
                          <a:off x="0" y="0"/>
                          <a:ext cx="180975" cy="161925"/>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EDE5F95">
              <v:rect id="Rectangle 78" style="position:absolute;margin-left:435.3pt;margin-top:2pt;width:14.25pt;height:12.75pt;z-index:2518896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5pt" w14:anchorId="52B3B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"/>
            </w:pict>
          </mc:Fallback>
        </mc:AlternateContent>
      </w:r>
      <w:r w:rsidRPr="00135D4B">
        <w:rPr>
          <w:bCs/>
          <w:color w:val="000000" w:themeColor="text1"/>
          <w:sz w:val="26"/>
          <w:szCs w:val="26"/>
          <w:lang w:val="vi-VN"/>
        </w:rPr>
        <w:t xml:space="preserve">b) </w:t>
      </w:r>
      <w:r w:rsidR="006636BF">
        <w:rPr>
          <w:bCs/>
          <w:color w:val="000000" w:themeColor="text1"/>
          <w:sz w:val="26"/>
          <w:szCs w:val="26"/>
        </w:rPr>
        <w:t>T</w:t>
      </w:r>
      <w:r w:rsidRPr="00135D4B">
        <w:rPr>
          <w:bCs/>
          <w:color w:val="000000" w:themeColor="text1"/>
          <w:sz w:val="26"/>
          <w:szCs w:val="26"/>
          <w:lang w:val="vi-VN"/>
        </w:rPr>
        <w:t>ại cơ sở cai nghiện</w:t>
      </w:r>
      <w:r w:rsidR="00321EB1">
        <w:rPr>
          <w:bCs/>
          <w:color w:val="000000" w:themeColor="text1"/>
          <w:sz w:val="26"/>
          <w:szCs w:val="26"/>
        </w:rPr>
        <w:t xml:space="preserve"> ma túy</w:t>
      </w:r>
      <w:r w:rsidR="00D25522">
        <w:rPr>
          <w:bCs/>
          <w:color w:val="000000" w:themeColor="text1"/>
          <w:sz w:val="26"/>
          <w:szCs w:val="26"/>
        </w:rPr>
        <w:t xml:space="preserve"> công lập</w:t>
      </w:r>
    </w:p>
    <w:p w:rsidR="00474E3E" w:rsidP="00D25522" w:rsidRDefault="00D25522" w14:paraId="2E7C0C1C" w14:textId="77777777">
      <w:pPr>
        <w:spacing w:before="120" w:after="120"/>
        <w:ind w:firstLine="567"/>
        <w:rPr>
          <w:bCs/>
          <w:color w:val="000000" w:themeColor="text1"/>
          <w:sz w:val="26"/>
          <w:szCs w:val="26"/>
        </w:rPr>
      </w:pPr>
      <w:r w:rsidRPr="00135D4B">
        <w:rPr>
          <w:noProof/>
          <w:color w:val="000000" w:themeColor="text1"/>
          <w:sz w:val="26"/>
          <w:szCs w:val="26"/>
        </w:rPr>
        <w:t xml:space="preserve">c) Tại Trường giáo dưỡng (chỉ áp dụng cho người nghiện từ đủ 12 tuổi đến dưới 18 tuổi) </w:t>
      </w:r>
    </w:p>
    <w:p w:rsidRPr="00135D4B" w:rsidR="00D25522" w:rsidP="00D25522" w:rsidRDefault="00D25522" w14:paraId="67E9531B" w14:textId="77777777">
      <w:pPr>
        <w:spacing w:before="120" w:after="120"/>
        <w:ind w:firstLine="567"/>
        <w:rPr>
          <w:bCs/>
          <w:color w:val="000000" w:themeColor="text1"/>
          <w:sz w:val="26"/>
          <w:szCs w:val="26"/>
        </w:rPr>
      </w:pPr>
      <w:r w:rsidRPr="00135D4B">
        <w:rPr>
          <w:noProof/>
          <w:color w:val="000000" w:themeColor="text1"/>
          <w:sz w:val="26"/>
          <w:szCs w:val="26"/>
        </w:rPr>
        <mc:AlternateContent>
          <mc:Choice Requires="wps">
            <w:drawing>
              <wp:anchor distT="0" distB="0" distL="114300" distR="114300" simplePos="0" relativeHeight="251941888" behindDoc="0" locked="0" layoutInCell="1" allowOverlap="1" wp14:anchorId="40DC1D33" wp14:editId="4E95BB28">
                <wp:simplePos x="0" y="0"/>
                <wp:positionH relativeFrom="column">
                  <wp:posOffset>5546280</wp:posOffset>
                </wp:positionH>
                <wp:positionV relativeFrom="paragraph">
                  <wp:posOffset>56515</wp:posOffset>
                </wp:positionV>
                <wp:extent cx="180975" cy="161925"/>
                <wp:effectExtent l="0" t="0" r="28575" b="28575"/>
                <wp:wrapNone/>
                <wp:docPr id="830735970" name="Rectangle 830735970"/>
                <wp:cNvGraphicFramePr/>
                <a:graphic xmlns:a="http://schemas.openxmlformats.org/drawingml/2006/main">
                  <a:graphicData uri="http://schemas.microsoft.com/office/word/2010/wordprocessingShape">
                    <wps:wsp>
                      <wps:cNvSpPr/>
                      <wps:spPr>
                        <a:xfrm>
                          <a:off x="0" y="0"/>
                          <a:ext cx="180975" cy="161925"/>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A7B1A91">
              <v:rect id="Rectangle 830735970" style="position:absolute;margin-left:436.7pt;margin-top:4.45pt;width:14.25pt;height:12.75pt;z-index:2519418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5pt" w14:anchorId="5D8CBB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"/>
            </w:pict>
          </mc:Fallback>
        </mc:AlternateContent>
      </w:r>
      <w:r>
        <w:rPr>
          <w:bCs/>
          <w:color w:val="000000" w:themeColor="text1"/>
          <w:sz w:val="26"/>
          <w:szCs w:val="26"/>
        </w:rPr>
        <w:t xml:space="preserve">d) </w:t>
      </w:r>
      <w:r w:rsidR="006636BF">
        <w:rPr>
          <w:bCs/>
          <w:color w:val="000000" w:themeColor="text1"/>
          <w:sz w:val="26"/>
          <w:szCs w:val="26"/>
        </w:rPr>
        <w:t>T</w:t>
      </w:r>
      <w:r>
        <w:rPr>
          <w:bCs/>
          <w:color w:val="000000" w:themeColor="text1"/>
          <w:sz w:val="26"/>
          <w:szCs w:val="26"/>
        </w:rPr>
        <w:t>ại cơ sở cai nghiện ma túy tư nhân</w:t>
      </w:r>
      <w:r w:rsidR="00321EB1">
        <w:rPr>
          <w:bCs/>
          <w:color w:val="000000" w:themeColor="text1"/>
          <w:sz w:val="26"/>
          <w:szCs w:val="26"/>
        </w:rPr>
        <w:t xml:space="preserve">  </w:t>
      </w:r>
    </w:p>
    <w:p w:rsidRPr="002023FD" w:rsidR="00474E3E" w:rsidP="00474E3E" w:rsidRDefault="00474E3E" w14:paraId="7D2610D7" w14:textId="77777777">
      <w:pPr>
        <w:spacing w:before="120" w:after="120"/>
        <w:ind w:firstLine="567"/>
        <w:rPr>
          <w:i/>
          <w:color w:val="000000" w:themeColor="text1"/>
          <w:sz w:val="26"/>
          <w:szCs w:val="26"/>
        </w:rPr>
      </w:pPr>
      <w:r w:rsidRPr="00135D4B">
        <w:rPr>
          <w:color w:val="000000" w:themeColor="text1"/>
          <w:sz w:val="26"/>
          <w:szCs w:val="26"/>
          <w:lang w:val="vi-VN"/>
        </w:rPr>
        <w:t>3.</w:t>
      </w:r>
      <w:r w:rsidR="002023FD">
        <w:rPr>
          <w:color w:val="000000" w:themeColor="text1"/>
          <w:sz w:val="26"/>
          <w:szCs w:val="26"/>
        </w:rPr>
        <w:t>2</w:t>
      </w:r>
      <w:r w:rsidRPr="00135D4B">
        <w:rPr>
          <w:color w:val="000000" w:themeColor="text1"/>
          <w:sz w:val="26"/>
          <w:szCs w:val="26"/>
          <w:lang w:val="vi-VN"/>
        </w:rPr>
        <w:t xml:space="preserve">. </w:t>
      </w:r>
      <w:r w:rsidR="005F11EB">
        <w:rPr>
          <w:color w:val="000000" w:themeColor="text1"/>
          <w:sz w:val="26"/>
          <w:szCs w:val="26"/>
        </w:rPr>
        <w:t>K</w:t>
      </w:r>
      <w:r w:rsidRPr="00135D4B">
        <w:rPr>
          <w:color w:val="000000" w:themeColor="text1"/>
          <w:sz w:val="26"/>
          <w:szCs w:val="26"/>
          <w:lang w:val="vi-VN"/>
        </w:rPr>
        <w:t>ế hoạch cai nghiện</w:t>
      </w:r>
      <w:r w:rsidR="006636BF">
        <w:rPr>
          <w:color w:val="000000" w:themeColor="text1"/>
          <w:sz w:val="26"/>
          <w:szCs w:val="26"/>
        </w:rPr>
        <w:t xml:space="preserve"> ma túy</w:t>
      </w:r>
      <w:r w:rsidRPr="00135D4B">
        <w:rPr>
          <w:color w:val="000000" w:themeColor="text1"/>
          <w:sz w:val="26"/>
          <w:szCs w:val="26"/>
          <w:lang w:val="vi-VN"/>
        </w:rPr>
        <w:t xml:space="preserve"> tự nguyện</w:t>
      </w:r>
      <w:r w:rsidR="002023FD">
        <w:rPr>
          <w:color w:val="000000" w:themeColor="text1"/>
          <w:sz w:val="26"/>
          <w:szCs w:val="26"/>
        </w:rPr>
        <w:t xml:space="preserve"> tại gia đình, cộng đồng</w:t>
      </w:r>
    </w:p>
    <w:tbl>
      <w:tblPr>
        <w:tblStyle w:val="TableGrid"/>
        <w:tblW w:w="9067" w:type="dxa"/>
        <w:tblLook w:val="04A0" w:firstRow="1" w:lastRow="0" w:firstColumn="1" w:lastColumn="0" w:noHBand="0" w:noVBand="1"/>
      </w:tblPr>
      <w:tblGrid>
        <w:gridCol w:w="553"/>
        <w:gridCol w:w="2433"/>
        <w:gridCol w:w="6081"/>
      </w:tblGrid>
      <w:tr w:rsidRPr="00135D4B" w:rsidR="00135D4B" w:rsidTr="00B3741E" w14:paraId="62F75CD0" w14:textId="77777777">
        <w:trPr>
          <w:tblHeader/>
        </w:trPr>
        <w:tc>
          <w:tcPr>
            <w:tcW w:w="554" w:type="dxa"/>
            <w:vAlign w:val="center"/>
          </w:tcPr>
          <w:p w:rsidRPr="00135D4B" w:rsidR="00474E3E" w:rsidP="00B3741E" w:rsidRDefault="00474E3E" w14:paraId="386106BC" w14:textId="77777777">
            <w:pPr>
              <w:ind w:firstLine="0"/>
              <w:jc w:val="center"/>
              <w:rPr>
                <w:b/>
                <w:color w:val="000000" w:themeColor="text1"/>
                <w:szCs w:val="26"/>
              </w:rPr>
            </w:pPr>
            <w:r w:rsidRPr="00135D4B">
              <w:rPr>
                <w:b/>
                <w:color w:val="000000" w:themeColor="text1"/>
                <w:szCs w:val="26"/>
                <w:lang w:val="vi-VN"/>
              </w:rPr>
              <w:t>TT</w:t>
            </w:r>
          </w:p>
        </w:tc>
        <w:tc>
          <w:tcPr>
            <w:tcW w:w="2512" w:type="dxa"/>
            <w:vAlign w:val="center"/>
          </w:tcPr>
          <w:p w:rsidRPr="00135D4B" w:rsidR="00474E3E" w:rsidP="00B3741E" w:rsidRDefault="00474E3E" w14:paraId="7D4C333C" w14:textId="77777777">
            <w:pPr>
              <w:ind w:firstLine="0"/>
              <w:jc w:val="center"/>
              <w:rPr>
                <w:b/>
                <w:color w:val="000000" w:themeColor="text1"/>
                <w:szCs w:val="26"/>
                <w:lang w:val="vi-VN"/>
              </w:rPr>
            </w:pPr>
            <w:r w:rsidRPr="00135D4B">
              <w:rPr>
                <w:b/>
                <w:color w:val="000000" w:themeColor="text1"/>
                <w:szCs w:val="26"/>
                <w:lang w:val="vi-VN"/>
              </w:rPr>
              <w:t>Nội dung</w:t>
            </w:r>
          </w:p>
        </w:tc>
        <w:tc>
          <w:tcPr>
            <w:tcW w:w="6001" w:type="dxa"/>
            <w:vAlign w:val="center"/>
          </w:tcPr>
          <w:p w:rsidRPr="00135D4B" w:rsidR="00474E3E" w:rsidP="00B3741E" w:rsidRDefault="00474E3E" w14:paraId="6F5675F0" w14:textId="77777777">
            <w:pPr>
              <w:ind w:firstLine="0"/>
              <w:jc w:val="center"/>
              <w:rPr>
                <w:b/>
                <w:color w:val="000000" w:themeColor="text1"/>
                <w:szCs w:val="26"/>
                <w:lang w:val="vi-VN"/>
              </w:rPr>
            </w:pPr>
            <w:r w:rsidRPr="00135D4B">
              <w:rPr>
                <w:b/>
                <w:color w:val="000000" w:themeColor="text1"/>
                <w:szCs w:val="26"/>
                <w:lang w:val="vi-VN"/>
              </w:rPr>
              <w:t>Địa điểm thực hiện</w:t>
            </w:r>
          </w:p>
        </w:tc>
      </w:tr>
      <w:tr w:rsidRPr="00135D4B" w:rsidR="00135D4B" w:rsidTr="00B3741E" w14:paraId="647B6340" w14:textId="77777777">
        <w:tc>
          <w:tcPr>
            <w:tcW w:w="554" w:type="dxa"/>
            <w:vAlign w:val="center"/>
          </w:tcPr>
          <w:p w:rsidRPr="004972CC" w:rsidR="00474E3E" w:rsidP="00B3741E" w:rsidRDefault="004972CC" w14:paraId="46B095AB" w14:textId="77777777">
            <w:pPr>
              <w:ind w:firstLine="0"/>
              <w:jc w:val="center"/>
              <w:rPr>
                <w:color w:val="000000" w:themeColor="text1"/>
                <w:sz w:val="26"/>
                <w:szCs w:val="26"/>
              </w:rPr>
            </w:pPr>
            <w:r>
              <w:rPr>
                <w:color w:val="000000" w:themeColor="text1"/>
                <w:sz w:val="26"/>
                <w:szCs w:val="26"/>
              </w:rPr>
              <w:t>1</w:t>
            </w:r>
          </w:p>
        </w:tc>
        <w:tc>
          <w:tcPr>
            <w:tcW w:w="2512" w:type="dxa"/>
            <w:vAlign w:val="center"/>
          </w:tcPr>
          <w:p w:rsidRPr="006636BF" w:rsidR="00474E3E" w:rsidP="00B3741E" w:rsidRDefault="00474E3E" w14:paraId="7F6A8F7E" w14:textId="77777777">
            <w:pPr>
              <w:ind w:firstLine="0"/>
              <w:rPr>
                <w:color w:val="000000" w:themeColor="text1"/>
                <w:sz w:val="26"/>
                <w:szCs w:val="26"/>
              </w:rPr>
            </w:pPr>
            <w:r w:rsidRPr="00135D4B">
              <w:rPr>
                <w:color w:val="000000" w:themeColor="text1"/>
                <w:sz w:val="26"/>
                <w:szCs w:val="26"/>
              </w:rPr>
              <w:t>Điều trị cắt cơn, giải độc, rối loạn tâm thần</w:t>
            </w:r>
          </w:p>
        </w:tc>
        <w:tc>
          <w:tcPr>
            <w:tcW w:w="6001" w:type="dxa"/>
            <w:vAlign w:val="center"/>
          </w:tcPr>
          <w:p w:rsidR="005F11EB" w:rsidP="005F11EB" w:rsidRDefault="00474E3E" w14:paraId="360FD4D4" w14:textId="77777777">
            <w:pPr>
              <w:ind w:firstLine="0"/>
              <w:rPr>
                <w:color w:val="000000" w:themeColor="text1"/>
                <w:sz w:val="26"/>
                <w:szCs w:val="26"/>
              </w:rPr>
            </w:pPr>
            <w:r w:rsidRPr="00135D4B">
              <w:rPr>
                <w:noProof/>
                <w:color w:val="000000" w:themeColor="text1"/>
                <w:sz w:val="26"/>
                <w:szCs w:val="26"/>
              </w:rPr>
              <mc:AlternateContent>
                <mc:Choice Requires="wps">
                  <w:drawing>
                    <wp:anchor distT="0" distB="0" distL="114300" distR="114300" simplePos="0" relativeHeight="251904000" behindDoc="0" locked="0" layoutInCell="1" allowOverlap="1" wp14:anchorId="4FDADE31" wp14:editId="48DD75FC">
                      <wp:simplePos x="0" y="0"/>
                      <wp:positionH relativeFrom="column">
                        <wp:posOffset>24130</wp:posOffset>
                      </wp:positionH>
                      <wp:positionV relativeFrom="paragraph">
                        <wp:posOffset>38100</wp:posOffset>
                      </wp:positionV>
                      <wp:extent cx="167640" cy="167640"/>
                      <wp:effectExtent l="0" t="0" r="22860" b="22860"/>
                      <wp:wrapNone/>
                      <wp:docPr id="81" name="Rectangle 81"/>
                      <wp:cNvGraphicFramePr/>
                      <a:graphic xmlns:a="http://schemas.openxmlformats.org/drawingml/2006/main">
                        <a:graphicData uri="http://schemas.microsoft.com/office/word/2010/wordprocessingShape">
                          <wps:wsp>
                            <wps:cNvSpPr/>
                            <wps:spPr>
                              <a:xfrm>
                                <a:off x="0" y="0"/>
                                <a:ext cx="167640" cy="16764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9E473A">
                    <v:rect id="Rectangle 81" style="position:absolute;margin-left:1.9pt;margin-top:3pt;width:13.2pt;height:13.2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13]" strokeweight=".25pt" w14:anchorId="2B9E0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"/>
                  </w:pict>
                </mc:Fallback>
              </mc:AlternateContent>
            </w:r>
            <w:r w:rsidRPr="00135D4B">
              <w:rPr>
                <w:color w:val="000000" w:themeColor="text1"/>
                <w:sz w:val="26"/>
                <w:szCs w:val="26"/>
                <w:lang w:val="vi-VN"/>
              </w:rPr>
              <w:t xml:space="preserve">      Tại gia đình, cộng đồng </w:t>
            </w:r>
            <w:r w:rsidRPr="00135D4B">
              <w:rPr>
                <w:i/>
                <w:color w:val="000000" w:themeColor="text1"/>
                <w:szCs w:val="26"/>
                <w:lang w:val="vi-VN"/>
              </w:rPr>
              <w:t>(Ghi rõ địa chỉ nhà</w:t>
            </w:r>
            <w:r w:rsidR="00257732">
              <w:rPr>
                <w:i/>
                <w:color w:val="000000" w:themeColor="text1"/>
                <w:szCs w:val="26"/>
              </w:rPr>
              <w:t xml:space="preserve"> </w:t>
            </w:r>
            <w:r w:rsidRPr="00135D4B" w:rsidR="00257732">
              <w:rPr>
                <w:i/>
                <w:color w:val="000000" w:themeColor="text1"/>
                <w:szCs w:val="26"/>
                <w:lang w:val="vi-VN"/>
              </w:rPr>
              <w:t xml:space="preserve"> (tổ, thôn, xóm, bản</w:t>
            </w:r>
            <w:r w:rsidR="00257732">
              <w:rPr>
                <w:i/>
                <w:color w:val="000000" w:themeColor="text1"/>
                <w:szCs w:val="26"/>
              </w:rPr>
              <w:t>)</w:t>
            </w:r>
            <w:r w:rsidR="005F11EB">
              <w:rPr>
                <w:i/>
                <w:color w:val="000000" w:themeColor="text1"/>
                <w:szCs w:val="26"/>
              </w:rPr>
              <w:t>; tổ chức, cá nhân cung cấp dịch vụ)</w:t>
            </w:r>
            <w:r w:rsidR="006636BF">
              <w:rPr>
                <w:i/>
                <w:color w:val="000000" w:themeColor="text1"/>
                <w:szCs w:val="26"/>
              </w:rPr>
              <w:t>………………</w:t>
            </w:r>
            <w:r w:rsidRPr="00135D4B">
              <w:rPr>
                <w:color w:val="000000" w:themeColor="text1"/>
                <w:sz w:val="26"/>
                <w:szCs w:val="26"/>
                <w:lang w:val="vi-VN"/>
              </w:rPr>
              <w:t xml:space="preserve">      </w:t>
            </w:r>
          </w:p>
          <w:p w:rsidRPr="00135D4B" w:rsidR="00474E3E" w:rsidP="005F11EB" w:rsidRDefault="005F11EB" w14:paraId="18648CD4" w14:textId="77777777">
            <w:pPr>
              <w:ind w:firstLine="0"/>
              <w:rPr>
                <w:color w:val="000000" w:themeColor="text1"/>
                <w:sz w:val="26"/>
                <w:szCs w:val="26"/>
                <w:lang w:val="vi-VN"/>
              </w:rPr>
            </w:pPr>
            <w:r w:rsidRPr="00135D4B">
              <w:rPr>
                <w:noProof/>
                <w:color w:val="000000" w:themeColor="text1"/>
                <w:sz w:val="26"/>
                <w:szCs w:val="26"/>
              </w:rPr>
              <mc:AlternateContent>
                <mc:Choice Requires="wps">
                  <w:drawing>
                    <wp:anchor distT="0" distB="0" distL="114300" distR="114300" simplePos="0" relativeHeight="251905024" behindDoc="0" locked="0" layoutInCell="1" allowOverlap="1" wp14:anchorId="5EFD7807" wp14:editId="4A7B5516">
                      <wp:simplePos x="0" y="0"/>
                      <wp:positionH relativeFrom="column">
                        <wp:posOffset>6985</wp:posOffset>
                      </wp:positionH>
                      <wp:positionV relativeFrom="paragraph">
                        <wp:posOffset>17145</wp:posOffset>
                      </wp:positionV>
                      <wp:extent cx="167640" cy="167640"/>
                      <wp:effectExtent l="0" t="0" r="22860" b="22860"/>
                      <wp:wrapNone/>
                      <wp:docPr id="82" name="Rectangle 82"/>
                      <wp:cNvGraphicFramePr/>
                      <a:graphic xmlns:a="http://schemas.openxmlformats.org/drawingml/2006/main">
                        <a:graphicData uri="http://schemas.microsoft.com/office/word/2010/wordprocessingShape">
                          <wps:wsp>
                            <wps:cNvSpPr/>
                            <wps:spPr>
                              <a:xfrm>
                                <a:off x="0" y="0"/>
                                <a:ext cx="167640" cy="16764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C4CFF1">
                    <v:rect id="Rectangle 82" style="position:absolute;margin-left:.55pt;margin-top:1.35pt;width:13.2pt;height:13.2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13]" strokeweight=".25pt" w14:anchorId="64BCBB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"/>
                  </w:pict>
                </mc:Fallback>
              </mc:AlternateContent>
            </w:r>
            <w:r>
              <w:rPr>
                <w:color w:val="000000" w:themeColor="text1"/>
                <w:sz w:val="26"/>
                <w:szCs w:val="26"/>
              </w:rPr>
              <w:t xml:space="preserve">      </w:t>
            </w:r>
            <w:r w:rsidRPr="00135D4B" w:rsidR="00474E3E">
              <w:rPr>
                <w:color w:val="000000" w:themeColor="text1"/>
                <w:sz w:val="26"/>
                <w:szCs w:val="26"/>
                <w:lang w:val="vi-VN"/>
              </w:rPr>
              <w:t xml:space="preserve">Tại cơ sở cung cấp dịch vụ cai nghiện: </w:t>
            </w:r>
            <w:r w:rsidRPr="00135D4B" w:rsidR="00474E3E">
              <w:rPr>
                <w:i/>
                <w:color w:val="000000" w:themeColor="text1"/>
                <w:sz w:val="26"/>
                <w:szCs w:val="26"/>
                <w:lang w:val="vi-VN"/>
              </w:rPr>
              <w:t>(ghi rõ tên, địa chỉ)............................................................................</w:t>
            </w:r>
          </w:p>
        </w:tc>
      </w:tr>
      <w:tr w:rsidRPr="00135D4B" w:rsidR="00135D4B" w:rsidTr="00B3741E" w14:paraId="74780600" w14:textId="77777777">
        <w:tc>
          <w:tcPr>
            <w:tcW w:w="554" w:type="dxa"/>
            <w:vAlign w:val="center"/>
          </w:tcPr>
          <w:p w:rsidRPr="004972CC" w:rsidR="00474E3E" w:rsidP="00B3741E" w:rsidRDefault="004972CC" w14:paraId="6C9B7DF7" w14:textId="77777777">
            <w:pPr>
              <w:ind w:firstLine="0"/>
              <w:jc w:val="center"/>
              <w:rPr>
                <w:color w:val="000000" w:themeColor="text1"/>
                <w:sz w:val="26"/>
                <w:szCs w:val="26"/>
              </w:rPr>
            </w:pPr>
            <w:r>
              <w:rPr>
                <w:color w:val="000000" w:themeColor="text1"/>
                <w:sz w:val="26"/>
                <w:szCs w:val="26"/>
              </w:rPr>
              <w:t>2</w:t>
            </w:r>
          </w:p>
        </w:tc>
        <w:tc>
          <w:tcPr>
            <w:tcW w:w="2512" w:type="dxa"/>
            <w:vAlign w:val="center"/>
          </w:tcPr>
          <w:p w:rsidRPr="004972CC" w:rsidR="00474E3E" w:rsidP="00B3741E" w:rsidRDefault="00474E3E" w14:paraId="243C6644" w14:textId="77777777">
            <w:pPr>
              <w:ind w:firstLine="0"/>
              <w:rPr>
                <w:color w:val="000000" w:themeColor="text1"/>
                <w:sz w:val="26"/>
                <w:szCs w:val="26"/>
              </w:rPr>
            </w:pPr>
            <w:r w:rsidRPr="00135D4B">
              <w:rPr>
                <w:color w:val="000000" w:themeColor="text1"/>
                <w:sz w:val="26"/>
                <w:szCs w:val="26"/>
                <w:lang w:val="vi-VN"/>
              </w:rPr>
              <w:t>P</w:t>
            </w:r>
            <w:r w:rsidRPr="00135D4B">
              <w:rPr>
                <w:color w:val="000000" w:themeColor="text1"/>
                <w:sz w:val="26"/>
                <w:szCs w:val="26"/>
              </w:rPr>
              <w:t xml:space="preserve">hục hồi hành vi, nhân </w:t>
            </w:r>
            <w:r w:rsidRPr="00135D4B">
              <w:rPr>
                <w:color w:val="000000" w:themeColor="text1"/>
                <w:sz w:val="26"/>
                <w:szCs w:val="26"/>
                <w:lang w:val="vi-VN"/>
              </w:rPr>
              <w:t>cách</w:t>
            </w:r>
          </w:p>
        </w:tc>
        <w:tc>
          <w:tcPr>
            <w:tcW w:w="6001" w:type="dxa"/>
            <w:vAlign w:val="center"/>
          </w:tcPr>
          <w:p w:rsidRPr="00135D4B" w:rsidR="00474E3E" w:rsidP="00B3741E" w:rsidRDefault="00474E3E" w14:paraId="3C2C0A28" w14:textId="77777777">
            <w:pPr>
              <w:ind w:firstLine="0"/>
              <w:rPr>
                <w:i/>
                <w:color w:val="000000" w:themeColor="text1"/>
                <w:szCs w:val="26"/>
                <w:lang w:val="vi-VN"/>
              </w:rPr>
            </w:pPr>
            <w:r w:rsidRPr="00135D4B">
              <w:rPr>
                <w:noProof/>
                <w:color w:val="000000" w:themeColor="text1"/>
                <w:sz w:val="26"/>
                <w:szCs w:val="26"/>
              </w:rPr>
              <mc:AlternateContent>
                <mc:Choice Requires="wps">
                  <w:drawing>
                    <wp:anchor distT="0" distB="0" distL="114300" distR="114300" simplePos="0" relativeHeight="251906048" behindDoc="0" locked="0" layoutInCell="1" allowOverlap="1" wp14:anchorId="413D00DD" wp14:editId="5C56FB58">
                      <wp:simplePos x="0" y="0"/>
                      <wp:positionH relativeFrom="column">
                        <wp:posOffset>24130</wp:posOffset>
                      </wp:positionH>
                      <wp:positionV relativeFrom="paragraph">
                        <wp:posOffset>38100</wp:posOffset>
                      </wp:positionV>
                      <wp:extent cx="167640" cy="167640"/>
                      <wp:effectExtent l="0" t="0" r="22860" b="22860"/>
                      <wp:wrapNone/>
                      <wp:docPr id="83" name="Rectangle 83"/>
                      <wp:cNvGraphicFramePr/>
                      <a:graphic xmlns:a="http://schemas.openxmlformats.org/drawingml/2006/main">
                        <a:graphicData uri="http://schemas.microsoft.com/office/word/2010/wordprocessingShape">
                          <wps:wsp>
                            <wps:cNvSpPr/>
                            <wps:spPr>
                              <a:xfrm>
                                <a:off x="0" y="0"/>
                                <a:ext cx="167640" cy="16764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4BC9352">
                    <v:rect id="Rectangle 83" style="position:absolute;margin-left:1.9pt;margin-top:3pt;width:13.2pt;height:13.2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13]" strokeweight=".25pt" w14:anchorId="26D3BB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"/>
                  </w:pict>
                </mc:Fallback>
              </mc:AlternateContent>
            </w:r>
            <w:r w:rsidRPr="00135D4B">
              <w:rPr>
                <w:color w:val="000000" w:themeColor="text1"/>
                <w:sz w:val="26"/>
                <w:szCs w:val="26"/>
                <w:lang w:val="vi-VN"/>
              </w:rPr>
              <w:t xml:space="preserve">      Tại gia đình, cộng đồng </w:t>
            </w:r>
            <w:r w:rsidRPr="00135D4B">
              <w:rPr>
                <w:i/>
                <w:color w:val="000000" w:themeColor="text1"/>
                <w:szCs w:val="26"/>
                <w:lang w:val="vi-VN"/>
              </w:rPr>
              <w:t>(Ghi rõ địa chỉ nhà (tổ, thôn, xóm, bản)</w:t>
            </w:r>
            <w:r w:rsidR="00257732">
              <w:rPr>
                <w:i/>
                <w:color w:val="000000" w:themeColor="text1"/>
                <w:szCs w:val="26"/>
              </w:rPr>
              <w:t>; tổ chức, cá nhân cung cấp dịch vụ)</w:t>
            </w:r>
            <w:r w:rsidRPr="00135D4B">
              <w:rPr>
                <w:i/>
                <w:color w:val="000000" w:themeColor="text1"/>
                <w:szCs w:val="26"/>
                <w:lang w:val="vi-VN"/>
              </w:rPr>
              <w:t>:............................................................</w:t>
            </w:r>
          </w:p>
          <w:p w:rsidRPr="00135D4B" w:rsidR="00474E3E" w:rsidP="00B3741E" w:rsidRDefault="00474E3E" w14:paraId="008E7701" w14:textId="77777777">
            <w:pPr>
              <w:ind w:firstLine="0"/>
              <w:rPr>
                <w:color w:val="000000" w:themeColor="text1"/>
                <w:sz w:val="26"/>
                <w:szCs w:val="26"/>
                <w:lang w:val="vi-VN"/>
              </w:rPr>
            </w:pPr>
            <w:r w:rsidRPr="00135D4B">
              <w:rPr>
                <w:noProof/>
                <w:color w:val="000000" w:themeColor="text1"/>
                <w:sz w:val="26"/>
                <w:szCs w:val="26"/>
              </w:rPr>
              <mc:AlternateContent>
                <mc:Choice Requires="wps">
                  <w:drawing>
                    <wp:anchor distT="0" distB="0" distL="114300" distR="114300" simplePos="0" relativeHeight="251907072" behindDoc="0" locked="0" layoutInCell="1" allowOverlap="1" wp14:anchorId="0FF54FBD" wp14:editId="5100C74C">
                      <wp:simplePos x="0" y="0"/>
                      <wp:positionH relativeFrom="column">
                        <wp:posOffset>27305</wp:posOffset>
                      </wp:positionH>
                      <wp:positionV relativeFrom="paragraph">
                        <wp:posOffset>6985</wp:posOffset>
                      </wp:positionV>
                      <wp:extent cx="167640" cy="167640"/>
                      <wp:effectExtent l="0" t="0" r="22860" b="22860"/>
                      <wp:wrapNone/>
                      <wp:docPr id="84" name="Rectangle 84"/>
                      <wp:cNvGraphicFramePr/>
                      <a:graphic xmlns:a="http://schemas.openxmlformats.org/drawingml/2006/main">
                        <a:graphicData uri="http://schemas.microsoft.com/office/word/2010/wordprocessingShape">
                          <wps:wsp>
                            <wps:cNvSpPr/>
                            <wps:spPr>
                              <a:xfrm>
                                <a:off x="0" y="0"/>
                                <a:ext cx="167640" cy="16764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2B1079B">
                    <v:rect id="Rectangle 84" style="position:absolute;margin-left:2.15pt;margin-top:.55pt;width:13.2pt;height:13.2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13]" strokeweight=".25pt" w14:anchorId="16DAB2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"/>
                  </w:pict>
                </mc:Fallback>
              </mc:AlternateContent>
            </w:r>
            <w:r w:rsidRPr="00135D4B">
              <w:rPr>
                <w:color w:val="000000" w:themeColor="text1"/>
                <w:sz w:val="26"/>
                <w:szCs w:val="26"/>
                <w:lang w:val="vi-VN"/>
              </w:rPr>
              <w:t xml:space="preserve">      Tại cơ sở cung cấp dịch vụ cai nghiện: </w:t>
            </w:r>
            <w:r w:rsidRPr="00135D4B">
              <w:rPr>
                <w:i/>
                <w:color w:val="000000" w:themeColor="text1"/>
                <w:sz w:val="26"/>
                <w:szCs w:val="26"/>
                <w:lang w:val="vi-VN"/>
              </w:rPr>
              <w:t>(ghi rõ tên, địa chỉ)............................................................................</w:t>
            </w:r>
          </w:p>
        </w:tc>
      </w:tr>
      <w:tr w:rsidRPr="00135D4B" w:rsidR="00135D4B" w:rsidTr="00B3741E" w14:paraId="1DC7A3CD" w14:textId="77777777">
        <w:tc>
          <w:tcPr>
            <w:tcW w:w="554" w:type="dxa"/>
            <w:vAlign w:val="center"/>
          </w:tcPr>
          <w:p w:rsidRPr="004972CC" w:rsidR="00474E3E" w:rsidP="00B3741E" w:rsidRDefault="004972CC" w14:paraId="3B8B2763" w14:textId="77777777">
            <w:pPr>
              <w:ind w:firstLine="0"/>
              <w:jc w:val="center"/>
              <w:rPr>
                <w:color w:val="000000" w:themeColor="text1"/>
                <w:sz w:val="26"/>
                <w:szCs w:val="26"/>
              </w:rPr>
            </w:pPr>
            <w:r>
              <w:rPr>
                <w:color w:val="000000" w:themeColor="text1"/>
                <w:sz w:val="26"/>
                <w:szCs w:val="26"/>
              </w:rPr>
              <w:t>3</w:t>
            </w:r>
          </w:p>
        </w:tc>
        <w:tc>
          <w:tcPr>
            <w:tcW w:w="2512" w:type="dxa"/>
            <w:vAlign w:val="center"/>
          </w:tcPr>
          <w:p w:rsidRPr="00135D4B" w:rsidR="00474E3E" w:rsidP="00B3741E" w:rsidRDefault="004972CC" w14:paraId="6472C9DE" w14:textId="77777777">
            <w:pPr>
              <w:ind w:firstLine="0"/>
              <w:rPr>
                <w:color w:val="000000" w:themeColor="text1"/>
                <w:sz w:val="26"/>
                <w:szCs w:val="26"/>
                <w:lang w:val="vi-VN"/>
              </w:rPr>
            </w:pPr>
            <w:r>
              <w:rPr>
                <w:color w:val="000000" w:themeColor="text1"/>
                <w:sz w:val="26"/>
                <w:szCs w:val="26"/>
              </w:rPr>
              <w:t>Lao động trị liệu</w:t>
            </w:r>
          </w:p>
        </w:tc>
        <w:tc>
          <w:tcPr>
            <w:tcW w:w="6001" w:type="dxa"/>
            <w:vAlign w:val="center"/>
          </w:tcPr>
          <w:p w:rsidRPr="00135D4B" w:rsidR="00474E3E" w:rsidP="00B3741E" w:rsidRDefault="00474E3E" w14:paraId="22B73FBD" w14:textId="77777777">
            <w:pPr>
              <w:ind w:firstLine="0"/>
              <w:rPr>
                <w:i/>
                <w:color w:val="000000" w:themeColor="text1"/>
                <w:szCs w:val="26"/>
                <w:lang w:val="vi-VN"/>
              </w:rPr>
            </w:pPr>
            <w:r w:rsidRPr="00135D4B">
              <w:rPr>
                <w:noProof/>
                <w:color w:val="000000" w:themeColor="text1"/>
                <w:sz w:val="26"/>
                <w:szCs w:val="26"/>
              </w:rPr>
              <mc:AlternateContent>
                <mc:Choice Requires="wps">
                  <w:drawing>
                    <wp:anchor distT="0" distB="0" distL="114300" distR="114300" simplePos="0" relativeHeight="251908096" behindDoc="0" locked="0" layoutInCell="1" allowOverlap="1" wp14:anchorId="25EA8CF2" wp14:editId="322DEDB1">
                      <wp:simplePos x="0" y="0"/>
                      <wp:positionH relativeFrom="column">
                        <wp:posOffset>24130</wp:posOffset>
                      </wp:positionH>
                      <wp:positionV relativeFrom="paragraph">
                        <wp:posOffset>38100</wp:posOffset>
                      </wp:positionV>
                      <wp:extent cx="167640" cy="167640"/>
                      <wp:effectExtent l="0" t="0" r="22860" b="22860"/>
                      <wp:wrapNone/>
                      <wp:docPr id="85" name="Rectangle 85"/>
                      <wp:cNvGraphicFramePr/>
                      <a:graphic xmlns:a="http://schemas.openxmlformats.org/drawingml/2006/main">
                        <a:graphicData uri="http://schemas.microsoft.com/office/word/2010/wordprocessingShape">
                          <wps:wsp>
                            <wps:cNvSpPr/>
                            <wps:spPr>
                              <a:xfrm>
                                <a:off x="0" y="0"/>
                                <a:ext cx="167640" cy="16764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C5C265">
                    <v:rect id="Rectangle 85" style="position:absolute;margin-left:1.9pt;margin-top:3pt;width:13.2pt;height:13.2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13]" strokeweight=".25pt" w14:anchorId="6D8AC2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"/>
                  </w:pict>
                </mc:Fallback>
              </mc:AlternateContent>
            </w:r>
            <w:r w:rsidRPr="00135D4B">
              <w:rPr>
                <w:color w:val="000000" w:themeColor="text1"/>
                <w:sz w:val="26"/>
                <w:szCs w:val="26"/>
                <w:lang w:val="vi-VN"/>
              </w:rPr>
              <w:t xml:space="preserve">      Tại gia đình, cộng đồng </w:t>
            </w:r>
            <w:r w:rsidRPr="00135D4B">
              <w:rPr>
                <w:i/>
                <w:color w:val="000000" w:themeColor="text1"/>
                <w:szCs w:val="26"/>
                <w:lang w:val="vi-VN"/>
              </w:rPr>
              <w:t>(Ghi rõ địa chỉ nhà (tổ, thôn, xóm, bản):...............................................................................</w:t>
            </w:r>
          </w:p>
          <w:p w:rsidRPr="00135D4B" w:rsidR="00474E3E" w:rsidP="00B3741E" w:rsidRDefault="00474E3E" w14:paraId="6B14F353" w14:textId="77777777">
            <w:pPr>
              <w:ind w:firstLine="0"/>
              <w:rPr>
                <w:color w:val="000000" w:themeColor="text1"/>
                <w:sz w:val="26"/>
                <w:szCs w:val="26"/>
                <w:lang w:val="vi-VN"/>
              </w:rPr>
            </w:pPr>
            <w:r w:rsidRPr="00135D4B">
              <w:rPr>
                <w:noProof/>
                <w:color w:val="000000" w:themeColor="text1"/>
                <w:sz w:val="26"/>
                <w:szCs w:val="26"/>
              </w:rPr>
              <mc:AlternateContent>
                <mc:Choice Requires="wps">
                  <w:drawing>
                    <wp:anchor distT="0" distB="0" distL="114300" distR="114300" simplePos="0" relativeHeight="251909120" behindDoc="0" locked="0" layoutInCell="1" allowOverlap="1" wp14:anchorId="2704679C" wp14:editId="6F078A02">
                      <wp:simplePos x="0" y="0"/>
                      <wp:positionH relativeFrom="column">
                        <wp:posOffset>27305</wp:posOffset>
                      </wp:positionH>
                      <wp:positionV relativeFrom="paragraph">
                        <wp:posOffset>6985</wp:posOffset>
                      </wp:positionV>
                      <wp:extent cx="167640" cy="167640"/>
                      <wp:effectExtent l="0" t="0" r="22860" b="22860"/>
                      <wp:wrapNone/>
                      <wp:docPr id="86" name="Rectangle 86"/>
                      <wp:cNvGraphicFramePr/>
                      <a:graphic xmlns:a="http://schemas.openxmlformats.org/drawingml/2006/main">
                        <a:graphicData uri="http://schemas.microsoft.com/office/word/2010/wordprocessingShape">
                          <wps:wsp>
                            <wps:cNvSpPr/>
                            <wps:spPr>
                              <a:xfrm>
                                <a:off x="0" y="0"/>
                                <a:ext cx="167640" cy="16764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F1E398A">
                    <v:rect id="Rectangle 86" style="position:absolute;margin-left:2.15pt;margin-top:.55pt;width:13.2pt;height:13.2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13]" strokeweight=".25pt" w14:anchorId="03078B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"/>
                  </w:pict>
                </mc:Fallback>
              </mc:AlternateContent>
            </w:r>
            <w:r w:rsidRPr="00135D4B">
              <w:rPr>
                <w:color w:val="000000" w:themeColor="text1"/>
                <w:sz w:val="26"/>
                <w:szCs w:val="26"/>
                <w:lang w:val="vi-VN"/>
              </w:rPr>
              <w:t xml:space="preserve">      Tại cơ sở cung cấp dịch vụ cai nghiện: </w:t>
            </w:r>
            <w:r w:rsidRPr="00135D4B">
              <w:rPr>
                <w:i/>
                <w:color w:val="000000" w:themeColor="text1"/>
                <w:sz w:val="26"/>
                <w:szCs w:val="26"/>
                <w:lang w:val="vi-VN"/>
              </w:rPr>
              <w:t>(ghi rõ tên, địa chỉ)............................................................................</w:t>
            </w:r>
          </w:p>
        </w:tc>
      </w:tr>
      <w:tr w:rsidRPr="00135D4B" w:rsidR="00FF76C7" w:rsidTr="00B3741E" w14:paraId="30A3AA17" w14:textId="77777777">
        <w:tc>
          <w:tcPr>
            <w:tcW w:w="554" w:type="dxa"/>
            <w:vAlign w:val="center"/>
          </w:tcPr>
          <w:p w:rsidR="00FF76C7" w:rsidP="00B3741E" w:rsidRDefault="00FF76C7" w14:paraId="0EE3B1A3" w14:textId="77777777">
            <w:pPr>
              <w:ind w:firstLine="0"/>
              <w:jc w:val="center"/>
              <w:rPr>
                <w:color w:val="000000" w:themeColor="text1"/>
                <w:sz w:val="26"/>
                <w:szCs w:val="26"/>
              </w:rPr>
            </w:pPr>
            <w:r>
              <w:rPr>
                <w:color w:val="000000" w:themeColor="text1"/>
                <w:sz w:val="26"/>
                <w:szCs w:val="26"/>
              </w:rPr>
              <w:t>4</w:t>
            </w:r>
          </w:p>
        </w:tc>
        <w:tc>
          <w:tcPr>
            <w:tcW w:w="2512" w:type="dxa"/>
            <w:vAlign w:val="center"/>
          </w:tcPr>
          <w:p w:rsidR="00FF76C7" w:rsidP="00B3741E" w:rsidRDefault="00FF76C7" w14:paraId="50227C9A" w14:textId="77777777">
            <w:pPr>
              <w:ind w:firstLine="0"/>
              <w:rPr>
                <w:color w:val="000000" w:themeColor="text1"/>
                <w:sz w:val="26"/>
                <w:szCs w:val="26"/>
              </w:rPr>
            </w:pPr>
            <w:r>
              <w:rPr>
                <w:color w:val="000000" w:themeColor="text1"/>
                <w:sz w:val="26"/>
                <w:szCs w:val="26"/>
              </w:rPr>
              <w:t>Học nghề (nếu có)</w:t>
            </w:r>
          </w:p>
        </w:tc>
        <w:tc>
          <w:tcPr>
            <w:tcW w:w="6001" w:type="dxa"/>
            <w:vAlign w:val="center"/>
          </w:tcPr>
          <w:p w:rsidRPr="00257732" w:rsidR="00FF76C7" w:rsidP="00B3741E" w:rsidRDefault="00257732" w14:paraId="5612F73C" w14:textId="77777777">
            <w:pPr>
              <w:ind w:firstLine="0"/>
              <w:rPr>
                <w:noProof/>
                <w:color w:val="000000" w:themeColor="text1"/>
                <w:sz w:val="26"/>
                <w:szCs w:val="26"/>
              </w:rPr>
            </w:pPr>
            <w:r>
              <w:rPr>
                <w:noProof/>
                <w:color w:val="000000" w:themeColor="text1"/>
                <w:sz w:val="26"/>
                <w:szCs w:val="26"/>
              </w:rPr>
              <w:t xml:space="preserve">Dự kiến địa điểm học nghề </w:t>
            </w:r>
            <w:r w:rsidRPr="00135D4B">
              <w:rPr>
                <w:i/>
                <w:color w:val="000000" w:themeColor="text1"/>
                <w:sz w:val="26"/>
                <w:szCs w:val="26"/>
                <w:lang w:val="vi-VN"/>
              </w:rPr>
              <w:t xml:space="preserve">(ghi rõ tên, địa </w:t>
            </w:r>
            <w:proofErr w:type="gramStart"/>
            <w:r w:rsidRPr="00135D4B">
              <w:rPr>
                <w:i/>
                <w:color w:val="000000" w:themeColor="text1"/>
                <w:sz w:val="26"/>
                <w:szCs w:val="26"/>
                <w:lang w:val="vi-VN"/>
              </w:rPr>
              <w:t>chỉ)............................................................................</w:t>
            </w:r>
            <w:r>
              <w:rPr>
                <w:i/>
                <w:color w:val="000000" w:themeColor="text1"/>
                <w:sz w:val="26"/>
                <w:szCs w:val="26"/>
              </w:rPr>
              <w:t>........</w:t>
            </w:r>
            <w:proofErr w:type="gramEnd"/>
          </w:p>
        </w:tc>
      </w:tr>
    </w:tbl>
    <w:p w:rsidR="00474E3E" w:rsidP="00474E3E" w:rsidRDefault="00474E3E" w14:paraId="11C10069" w14:textId="77777777">
      <w:pPr>
        <w:tabs>
          <w:tab w:val="left" w:pos="567"/>
        </w:tabs>
        <w:autoSpaceDE w:val="0"/>
        <w:autoSpaceDN w:val="0"/>
        <w:spacing w:before="120" w:after="120"/>
        <w:ind w:firstLine="680"/>
        <w:contextualSpacing/>
        <w:rPr>
          <w:bCs/>
          <w:color w:val="000000" w:themeColor="text1"/>
          <w:sz w:val="26"/>
          <w:szCs w:val="26"/>
        </w:rPr>
      </w:pPr>
    </w:p>
    <w:p w:rsidRPr="00FA0828" w:rsidR="007760B2" w:rsidP="00474E3E" w:rsidRDefault="007760B2" w14:paraId="34397DA2" w14:textId="77777777">
      <w:pPr>
        <w:tabs>
          <w:tab w:val="left" w:pos="567"/>
        </w:tabs>
        <w:autoSpaceDE w:val="0"/>
        <w:autoSpaceDN w:val="0"/>
        <w:spacing w:before="120" w:after="120"/>
        <w:ind w:firstLine="680"/>
        <w:contextualSpacing/>
        <w:rPr>
          <w:bCs/>
          <w:color w:val="000000" w:themeColor="text1"/>
          <w:sz w:val="26"/>
          <w:szCs w:val="26"/>
        </w:rPr>
      </w:pPr>
    </w:p>
    <w:tbl>
      <w:tblPr>
        <w:tblStyle w:val="TableGrid"/>
        <w:tblW w:w="9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77"/>
        <w:gridCol w:w="3402"/>
        <w:gridCol w:w="3119"/>
      </w:tblGrid>
      <w:tr w:rsidRPr="00135D4B" w:rsidR="00342CAB" w:rsidTr="00FA0828" w14:paraId="177AFB9E" w14:textId="77777777">
        <w:trPr>
          <w:jc w:val="center"/>
        </w:trPr>
        <w:tc>
          <w:tcPr>
            <w:tcW w:w="2977" w:type="dxa"/>
          </w:tcPr>
          <w:p w:rsidRPr="00135D4B" w:rsidR="00257732" w:rsidP="00257732" w:rsidRDefault="00257732" w14:paraId="1C958041" w14:textId="77777777">
            <w:pPr>
              <w:autoSpaceDE w:val="0"/>
              <w:autoSpaceDN w:val="0"/>
              <w:spacing w:before="120" w:after="120"/>
              <w:ind w:firstLine="0"/>
              <w:contextualSpacing/>
              <w:jc w:val="center"/>
              <w:rPr>
                <w:b/>
                <w:bCs/>
                <w:color w:val="000000" w:themeColor="text1"/>
                <w:sz w:val="26"/>
                <w:szCs w:val="26"/>
                <w:lang w:val="vi-VN"/>
              </w:rPr>
            </w:pPr>
            <w:r w:rsidRPr="00135D4B">
              <w:rPr>
                <w:b/>
                <w:bCs/>
                <w:color w:val="000000" w:themeColor="text1"/>
                <w:sz w:val="26"/>
                <w:szCs w:val="26"/>
                <w:lang w:val="vi-VN"/>
              </w:rPr>
              <w:t>CÁN BỘ TIẾP NHẬN</w:t>
            </w:r>
          </w:p>
          <w:p w:rsidRPr="00135D4B" w:rsidR="00474E3E" w:rsidP="00257732" w:rsidRDefault="00257732" w14:paraId="2E65ED45" w14:textId="77777777">
            <w:pPr>
              <w:autoSpaceDE w:val="0"/>
              <w:autoSpaceDN w:val="0"/>
              <w:spacing w:before="120" w:after="120"/>
              <w:ind w:firstLine="0"/>
              <w:contextualSpacing/>
              <w:jc w:val="center"/>
              <w:rPr>
                <w:b/>
                <w:bCs/>
                <w:color w:val="000000" w:themeColor="text1"/>
                <w:sz w:val="26"/>
                <w:szCs w:val="26"/>
                <w:lang w:val="vi-VN"/>
              </w:rPr>
            </w:pPr>
            <w:r w:rsidRPr="00135D4B">
              <w:rPr>
                <w:bCs/>
                <w:i/>
                <w:color w:val="000000" w:themeColor="text1"/>
                <w:sz w:val="26"/>
                <w:szCs w:val="26"/>
                <w:lang w:val="vi-VN"/>
              </w:rPr>
              <w:t>(Ký, ghi rõ họ tên)</w:t>
            </w:r>
          </w:p>
          <w:p w:rsidRPr="00135D4B" w:rsidR="00474E3E" w:rsidP="00B3741E" w:rsidRDefault="00474E3E" w14:paraId="174C37A0" w14:textId="77777777">
            <w:pPr>
              <w:autoSpaceDE w:val="0"/>
              <w:autoSpaceDN w:val="0"/>
              <w:spacing w:before="120" w:after="120"/>
              <w:ind w:firstLine="0"/>
              <w:contextualSpacing/>
              <w:jc w:val="center"/>
              <w:rPr>
                <w:bCs/>
                <w:i/>
                <w:color w:val="000000" w:themeColor="text1"/>
                <w:sz w:val="26"/>
                <w:szCs w:val="26"/>
                <w:lang w:val="vi-VN"/>
              </w:rPr>
            </w:pPr>
          </w:p>
        </w:tc>
        <w:tc>
          <w:tcPr>
            <w:tcW w:w="3402" w:type="dxa"/>
          </w:tcPr>
          <w:p w:rsidRPr="00257732" w:rsidR="00257732" w:rsidP="00FA0828" w:rsidRDefault="00257732" w14:paraId="61FEBA82" w14:textId="77777777">
            <w:pPr>
              <w:autoSpaceDE w:val="0"/>
              <w:autoSpaceDN w:val="0"/>
              <w:spacing w:before="120" w:after="120"/>
              <w:ind w:firstLine="0"/>
              <w:contextualSpacing/>
              <w:jc w:val="center"/>
              <w:rPr>
                <w:b/>
                <w:bCs/>
                <w:color w:val="000000" w:themeColor="text1"/>
                <w:sz w:val="26"/>
                <w:szCs w:val="26"/>
              </w:rPr>
            </w:pPr>
          </w:p>
        </w:tc>
        <w:tc>
          <w:tcPr>
            <w:tcW w:w="3119" w:type="dxa"/>
          </w:tcPr>
          <w:p w:rsidRPr="00135D4B" w:rsidR="00257732" w:rsidP="00257732" w:rsidRDefault="00257732" w14:paraId="0445EEB6" w14:textId="77777777">
            <w:pPr>
              <w:autoSpaceDE w:val="0"/>
              <w:autoSpaceDN w:val="0"/>
              <w:spacing w:before="120" w:after="120"/>
              <w:ind w:firstLine="0"/>
              <w:contextualSpacing/>
              <w:jc w:val="center"/>
              <w:rPr>
                <w:b/>
                <w:bCs/>
                <w:color w:val="000000" w:themeColor="text1"/>
                <w:sz w:val="26"/>
                <w:szCs w:val="26"/>
              </w:rPr>
            </w:pPr>
            <w:r w:rsidRPr="00135D4B">
              <w:rPr>
                <w:b/>
                <w:bCs/>
                <w:color w:val="000000" w:themeColor="text1"/>
                <w:sz w:val="26"/>
                <w:szCs w:val="26"/>
                <w:lang w:val="vi-VN"/>
              </w:rPr>
              <w:t>NGƯỜI</w:t>
            </w:r>
            <w:r w:rsidRPr="00135D4B">
              <w:rPr>
                <w:b/>
                <w:bCs/>
                <w:color w:val="000000" w:themeColor="text1"/>
                <w:sz w:val="26"/>
                <w:szCs w:val="26"/>
              </w:rPr>
              <w:t xml:space="preserve"> VIẾT ĐƠN</w:t>
            </w:r>
          </w:p>
          <w:p w:rsidRPr="00135D4B" w:rsidR="00257732" w:rsidP="00257732" w:rsidRDefault="00257732" w14:paraId="09E37BA9" w14:textId="77777777">
            <w:pPr>
              <w:autoSpaceDE w:val="0"/>
              <w:autoSpaceDN w:val="0"/>
              <w:spacing w:before="120" w:after="120"/>
              <w:ind w:firstLine="0"/>
              <w:contextualSpacing/>
              <w:jc w:val="center"/>
              <w:rPr>
                <w:bCs/>
                <w:i/>
                <w:color w:val="000000" w:themeColor="text1"/>
                <w:sz w:val="26"/>
                <w:szCs w:val="26"/>
                <w:lang w:val="vi-VN"/>
              </w:rPr>
            </w:pPr>
            <w:r w:rsidRPr="00135D4B">
              <w:rPr>
                <w:bCs/>
                <w:i/>
                <w:color w:val="000000" w:themeColor="text1"/>
                <w:sz w:val="26"/>
                <w:szCs w:val="26"/>
                <w:lang w:val="vi-VN"/>
              </w:rPr>
              <w:t>(Ký, ghi rõ họ tên)</w:t>
            </w:r>
          </w:p>
          <w:p w:rsidRPr="00257732" w:rsidR="00474E3E" w:rsidP="00B3741E" w:rsidRDefault="00474E3E" w14:paraId="770BB711" w14:textId="77777777">
            <w:pPr>
              <w:autoSpaceDE w:val="0"/>
              <w:autoSpaceDN w:val="0"/>
              <w:spacing w:before="120" w:after="120"/>
              <w:ind w:firstLine="0"/>
              <w:contextualSpacing/>
              <w:jc w:val="center"/>
              <w:rPr>
                <w:color w:val="000000" w:themeColor="text1"/>
                <w:sz w:val="26"/>
                <w:szCs w:val="26"/>
                <w:lang w:val="vi-VN"/>
              </w:rPr>
            </w:pPr>
          </w:p>
        </w:tc>
      </w:tr>
    </w:tbl>
    <w:p w:rsidRPr="00135D4B" w:rsidR="00474E3E" w:rsidP="00474E3E" w:rsidRDefault="00474E3E" w14:paraId="64139A5D" w14:textId="77777777">
      <w:pPr>
        <w:spacing w:before="120" w:after="120"/>
        <w:jc w:val="right"/>
        <w:rPr>
          <w:color w:val="000000" w:themeColor="text1"/>
          <w:sz w:val="26"/>
          <w:szCs w:val="26"/>
          <w:lang w:val="vi-VN"/>
        </w:rPr>
      </w:pPr>
    </w:p>
    <w:p w:rsidRPr="00135D4B" w:rsidR="00B3741E" w:rsidP="00474E3E" w:rsidRDefault="00B3741E" w14:paraId="5F15C3F1" w14:textId="77777777">
      <w:pPr>
        <w:spacing w:before="120" w:after="120"/>
        <w:jc w:val="right"/>
        <w:rPr>
          <w:color w:val="000000" w:themeColor="text1"/>
          <w:sz w:val="26"/>
          <w:szCs w:val="26"/>
          <w:lang w:val="vi-VN"/>
        </w:rPr>
      </w:pPr>
    </w:p>
    <w:p w:rsidRPr="00135D4B" w:rsidR="007911A7" w:rsidP="00474E3E" w:rsidRDefault="007911A7" w14:paraId="610ACC71" w14:textId="77777777">
      <w:pPr>
        <w:spacing w:before="120" w:after="120"/>
        <w:jc w:val="right"/>
        <w:rPr>
          <w:color w:val="000000" w:themeColor="text1"/>
          <w:sz w:val="26"/>
          <w:szCs w:val="26"/>
          <w:lang w:val="vi-VN"/>
        </w:rPr>
      </w:pPr>
    </w:p>
    <w:p w:rsidRPr="00135D4B" w:rsidR="00474E3E" w:rsidP="00474E3E" w:rsidRDefault="00474E3E" w14:paraId="7651E75C" w14:textId="77777777">
      <w:pPr>
        <w:spacing w:before="120" w:after="120"/>
        <w:ind w:firstLine="0"/>
        <w:jc w:val="left"/>
        <w:rPr>
          <w:color w:val="000000" w:themeColor="text1"/>
          <w:sz w:val="26"/>
          <w:szCs w:val="26"/>
          <w:lang w:val="vi-VN"/>
        </w:rPr>
      </w:pPr>
    </w:p>
    <w:p w:rsidR="00257732" w:rsidRDefault="00257732" w14:paraId="3F25AC3C"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474E3E" w:rsidP="005725F5" w:rsidRDefault="00474E3E" w14:paraId="234D3E5C" w14:textId="5BF2F7A9">
      <w:pPr>
        <w:jc w:val="right"/>
        <w:rPr>
          <w:b/>
          <w:color w:val="000000" w:themeColor="text1"/>
          <w:sz w:val="25"/>
          <w:szCs w:val="25"/>
          <w:lang w:val="vi-VN"/>
        </w:rPr>
      </w:pPr>
      <w:r w:rsidRPr="00135D4B">
        <w:rPr>
          <w:b/>
          <w:color w:val="000000" w:themeColor="text1"/>
          <w:sz w:val="25"/>
          <w:szCs w:val="25"/>
          <w:lang w:val="vi-VN"/>
        </w:rPr>
        <w:t xml:space="preserve">Mẫu số </w:t>
      </w:r>
      <w:r w:rsidRPr="00135D4B" w:rsidR="006B17A6">
        <w:rPr>
          <w:b/>
          <w:color w:val="000000" w:themeColor="text1"/>
          <w:sz w:val="25"/>
          <w:szCs w:val="25"/>
        </w:rPr>
        <w:t>21</w:t>
      </w:r>
    </w:p>
    <w:p w:rsidRPr="00135D4B" w:rsidR="00474E3E" w:rsidP="00474E3E" w:rsidRDefault="00474E3E" w14:paraId="655E0A9D"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tblGrid>
      <w:tr w:rsidRPr="00135D4B" w:rsidR="00474E3E" w:rsidTr="00B3741E" w14:paraId="3EFE774C" w14:textId="77777777">
        <w:tc>
          <w:tcPr>
            <w:tcW w:w="3544" w:type="dxa"/>
            <w:tcBorders>
              <w:top w:val="nil"/>
              <w:left w:val="nil"/>
              <w:bottom w:val="nil"/>
              <w:right w:val="nil"/>
              <w:tl2br w:val="nil"/>
              <w:tr2bl w:val="nil"/>
            </w:tcBorders>
            <w:tcMar>
              <w:top w:w="0" w:type="dxa"/>
              <w:left w:w="108" w:type="dxa"/>
              <w:bottom w:w="0" w:type="dxa"/>
              <w:right w:w="108" w:type="dxa"/>
            </w:tcMar>
          </w:tcPr>
          <w:p w:rsidRPr="00135D4B" w:rsidR="00474E3E" w:rsidP="00551467" w:rsidRDefault="005218B9" w14:paraId="63CA15E7" w14:textId="77777777">
            <w:pPr>
              <w:ind w:firstLine="0"/>
              <w:jc w:val="center"/>
              <w:rPr>
                <w:bCs/>
                <w:color w:val="000000" w:themeColor="text1"/>
                <w:szCs w:val="28"/>
              </w:rPr>
            </w:pPr>
            <w:r w:rsidRPr="00135D4B">
              <w:rPr>
                <w:bCs/>
                <w:color w:val="000000" w:themeColor="text1"/>
                <w:szCs w:val="28"/>
              </w:rPr>
              <w:t xml:space="preserve">CÔNG AN </w:t>
            </w:r>
            <w:r w:rsidRPr="00135D4B">
              <w:rPr>
                <w:bCs/>
                <w:color w:val="000000" w:themeColor="text1"/>
                <w:szCs w:val="28"/>
                <w:lang w:val="vi-VN"/>
              </w:rPr>
              <w:t>........</w:t>
            </w:r>
            <w:r w:rsidRPr="00135D4B">
              <w:rPr>
                <w:rStyle w:val="FootnoteReference"/>
                <w:bCs/>
                <w:color w:val="000000" w:themeColor="text1"/>
                <w:szCs w:val="28"/>
                <w:lang w:val="vi-VN"/>
              </w:rPr>
              <w:footnoteReference w:id="80"/>
            </w:r>
            <w:r w:rsidRPr="00135D4B">
              <w:rPr>
                <w:bCs/>
                <w:color w:val="000000" w:themeColor="text1"/>
                <w:szCs w:val="28"/>
                <w:lang w:val="vi-VN"/>
              </w:rPr>
              <w:t>.......</w:t>
            </w:r>
          </w:p>
          <w:p w:rsidRPr="00135D4B" w:rsidR="00474E3E" w:rsidP="00551467" w:rsidRDefault="00474E3E" w14:paraId="5AB73C32" w14:textId="77777777">
            <w:pPr>
              <w:ind w:firstLine="0"/>
              <w:jc w:val="center"/>
              <w:rPr>
                <w:color w:val="000000" w:themeColor="text1"/>
                <w:szCs w:val="28"/>
                <w:lang w:val="vi-VN"/>
              </w:rPr>
            </w:pPr>
            <w:r w:rsidRPr="00135D4B">
              <w:rPr>
                <w:b/>
                <w:color w:val="000000" w:themeColor="text1"/>
                <w:szCs w:val="28"/>
                <w:lang w:val="vi-VN"/>
              </w:rPr>
              <w:t xml:space="preserve">CẤP XÃ </w:t>
            </w:r>
            <w:r w:rsidRPr="00135D4B">
              <w:rPr>
                <w:color w:val="000000" w:themeColor="text1"/>
                <w:szCs w:val="28"/>
                <w:lang w:val="vi-VN"/>
              </w:rPr>
              <w:t>............</w:t>
            </w:r>
            <w:r w:rsidRPr="00135D4B">
              <w:rPr>
                <w:rStyle w:val="FootnoteReference"/>
                <w:color w:val="000000" w:themeColor="text1"/>
                <w:szCs w:val="28"/>
                <w:lang w:val="vi-VN"/>
              </w:rPr>
              <w:footnoteReference w:id="81"/>
            </w:r>
            <w:r w:rsidRPr="00135D4B">
              <w:rPr>
                <w:color w:val="000000" w:themeColor="text1"/>
                <w:szCs w:val="28"/>
                <w:lang w:val="vi-VN"/>
              </w:rPr>
              <w:t>...................</w:t>
            </w:r>
          </w:p>
          <w:p w:rsidRPr="00135D4B" w:rsidR="00474E3E" w:rsidP="00551467" w:rsidRDefault="00551467" w14:paraId="428D3EFA" w14:textId="77777777">
            <w:pPr>
              <w:ind w:firstLine="0"/>
              <w:jc w:val="center"/>
              <w:rPr>
                <w:color w:val="000000" w:themeColor="text1"/>
                <w:szCs w:val="28"/>
                <w:vertAlign w:val="superscript"/>
              </w:rPr>
            </w:pPr>
            <w:r w:rsidRPr="00135D4B">
              <w:rPr>
                <w:color w:val="000000" w:themeColor="text1"/>
                <w:szCs w:val="28"/>
                <w:vertAlign w:val="superscript"/>
              </w:rPr>
              <w:t>____________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551467" w:rsidP="00551467" w:rsidRDefault="00474E3E" w14:paraId="3FB5DD7A" w14:textId="77777777">
            <w:pPr>
              <w:ind w:firstLine="0"/>
              <w:jc w:val="center"/>
              <w:rPr>
                <w:color w:val="000000" w:themeColor="text1"/>
                <w:szCs w:val="28"/>
                <w:vertAlign w:val="superscript"/>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r w:rsidRPr="00135D4B">
              <w:rPr>
                <w:b/>
                <w:bCs/>
                <w:color w:val="000000" w:themeColor="text1"/>
                <w:szCs w:val="28"/>
                <w:lang w:val="vi-VN"/>
              </w:rPr>
              <w:br/>
            </w:r>
            <w:r w:rsidRPr="00135D4B" w:rsidR="00551467">
              <w:rPr>
                <w:color w:val="000000" w:themeColor="text1"/>
                <w:szCs w:val="28"/>
                <w:vertAlign w:val="superscript"/>
              </w:rPr>
              <w:t>____________________________________________</w:t>
            </w:r>
          </w:p>
        </w:tc>
      </w:tr>
    </w:tbl>
    <w:p w:rsidRPr="00135D4B" w:rsidR="00474E3E" w:rsidP="00474E3E" w:rsidRDefault="00474E3E" w14:paraId="4333809E" w14:textId="77777777">
      <w:pPr>
        <w:spacing w:before="120" w:after="120"/>
        <w:ind w:firstLine="0"/>
        <w:jc w:val="center"/>
        <w:rPr>
          <w:b/>
          <w:bCs/>
          <w:color w:val="000000" w:themeColor="text1"/>
          <w:sz w:val="26"/>
          <w:szCs w:val="26"/>
        </w:rPr>
      </w:pPr>
    </w:p>
    <w:p w:rsidRPr="00135D4B" w:rsidR="00474E3E" w:rsidP="00474E3E" w:rsidRDefault="00474E3E" w14:paraId="29D9F75B" w14:textId="77777777">
      <w:pPr>
        <w:spacing w:before="120" w:after="120"/>
        <w:ind w:firstLine="0"/>
        <w:jc w:val="center"/>
        <w:rPr>
          <w:b/>
          <w:bCs/>
          <w:color w:val="000000" w:themeColor="text1"/>
          <w:sz w:val="28"/>
          <w:szCs w:val="26"/>
          <w:lang w:val="vi-VN"/>
        </w:rPr>
      </w:pPr>
      <w:bookmarkStart w:name="chuong_pl_27_name" w:id="5"/>
      <w:r w:rsidRPr="00135D4B">
        <w:rPr>
          <w:b/>
          <w:bCs/>
          <w:color w:val="000000" w:themeColor="text1"/>
          <w:sz w:val="28"/>
          <w:szCs w:val="26"/>
        </w:rPr>
        <w:t xml:space="preserve">SỔ </w:t>
      </w:r>
      <w:r w:rsidRPr="00135D4B">
        <w:rPr>
          <w:b/>
          <w:bCs/>
          <w:color w:val="000000" w:themeColor="text1"/>
          <w:sz w:val="28"/>
          <w:szCs w:val="26"/>
          <w:lang w:val="vi-VN"/>
        </w:rPr>
        <w:t>ĐĂNG KÝ CAI NGHIỆN</w:t>
      </w:r>
      <w:r w:rsidRPr="00135D4B">
        <w:rPr>
          <w:b/>
          <w:bCs/>
          <w:color w:val="000000" w:themeColor="text1"/>
          <w:sz w:val="28"/>
          <w:szCs w:val="26"/>
        </w:rPr>
        <w:t xml:space="preserve"> MA TÚY</w:t>
      </w:r>
      <w:r w:rsidRPr="00135D4B">
        <w:rPr>
          <w:b/>
          <w:bCs/>
          <w:color w:val="000000" w:themeColor="text1"/>
          <w:sz w:val="28"/>
          <w:szCs w:val="26"/>
          <w:lang w:val="vi-VN"/>
        </w:rPr>
        <w:t xml:space="preserve"> TỰ NGUYỆN</w:t>
      </w:r>
    </w:p>
    <w:bookmarkEnd w:id="5"/>
    <w:p w:rsidRPr="00135D4B" w:rsidR="00474E3E" w:rsidP="00474E3E" w:rsidRDefault="00474E3E" w14:paraId="29F31C40" w14:textId="77777777">
      <w:pPr>
        <w:spacing w:before="120" w:after="120"/>
        <w:ind w:firstLine="0"/>
        <w:jc w:val="center"/>
        <w:rPr>
          <w:b/>
          <w:color w:val="000000" w:themeColor="text1"/>
          <w:szCs w:val="26"/>
        </w:rPr>
      </w:pPr>
      <w:r w:rsidRPr="00135D4B">
        <w:rPr>
          <w:b/>
          <w:color w:val="000000" w:themeColor="text1"/>
          <w:szCs w:val="26"/>
        </w:rPr>
        <w:t xml:space="preserve">QUYỂN </w:t>
      </w:r>
      <w:proofErr w:type="gramStart"/>
      <w:r w:rsidRPr="00135D4B">
        <w:rPr>
          <w:b/>
          <w:color w:val="000000" w:themeColor="text1"/>
          <w:szCs w:val="26"/>
        </w:rPr>
        <w:t>SỐ:…</w:t>
      </w:r>
      <w:proofErr w:type="gramEnd"/>
      <w:r w:rsidRPr="00135D4B">
        <w:rPr>
          <w:b/>
          <w:color w:val="000000" w:themeColor="text1"/>
          <w:szCs w:val="26"/>
        </w:rPr>
        <w:t>…</w:t>
      </w:r>
    </w:p>
    <w:p w:rsidRPr="00135D4B" w:rsidR="00474E3E" w:rsidP="00474E3E" w:rsidRDefault="00474E3E" w14:paraId="6E8F93F2" w14:textId="77777777">
      <w:pPr>
        <w:spacing w:before="120" w:after="120"/>
        <w:ind w:firstLine="0"/>
        <w:jc w:val="center"/>
        <w:rPr>
          <w:color w:val="000000" w:themeColor="text1"/>
          <w:sz w:val="26"/>
          <w:szCs w:val="26"/>
        </w:rPr>
      </w:pPr>
      <w:r w:rsidRPr="00135D4B">
        <w:rPr>
          <w:color w:val="000000" w:themeColor="text1"/>
          <w:sz w:val="26"/>
          <w:szCs w:val="26"/>
        </w:rPr>
        <w:t>Mở ngày ………tháng……</w:t>
      </w:r>
      <w:proofErr w:type="gramStart"/>
      <w:r w:rsidRPr="00135D4B">
        <w:rPr>
          <w:color w:val="000000" w:themeColor="text1"/>
          <w:sz w:val="26"/>
          <w:szCs w:val="26"/>
        </w:rPr>
        <w:t>….năm</w:t>
      </w:r>
      <w:proofErr w:type="gramEnd"/>
      <w:r w:rsidRPr="00135D4B">
        <w:rPr>
          <w:color w:val="000000" w:themeColor="text1"/>
          <w:sz w:val="26"/>
          <w:szCs w:val="26"/>
        </w:rPr>
        <w:t>………….</w:t>
      </w:r>
    </w:p>
    <w:tbl>
      <w:tblPr>
        <w:tblStyle w:val="TableGrid"/>
        <w:tblW w:w="10661" w:type="dxa"/>
        <w:tblInd w:w="-743" w:type="dxa"/>
        <w:tblLayout w:type="fixed"/>
        <w:tblLook w:val="04A0" w:firstRow="1" w:lastRow="0" w:firstColumn="1" w:lastColumn="0" w:noHBand="0" w:noVBand="1"/>
      </w:tblPr>
      <w:tblGrid>
        <w:gridCol w:w="567"/>
        <w:gridCol w:w="1560"/>
        <w:gridCol w:w="1276"/>
        <w:gridCol w:w="850"/>
        <w:gridCol w:w="1843"/>
        <w:gridCol w:w="1276"/>
        <w:gridCol w:w="992"/>
        <w:gridCol w:w="1134"/>
        <w:gridCol w:w="1163"/>
      </w:tblGrid>
      <w:tr w:rsidRPr="00135D4B" w:rsidR="00135D4B" w:rsidTr="00B36380" w14:paraId="6C63F773" w14:textId="77777777">
        <w:tc>
          <w:tcPr>
            <w:tcW w:w="567" w:type="dxa"/>
            <w:vAlign w:val="center"/>
          </w:tcPr>
          <w:p w:rsidRPr="00135D4B" w:rsidR="00474E3E" w:rsidP="00B3741E" w:rsidRDefault="00474E3E" w14:paraId="152B9CCF" w14:textId="77777777">
            <w:pPr>
              <w:spacing w:before="120" w:after="120"/>
              <w:ind w:firstLine="0"/>
              <w:jc w:val="center"/>
              <w:rPr>
                <w:b/>
                <w:color w:val="000000" w:themeColor="text1"/>
                <w:szCs w:val="26"/>
              </w:rPr>
            </w:pPr>
            <w:r w:rsidRPr="00135D4B">
              <w:rPr>
                <w:b/>
                <w:color w:val="000000" w:themeColor="text1"/>
                <w:szCs w:val="26"/>
                <w:lang w:val="vi-VN"/>
              </w:rPr>
              <w:t>TT</w:t>
            </w:r>
          </w:p>
        </w:tc>
        <w:tc>
          <w:tcPr>
            <w:tcW w:w="1560" w:type="dxa"/>
            <w:vAlign w:val="center"/>
          </w:tcPr>
          <w:p w:rsidRPr="00135D4B" w:rsidR="00474E3E" w:rsidP="00B3741E" w:rsidRDefault="00474E3E" w14:paraId="452B6846" w14:textId="77777777">
            <w:pPr>
              <w:spacing w:before="120" w:after="120"/>
              <w:ind w:firstLine="0"/>
              <w:jc w:val="center"/>
              <w:rPr>
                <w:b/>
                <w:color w:val="000000" w:themeColor="text1"/>
                <w:szCs w:val="26"/>
              </w:rPr>
            </w:pPr>
            <w:r w:rsidRPr="00135D4B">
              <w:rPr>
                <w:b/>
                <w:color w:val="000000" w:themeColor="text1"/>
                <w:szCs w:val="26"/>
              </w:rPr>
              <w:t>Họ và tên</w:t>
            </w:r>
          </w:p>
        </w:tc>
        <w:tc>
          <w:tcPr>
            <w:tcW w:w="1276" w:type="dxa"/>
            <w:vAlign w:val="center"/>
          </w:tcPr>
          <w:p w:rsidRPr="00135D4B" w:rsidR="00474E3E" w:rsidP="00B3741E" w:rsidRDefault="00474E3E" w14:paraId="2D4C0C50" w14:textId="77777777">
            <w:pPr>
              <w:spacing w:before="120" w:after="120"/>
              <w:ind w:firstLine="0"/>
              <w:jc w:val="center"/>
              <w:rPr>
                <w:b/>
                <w:color w:val="000000" w:themeColor="text1"/>
                <w:szCs w:val="26"/>
              </w:rPr>
            </w:pPr>
            <w:r w:rsidRPr="00135D4B">
              <w:rPr>
                <w:b/>
                <w:color w:val="000000" w:themeColor="text1"/>
                <w:szCs w:val="26"/>
                <w:lang w:val="vi-VN"/>
              </w:rPr>
              <w:t xml:space="preserve">Ngày, tháng, </w:t>
            </w:r>
            <w:r w:rsidRPr="00135D4B">
              <w:rPr>
                <w:b/>
                <w:color w:val="000000" w:themeColor="text1"/>
                <w:szCs w:val="26"/>
              </w:rPr>
              <w:t>năm sinh</w:t>
            </w:r>
          </w:p>
        </w:tc>
        <w:tc>
          <w:tcPr>
            <w:tcW w:w="850" w:type="dxa"/>
            <w:vAlign w:val="center"/>
          </w:tcPr>
          <w:p w:rsidRPr="00135D4B" w:rsidR="00474E3E" w:rsidP="00B3741E" w:rsidRDefault="00474E3E" w14:paraId="59812C75" w14:textId="77777777">
            <w:pPr>
              <w:spacing w:before="120" w:after="120"/>
              <w:ind w:firstLine="0"/>
              <w:jc w:val="center"/>
              <w:rPr>
                <w:b/>
                <w:color w:val="000000" w:themeColor="text1"/>
                <w:szCs w:val="26"/>
                <w:lang w:val="vi-VN"/>
              </w:rPr>
            </w:pPr>
            <w:r w:rsidRPr="00135D4B">
              <w:rPr>
                <w:b/>
                <w:color w:val="000000" w:themeColor="text1"/>
                <w:szCs w:val="26"/>
                <w:lang w:val="vi-VN"/>
              </w:rPr>
              <w:t>Giới tính</w:t>
            </w:r>
          </w:p>
        </w:tc>
        <w:tc>
          <w:tcPr>
            <w:tcW w:w="1843" w:type="dxa"/>
            <w:vAlign w:val="center"/>
          </w:tcPr>
          <w:p w:rsidRPr="00B36380" w:rsidR="00474E3E" w:rsidP="00B3741E" w:rsidRDefault="00474E3E" w14:paraId="4B9364B6" w14:textId="77777777">
            <w:pPr>
              <w:spacing w:before="120" w:after="120"/>
              <w:ind w:firstLine="0"/>
              <w:jc w:val="center"/>
              <w:rPr>
                <w:b/>
                <w:color w:val="000000" w:themeColor="text1"/>
                <w:szCs w:val="26"/>
              </w:rPr>
            </w:pPr>
            <w:r w:rsidRPr="00135D4B">
              <w:rPr>
                <w:b/>
                <w:color w:val="000000" w:themeColor="text1"/>
                <w:szCs w:val="26"/>
                <w:lang w:val="vi-VN"/>
              </w:rPr>
              <w:t xml:space="preserve">Số </w:t>
            </w:r>
            <w:r w:rsidR="00B36380">
              <w:rPr>
                <w:b/>
                <w:color w:val="000000" w:themeColor="text1"/>
                <w:szCs w:val="26"/>
              </w:rPr>
              <w:t>CC/</w:t>
            </w:r>
            <w:r w:rsidRPr="00135D4B">
              <w:rPr>
                <w:b/>
                <w:color w:val="000000" w:themeColor="text1"/>
                <w:szCs w:val="26"/>
                <w:lang w:val="vi-VN"/>
              </w:rPr>
              <w:t>CCCD/ CMND/H</w:t>
            </w:r>
            <w:r w:rsidR="00B36380">
              <w:rPr>
                <w:b/>
                <w:color w:val="000000" w:themeColor="text1"/>
                <w:szCs w:val="26"/>
              </w:rPr>
              <w:t>C</w:t>
            </w:r>
          </w:p>
        </w:tc>
        <w:tc>
          <w:tcPr>
            <w:tcW w:w="1276" w:type="dxa"/>
            <w:vAlign w:val="center"/>
          </w:tcPr>
          <w:p w:rsidRPr="00135D4B" w:rsidR="00474E3E" w:rsidP="00B3741E" w:rsidRDefault="00474E3E" w14:paraId="708B7CA5" w14:textId="77777777">
            <w:pPr>
              <w:spacing w:before="120" w:after="120"/>
              <w:ind w:firstLine="0"/>
              <w:jc w:val="center"/>
              <w:rPr>
                <w:b/>
                <w:color w:val="000000" w:themeColor="text1"/>
                <w:szCs w:val="26"/>
                <w:lang w:val="vi-VN"/>
              </w:rPr>
            </w:pPr>
            <w:r w:rsidRPr="00135D4B">
              <w:rPr>
                <w:b/>
                <w:color w:val="000000" w:themeColor="text1"/>
                <w:szCs w:val="26"/>
                <w:lang w:val="vi-VN"/>
              </w:rPr>
              <w:t>Nơi cư trú</w:t>
            </w:r>
          </w:p>
        </w:tc>
        <w:tc>
          <w:tcPr>
            <w:tcW w:w="992" w:type="dxa"/>
            <w:vAlign w:val="center"/>
          </w:tcPr>
          <w:p w:rsidRPr="00135D4B" w:rsidR="00474E3E" w:rsidP="00B3741E" w:rsidRDefault="00474E3E" w14:paraId="3239C0AD" w14:textId="77777777">
            <w:pPr>
              <w:spacing w:before="120" w:after="120"/>
              <w:ind w:firstLine="0"/>
              <w:jc w:val="center"/>
              <w:rPr>
                <w:b/>
                <w:color w:val="000000" w:themeColor="text1"/>
                <w:szCs w:val="26"/>
              </w:rPr>
            </w:pPr>
            <w:r w:rsidRPr="00135D4B">
              <w:rPr>
                <w:b/>
                <w:color w:val="000000" w:themeColor="text1"/>
                <w:szCs w:val="26"/>
              </w:rPr>
              <w:t>Thời gian cai nghiện</w:t>
            </w:r>
          </w:p>
        </w:tc>
        <w:tc>
          <w:tcPr>
            <w:tcW w:w="1134" w:type="dxa"/>
            <w:vAlign w:val="center"/>
          </w:tcPr>
          <w:p w:rsidRPr="00135D4B" w:rsidR="00474E3E" w:rsidP="00B3741E" w:rsidRDefault="00474E3E" w14:paraId="6CA174B4" w14:textId="77777777">
            <w:pPr>
              <w:spacing w:before="120" w:after="120"/>
              <w:ind w:firstLine="0"/>
              <w:jc w:val="center"/>
              <w:rPr>
                <w:b/>
                <w:color w:val="000000" w:themeColor="text1"/>
                <w:szCs w:val="26"/>
                <w:lang w:val="vi-VN"/>
              </w:rPr>
            </w:pPr>
            <w:r w:rsidRPr="00135D4B">
              <w:rPr>
                <w:b/>
                <w:color w:val="000000" w:themeColor="text1"/>
                <w:szCs w:val="26"/>
                <w:lang w:val="vi-VN"/>
              </w:rPr>
              <w:t>Địa điểm cai nghiện</w:t>
            </w:r>
          </w:p>
        </w:tc>
        <w:tc>
          <w:tcPr>
            <w:tcW w:w="1163" w:type="dxa"/>
            <w:vAlign w:val="center"/>
          </w:tcPr>
          <w:p w:rsidRPr="00135D4B" w:rsidR="00474E3E" w:rsidP="00B3741E" w:rsidRDefault="00474E3E" w14:paraId="0906FEA7" w14:textId="77777777">
            <w:pPr>
              <w:spacing w:before="120" w:after="120"/>
              <w:ind w:firstLine="0"/>
              <w:jc w:val="center"/>
              <w:rPr>
                <w:b/>
                <w:color w:val="000000" w:themeColor="text1"/>
                <w:szCs w:val="26"/>
                <w:lang w:val="vi-VN"/>
              </w:rPr>
            </w:pPr>
            <w:r w:rsidRPr="00135D4B">
              <w:rPr>
                <w:b/>
                <w:color w:val="000000" w:themeColor="text1"/>
                <w:szCs w:val="26"/>
                <w:lang w:val="vi-VN"/>
              </w:rPr>
              <w:t>Ghi chú</w:t>
            </w:r>
          </w:p>
        </w:tc>
      </w:tr>
      <w:tr w:rsidRPr="00135D4B" w:rsidR="00135D4B" w:rsidTr="00B36380" w14:paraId="7C9E32E0" w14:textId="77777777">
        <w:tc>
          <w:tcPr>
            <w:tcW w:w="567" w:type="dxa"/>
          </w:tcPr>
          <w:p w:rsidRPr="00135D4B" w:rsidR="00474E3E" w:rsidP="00B3741E" w:rsidRDefault="00474E3E" w14:paraId="5218EC1D" w14:textId="77777777">
            <w:pPr>
              <w:spacing w:before="120" w:after="120"/>
              <w:ind w:firstLine="0"/>
              <w:jc w:val="center"/>
              <w:rPr>
                <w:color w:val="000000" w:themeColor="text1"/>
                <w:szCs w:val="26"/>
                <w:lang w:val="vi-VN"/>
              </w:rPr>
            </w:pPr>
          </w:p>
        </w:tc>
        <w:tc>
          <w:tcPr>
            <w:tcW w:w="1560" w:type="dxa"/>
          </w:tcPr>
          <w:p w:rsidRPr="00135D4B" w:rsidR="00474E3E" w:rsidP="00B3741E" w:rsidRDefault="00474E3E" w14:paraId="2126FFC2" w14:textId="77777777">
            <w:pPr>
              <w:spacing w:before="120" w:after="120"/>
              <w:ind w:firstLine="0"/>
              <w:jc w:val="center"/>
              <w:rPr>
                <w:color w:val="000000" w:themeColor="text1"/>
                <w:szCs w:val="26"/>
              </w:rPr>
            </w:pPr>
          </w:p>
        </w:tc>
        <w:tc>
          <w:tcPr>
            <w:tcW w:w="1276" w:type="dxa"/>
          </w:tcPr>
          <w:p w:rsidRPr="00135D4B" w:rsidR="00474E3E" w:rsidP="00B3741E" w:rsidRDefault="00474E3E" w14:paraId="702E8C8A" w14:textId="77777777">
            <w:pPr>
              <w:spacing w:before="120" w:after="120"/>
              <w:ind w:firstLine="0"/>
              <w:jc w:val="center"/>
              <w:rPr>
                <w:color w:val="000000" w:themeColor="text1"/>
                <w:szCs w:val="26"/>
              </w:rPr>
            </w:pPr>
          </w:p>
        </w:tc>
        <w:tc>
          <w:tcPr>
            <w:tcW w:w="850" w:type="dxa"/>
          </w:tcPr>
          <w:p w:rsidRPr="00135D4B" w:rsidR="00474E3E" w:rsidP="00B3741E" w:rsidRDefault="00474E3E" w14:paraId="44D28CE2" w14:textId="77777777">
            <w:pPr>
              <w:spacing w:before="120" w:after="120"/>
              <w:ind w:firstLine="0"/>
              <w:jc w:val="center"/>
              <w:rPr>
                <w:color w:val="000000" w:themeColor="text1"/>
                <w:szCs w:val="26"/>
                <w:lang w:val="vi-VN"/>
              </w:rPr>
            </w:pPr>
          </w:p>
        </w:tc>
        <w:tc>
          <w:tcPr>
            <w:tcW w:w="1843" w:type="dxa"/>
          </w:tcPr>
          <w:p w:rsidRPr="00135D4B" w:rsidR="00474E3E" w:rsidP="00B3741E" w:rsidRDefault="00474E3E" w14:paraId="5C739297" w14:textId="77777777">
            <w:pPr>
              <w:spacing w:before="120" w:after="120"/>
              <w:ind w:firstLine="0"/>
              <w:jc w:val="center"/>
              <w:rPr>
                <w:color w:val="000000" w:themeColor="text1"/>
                <w:szCs w:val="26"/>
              </w:rPr>
            </w:pPr>
          </w:p>
        </w:tc>
        <w:tc>
          <w:tcPr>
            <w:tcW w:w="1276" w:type="dxa"/>
          </w:tcPr>
          <w:p w:rsidRPr="00135D4B" w:rsidR="00474E3E" w:rsidP="00B3741E" w:rsidRDefault="00474E3E" w14:paraId="58CB988D" w14:textId="77777777">
            <w:pPr>
              <w:spacing w:before="120" w:after="120"/>
              <w:ind w:firstLine="0"/>
              <w:jc w:val="center"/>
              <w:rPr>
                <w:color w:val="000000" w:themeColor="text1"/>
                <w:szCs w:val="26"/>
              </w:rPr>
            </w:pPr>
          </w:p>
        </w:tc>
        <w:tc>
          <w:tcPr>
            <w:tcW w:w="992" w:type="dxa"/>
          </w:tcPr>
          <w:p w:rsidRPr="00135D4B" w:rsidR="00474E3E" w:rsidP="00B3741E" w:rsidRDefault="00474E3E" w14:paraId="15A83011" w14:textId="77777777">
            <w:pPr>
              <w:spacing w:before="120" w:after="120"/>
              <w:ind w:firstLine="0"/>
              <w:jc w:val="center"/>
              <w:rPr>
                <w:color w:val="000000" w:themeColor="text1"/>
                <w:szCs w:val="26"/>
              </w:rPr>
            </w:pPr>
          </w:p>
        </w:tc>
        <w:tc>
          <w:tcPr>
            <w:tcW w:w="1134" w:type="dxa"/>
          </w:tcPr>
          <w:p w:rsidRPr="00135D4B" w:rsidR="00474E3E" w:rsidP="00B3741E" w:rsidRDefault="00474E3E" w14:paraId="7048C3A8" w14:textId="77777777">
            <w:pPr>
              <w:spacing w:before="120" w:after="120"/>
              <w:ind w:firstLine="0"/>
              <w:jc w:val="center"/>
              <w:rPr>
                <w:color w:val="000000" w:themeColor="text1"/>
                <w:szCs w:val="26"/>
                <w:lang w:val="vi-VN"/>
              </w:rPr>
            </w:pPr>
          </w:p>
        </w:tc>
        <w:tc>
          <w:tcPr>
            <w:tcW w:w="1163" w:type="dxa"/>
          </w:tcPr>
          <w:p w:rsidRPr="00135D4B" w:rsidR="00474E3E" w:rsidP="00B3741E" w:rsidRDefault="00474E3E" w14:paraId="3286E8D0" w14:textId="77777777">
            <w:pPr>
              <w:spacing w:before="120" w:after="120"/>
              <w:ind w:firstLine="0"/>
              <w:jc w:val="center"/>
              <w:rPr>
                <w:color w:val="000000" w:themeColor="text1"/>
                <w:szCs w:val="26"/>
              </w:rPr>
            </w:pPr>
          </w:p>
        </w:tc>
      </w:tr>
      <w:tr w:rsidRPr="00135D4B" w:rsidR="00135D4B" w:rsidTr="00B36380" w14:paraId="17B3D890" w14:textId="77777777">
        <w:tc>
          <w:tcPr>
            <w:tcW w:w="567" w:type="dxa"/>
          </w:tcPr>
          <w:p w:rsidRPr="00135D4B" w:rsidR="00474E3E" w:rsidP="00B3741E" w:rsidRDefault="00474E3E" w14:paraId="5C12A7DF" w14:textId="77777777">
            <w:pPr>
              <w:spacing w:before="120" w:after="120"/>
              <w:ind w:firstLine="0"/>
              <w:jc w:val="center"/>
              <w:rPr>
                <w:b/>
                <w:color w:val="000000" w:themeColor="text1"/>
                <w:szCs w:val="26"/>
                <w:lang w:val="vi-VN"/>
              </w:rPr>
            </w:pPr>
          </w:p>
        </w:tc>
        <w:tc>
          <w:tcPr>
            <w:tcW w:w="1560" w:type="dxa"/>
          </w:tcPr>
          <w:p w:rsidRPr="00135D4B" w:rsidR="00474E3E" w:rsidP="00B3741E" w:rsidRDefault="00474E3E" w14:paraId="52BEF073" w14:textId="77777777">
            <w:pPr>
              <w:spacing w:before="120" w:after="120"/>
              <w:ind w:firstLine="0"/>
              <w:jc w:val="center"/>
              <w:rPr>
                <w:b/>
                <w:color w:val="000000" w:themeColor="text1"/>
                <w:szCs w:val="26"/>
              </w:rPr>
            </w:pPr>
          </w:p>
        </w:tc>
        <w:tc>
          <w:tcPr>
            <w:tcW w:w="1276" w:type="dxa"/>
          </w:tcPr>
          <w:p w:rsidRPr="00135D4B" w:rsidR="00474E3E" w:rsidP="00B3741E" w:rsidRDefault="00474E3E" w14:paraId="021B4ED6" w14:textId="77777777">
            <w:pPr>
              <w:spacing w:before="120" w:after="120"/>
              <w:ind w:firstLine="0"/>
              <w:jc w:val="center"/>
              <w:rPr>
                <w:b/>
                <w:color w:val="000000" w:themeColor="text1"/>
                <w:szCs w:val="26"/>
              </w:rPr>
            </w:pPr>
          </w:p>
        </w:tc>
        <w:tc>
          <w:tcPr>
            <w:tcW w:w="850" w:type="dxa"/>
          </w:tcPr>
          <w:p w:rsidRPr="00135D4B" w:rsidR="00474E3E" w:rsidP="00B3741E" w:rsidRDefault="00474E3E" w14:paraId="6CAC2029" w14:textId="77777777">
            <w:pPr>
              <w:spacing w:before="120" w:after="120"/>
              <w:ind w:firstLine="0"/>
              <w:jc w:val="center"/>
              <w:rPr>
                <w:b/>
                <w:color w:val="000000" w:themeColor="text1"/>
                <w:szCs w:val="26"/>
              </w:rPr>
            </w:pPr>
          </w:p>
        </w:tc>
        <w:tc>
          <w:tcPr>
            <w:tcW w:w="1843" w:type="dxa"/>
          </w:tcPr>
          <w:p w:rsidRPr="00135D4B" w:rsidR="00474E3E" w:rsidP="00B3741E" w:rsidRDefault="00474E3E" w14:paraId="225ABC7C" w14:textId="77777777">
            <w:pPr>
              <w:spacing w:before="120" w:after="120"/>
              <w:ind w:firstLine="0"/>
              <w:jc w:val="center"/>
              <w:rPr>
                <w:b/>
                <w:color w:val="000000" w:themeColor="text1"/>
                <w:szCs w:val="26"/>
              </w:rPr>
            </w:pPr>
          </w:p>
        </w:tc>
        <w:tc>
          <w:tcPr>
            <w:tcW w:w="1276" w:type="dxa"/>
          </w:tcPr>
          <w:p w:rsidRPr="00135D4B" w:rsidR="00474E3E" w:rsidP="00B3741E" w:rsidRDefault="00474E3E" w14:paraId="0DFDA7B5" w14:textId="77777777">
            <w:pPr>
              <w:spacing w:before="120" w:after="120"/>
              <w:ind w:firstLine="0"/>
              <w:jc w:val="center"/>
              <w:rPr>
                <w:b/>
                <w:color w:val="000000" w:themeColor="text1"/>
                <w:szCs w:val="26"/>
              </w:rPr>
            </w:pPr>
          </w:p>
        </w:tc>
        <w:tc>
          <w:tcPr>
            <w:tcW w:w="992" w:type="dxa"/>
          </w:tcPr>
          <w:p w:rsidRPr="00135D4B" w:rsidR="00474E3E" w:rsidP="00B3741E" w:rsidRDefault="00474E3E" w14:paraId="5717893E" w14:textId="77777777">
            <w:pPr>
              <w:spacing w:before="120" w:after="120"/>
              <w:ind w:firstLine="0"/>
              <w:jc w:val="center"/>
              <w:rPr>
                <w:b/>
                <w:color w:val="000000" w:themeColor="text1"/>
                <w:szCs w:val="26"/>
              </w:rPr>
            </w:pPr>
          </w:p>
        </w:tc>
        <w:tc>
          <w:tcPr>
            <w:tcW w:w="1134" w:type="dxa"/>
          </w:tcPr>
          <w:p w:rsidRPr="00135D4B" w:rsidR="00474E3E" w:rsidP="00B3741E" w:rsidRDefault="00474E3E" w14:paraId="3CF8FC18" w14:textId="77777777">
            <w:pPr>
              <w:spacing w:before="120" w:after="120"/>
              <w:ind w:firstLine="0"/>
              <w:jc w:val="center"/>
              <w:rPr>
                <w:b/>
                <w:color w:val="000000" w:themeColor="text1"/>
                <w:szCs w:val="26"/>
              </w:rPr>
            </w:pPr>
          </w:p>
        </w:tc>
        <w:tc>
          <w:tcPr>
            <w:tcW w:w="1163" w:type="dxa"/>
          </w:tcPr>
          <w:p w:rsidRPr="00135D4B" w:rsidR="00474E3E" w:rsidP="00B3741E" w:rsidRDefault="00474E3E" w14:paraId="36EC0620" w14:textId="77777777">
            <w:pPr>
              <w:spacing w:before="120" w:after="120"/>
              <w:ind w:firstLine="0"/>
              <w:jc w:val="center"/>
              <w:rPr>
                <w:b/>
                <w:color w:val="000000" w:themeColor="text1"/>
                <w:szCs w:val="26"/>
              </w:rPr>
            </w:pPr>
          </w:p>
        </w:tc>
      </w:tr>
      <w:tr w:rsidRPr="00135D4B" w:rsidR="00135D4B" w:rsidTr="00B36380" w14:paraId="506AA036" w14:textId="77777777">
        <w:tc>
          <w:tcPr>
            <w:tcW w:w="567" w:type="dxa"/>
          </w:tcPr>
          <w:p w:rsidRPr="00135D4B" w:rsidR="00474E3E" w:rsidP="00B3741E" w:rsidRDefault="00474E3E" w14:paraId="6987C51B" w14:textId="77777777">
            <w:pPr>
              <w:spacing w:before="120" w:after="120"/>
              <w:ind w:firstLine="0"/>
              <w:jc w:val="center"/>
              <w:rPr>
                <w:b/>
                <w:color w:val="000000" w:themeColor="text1"/>
                <w:sz w:val="26"/>
                <w:szCs w:val="26"/>
              </w:rPr>
            </w:pPr>
          </w:p>
        </w:tc>
        <w:tc>
          <w:tcPr>
            <w:tcW w:w="1560" w:type="dxa"/>
          </w:tcPr>
          <w:p w:rsidRPr="00135D4B" w:rsidR="00474E3E" w:rsidP="00B3741E" w:rsidRDefault="00474E3E" w14:paraId="18A190E0" w14:textId="77777777">
            <w:pPr>
              <w:spacing w:before="120" w:after="120"/>
              <w:ind w:firstLine="0"/>
              <w:jc w:val="center"/>
              <w:rPr>
                <w:b/>
                <w:color w:val="000000" w:themeColor="text1"/>
                <w:sz w:val="26"/>
                <w:szCs w:val="26"/>
              </w:rPr>
            </w:pPr>
          </w:p>
        </w:tc>
        <w:tc>
          <w:tcPr>
            <w:tcW w:w="1276" w:type="dxa"/>
          </w:tcPr>
          <w:p w:rsidRPr="00135D4B" w:rsidR="00474E3E" w:rsidP="00B3741E" w:rsidRDefault="00474E3E" w14:paraId="093FA2B7" w14:textId="77777777">
            <w:pPr>
              <w:spacing w:before="120" w:after="120"/>
              <w:ind w:firstLine="0"/>
              <w:jc w:val="center"/>
              <w:rPr>
                <w:b/>
                <w:color w:val="000000" w:themeColor="text1"/>
                <w:sz w:val="26"/>
                <w:szCs w:val="26"/>
              </w:rPr>
            </w:pPr>
          </w:p>
        </w:tc>
        <w:tc>
          <w:tcPr>
            <w:tcW w:w="850" w:type="dxa"/>
          </w:tcPr>
          <w:p w:rsidRPr="00135D4B" w:rsidR="00474E3E" w:rsidP="00B3741E" w:rsidRDefault="00474E3E" w14:paraId="695208F1" w14:textId="77777777">
            <w:pPr>
              <w:spacing w:before="120" w:after="120"/>
              <w:ind w:firstLine="0"/>
              <w:jc w:val="center"/>
              <w:rPr>
                <w:b/>
                <w:color w:val="000000" w:themeColor="text1"/>
                <w:sz w:val="26"/>
                <w:szCs w:val="26"/>
              </w:rPr>
            </w:pPr>
          </w:p>
        </w:tc>
        <w:tc>
          <w:tcPr>
            <w:tcW w:w="1843" w:type="dxa"/>
          </w:tcPr>
          <w:p w:rsidRPr="00135D4B" w:rsidR="00474E3E" w:rsidP="00B3741E" w:rsidRDefault="00474E3E" w14:paraId="0B2DE3D0" w14:textId="77777777">
            <w:pPr>
              <w:spacing w:before="120" w:after="120"/>
              <w:ind w:firstLine="0"/>
              <w:jc w:val="center"/>
              <w:rPr>
                <w:b/>
                <w:color w:val="000000" w:themeColor="text1"/>
                <w:sz w:val="26"/>
                <w:szCs w:val="26"/>
              </w:rPr>
            </w:pPr>
          </w:p>
        </w:tc>
        <w:tc>
          <w:tcPr>
            <w:tcW w:w="1276" w:type="dxa"/>
          </w:tcPr>
          <w:p w:rsidRPr="00135D4B" w:rsidR="00474E3E" w:rsidP="00B3741E" w:rsidRDefault="00474E3E" w14:paraId="7A89695E" w14:textId="77777777">
            <w:pPr>
              <w:spacing w:before="120" w:after="120"/>
              <w:ind w:firstLine="0"/>
              <w:jc w:val="center"/>
              <w:rPr>
                <w:b/>
                <w:color w:val="000000" w:themeColor="text1"/>
                <w:sz w:val="26"/>
                <w:szCs w:val="26"/>
              </w:rPr>
            </w:pPr>
          </w:p>
        </w:tc>
        <w:tc>
          <w:tcPr>
            <w:tcW w:w="992" w:type="dxa"/>
          </w:tcPr>
          <w:p w:rsidRPr="00135D4B" w:rsidR="00474E3E" w:rsidP="00B3741E" w:rsidRDefault="00474E3E" w14:paraId="049C2DF1" w14:textId="77777777">
            <w:pPr>
              <w:spacing w:before="120" w:after="120"/>
              <w:ind w:firstLine="0"/>
              <w:jc w:val="center"/>
              <w:rPr>
                <w:b/>
                <w:color w:val="000000" w:themeColor="text1"/>
                <w:sz w:val="26"/>
                <w:szCs w:val="26"/>
              </w:rPr>
            </w:pPr>
          </w:p>
        </w:tc>
        <w:tc>
          <w:tcPr>
            <w:tcW w:w="1134" w:type="dxa"/>
          </w:tcPr>
          <w:p w:rsidRPr="00135D4B" w:rsidR="00474E3E" w:rsidP="00B3741E" w:rsidRDefault="00474E3E" w14:paraId="769B3483" w14:textId="77777777">
            <w:pPr>
              <w:spacing w:before="120" w:after="120"/>
              <w:ind w:firstLine="0"/>
              <w:jc w:val="center"/>
              <w:rPr>
                <w:b/>
                <w:color w:val="000000" w:themeColor="text1"/>
                <w:sz w:val="26"/>
                <w:szCs w:val="26"/>
              </w:rPr>
            </w:pPr>
          </w:p>
        </w:tc>
        <w:tc>
          <w:tcPr>
            <w:tcW w:w="1163" w:type="dxa"/>
          </w:tcPr>
          <w:p w:rsidRPr="00135D4B" w:rsidR="00474E3E" w:rsidP="00B3741E" w:rsidRDefault="00474E3E" w14:paraId="3B3A8E1C" w14:textId="77777777">
            <w:pPr>
              <w:spacing w:before="120" w:after="120"/>
              <w:ind w:firstLine="0"/>
              <w:jc w:val="center"/>
              <w:rPr>
                <w:b/>
                <w:color w:val="000000" w:themeColor="text1"/>
                <w:sz w:val="26"/>
                <w:szCs w:val="26"/>
              </w:rPr>
            </w:pPr>
          </w:p>
        </w:tc>
      </w:tr>
      <w:tr w:rsidRPr="00135D4B" w:rsidR="00135D4B" w:rsidTr="00B36380" w14:paraId="3A203EEC" w14:textId="77777777">
        <w:tc>
          <w:tcPr>
            <w:tcW w:w="567" w:type="dxa"/>
          </w:tcPr>
          <w:p w:rsidRPr="00135D4B" w:rsidR="00C409D6" w:rsidP="00B3741E" w:rsidRDefault="00C409D6" w14:paraId="259121DE" w14:textId="77777777">
            <w:pPr>
              <w:spacing w:before="120" w:after="120"/>
              <w:ind w:firstLine="0"/>
              <w:jc w:val="center"/>
              <w:rPr>
                <w:b/>
                <w:color w:val="000000" w:themeColor="text1"/>
                <w:sz w:val="26"/>
                <w:szCs w:val="26"/>
              </w:rPr>
            </w:pPr>
          </w:p>
        </w:tc>
        <w:tc>
          <w:tcPr>
            <w:tcW w:w="1560" w:type="dxa"/>
          </w:tcPr>
          <w:p w:rsidRPr="00135D4B" w:rsidR="00C409D6" w:rsidP="00B3741E" w:rsidRDefault="00C409D6" w14:paraId="4BCD0ADA" w14:textId="77777777">
            <w:pPr>
              <w:spacing w:before="120" w:after="120"/>
              <w:ind w:firstLine="0"/>
              <w:jc w:val="center"/>
              <w:rPr>
                <w:b/>
                <w:color w:val="000000" w:themeColor="text1"/>
                <w:sz w:val="26"/>
                <w:szCs w:val="26"/>
              </w:rPr>
            </w:pPr>
          </w:p>
        </w:tc>
        <w:tc>
          <w:tcPr>
            <w:tcW w:w="1276" w:type="dxa"/>
          </w:tcPr>
          <w:p w:rsidRPr="00135D4B" w:rsidR="00C409D6" w:rsidP="00B3741E" w:rsidRDefault="00C409D6" w14:paraId="142638CC" w14:textId="77777777">
            <w:pPr>
              <w:spacing w:before="120" w:after="120"/>
              <w:ind w:firstLine="0"/>
              <w:jc w:val="center"/>
              <w:rPr>
                <w:b/>
                <w:color w:val="000000" w:themeColor="text1"/>
                <w:sz w:val="26"/>
                <w:szCs w:val="26"/>
              </w:rPr>
            </w:pPr>
          </w:p>
        </w:tc>
        <w:tc>
          <w:tcPr>
            <w:tcW w:w="850" w:type="dxa"/>
          </w:tcPr>
          <w:p w:rsidRPr="00135D4B" w:rsidR="00C409D6" w:rsidP="00B3741E" w:rsidRDefault="00C409D6" w14:paraId="195D974B" w14:textId="77777777">
            <w:pPr>
              <w:spacing w:before="120" w:after="120"/>
              <w:ind w:firstLine="0"/>
              <w:jc w:val="center"/>
              <w:rPr>
                <w:b/>
                <w:color w:val="000000" w:themeColor="text1"/>
                <w:sz w:val="26"/>
                <w:szCs w:val="26"/>
              </w:rPr>
            </w:pPr>
          </w:p>
        </w:tc>
        <w:tc>
          <w:tcPr>
            <w:tcW w:w="1843" w:type="dxa"/>
          </w:tcPr>
          <w:p w:rsidRPr="00135D4B" w:rsidR="00C409D6" w:rsidP="00B3741E" w:rsidRDefault="00C409D6" w14:paraId="3681E007" w14:textId="77777777">
            <w:pPr>
              <w:spacing w:before="120" w:after="120"/>
              <w:ind w:firstLine="0"/>
              <w:jc w:val="center"/>
              <w:rPr>
                <w:b/>
                <w:color w:val="000000" w:themeColor="text1"/>
                <w:sz w:val="26"/>
                <w:szCs w:val="26"/>
              </w:rPr>
            </w:pPr>
          </w:p>
        </w:tc>
        <w:tc>
          <w:tcPr>
            <w:tcW w:w="1276" w:type="dxa"/>
          </w:tcPr>
          <w:p w:rsidRPr="00135D4B" w:rsidR="00C409D6" w:rsidP="00B3741E" w:rsidRDefault="00C409D6" w14:paraId="2F7C46D5" w14:textId="77777777">
            <w:pPr>
              <w:spacing w:before="120" w:after="120"/>
              <w:ind w:firstLine="0"/>
              <w:jc w:val="center"/>
              <w:rPr>
                <w:b/>
                <w:color w:val="000000" w:themeColor="text1"/>
                <w:sz w:val="26"/>
                <w:szCs w:val="26"/>
              </w:rPr>
            </w:pPr>
          </w:p>
        </w:tc>
        <w:tc>
          <w:tcPr>
            <w:tcW w:w="992" w:type="dxa"/>
          </w:tcPr>
          <w:p w:rsidRPr="00135D4B" w:rsidR="00C409D6" w:rsidP="00B3741E" w:rsidRDefault="00C409D6" w14:paraId="4DB62E7F" w14:textId="77777777">
            <w:pPr>
              <w:spacing w:before="120" w:after="120"/>
              <w:ind w:firstLine="0"/>
              <w:jc w:val="center"/>
              <w:rPr>
                <w:b/>
                <w:color w:val="000000" w:themeColor="text1"/>
                <w:sz w:val="26"/>
                <w:szCs w:val="26"/>
              </w:rPr>
            </w:pPr>
          </w:p>
        </w:tc>
        <w:tc>
          <w:tcPr>
            <w:tcW w:w="1134" w:type="dxa"/>
          </w:tcPr>
          <w:p w:rsidRPr="00135D4B" w:rsidR="00C409D6" w:rsidP="00B3741E" w:rsidRDefault="00C409D6" w14:paraId="6122A529" w14:textId="77777777">
            <w:pPr>
              <w:spacing w:before="120" w:after="120"/>
              <w:ind w:firstLine="0"/>
              <w:jc w:val="center"/>
              <w:rPr>
                <w:b/>
                <w:color w:val="000000" w:themeColor="text1"/>
                <w:sz w:val="26"/>
                <w:szCs w:val="26"/>
              </w:rPr>
            </w:pPr>
          </w:p>
        </w:tc>
        <w:tc>
          <w:tcPr>
            <w:tcW w:w="1163" w:type="dxa"/>
          </w:tcPr>
          <w:p w:rsidRPr="00135D4B" w:rsidR="00C409D6" w:rsidP="00B3741E" w:rsidRDefault="00C409D6" w14:paraId="09270CBC" w14:textId="77777777">
            <w:pPr>
              <w:spacing w:before="120" w:after="120"/>
              <w:ind w:firstLine="0"/>
              <w:jc w:val="center"/>
              <w:rPr>
                <w:b/>
                <w:color w:val="000000" w:themeColor="text1"/>
                <w:sz w:val="26"/>
                <w:szCs w:val="26"/>
              </w:rPr>
            </w:pPr>
          </w:p>
        </w:tc>
      </w:tr>
      <w:tr w:rsidRPr="00135D4B" w:rsidR="00135D4B" w:rsidTr="00B36380" w14:paraId="5C77CAB9" w14:textId="77777777">
        <w:tc>
          <w:tcPr>
            <w:tcW w:w="567" w:type="dxa"/>
          </w:tcPr>
          <w:p w:rsidRPr="00135D4B" w:rsidR="00C409D6" w:rsidP="00B3741E" w:rsidRDefault="00C409D6" w14:paraId="021AA72D" w14:textId="77777777">
            <w:pPr>
              <w:spacing w:before="120" w:after="120"/>
              <w:ind w:firstLine="0"/>
              <w:jc w:val="center"/>
              <w:rPr>
                <w:b/>
                <w:color w:val="000000" w:themeColor="text1"/>
                <w:sz w:val="26"/>
                <w:szCs w:val="26"/>
              </w:rPr>
            </w:pPr>
          </w:p>
        </w:tc>
        <w:tc>
          <w:tcPr>
            <w:tcW w:w="1560" w:type="dxa"/>
          </w:tcPr>
          <w:p w:rsidRPr="00135D4B" w:rsidR="00C409D6" w:rsidP="00B3741E" w:rsidRDefault="00C409D6" w14:paraId="538C08BE" w14:textId="77777777">
            <w:pPr>
              <w:spacing w:before="120" w:after="120"/>
              <w:ind w:firstLine="0"/>
              <w:jc w:val="center"/>
              <w:rPr>
                <w:b/>
                <w:color w:val="000000" w:themeColor="text1"/>
                <w:sz w:val="26"/>
                <w:szCs w:val="26"/>
              </w:rPr>
            </w:pPr>
          </w:p>
        </w:tc>
        <w:tc>
          <w:tcPr>
            <w:tcW w:w="1276" w:type="dxa"/>
          </w:tcPr>
          <w:p w:rsidRPr="00135D4B" w:rsidR="00C409D6" w:rsidP="00B3741E" w:rsidRDefault="00C409D6" w14:paraId="3E383EFC" w14:textId="77777777">
            <w:pPr>
              <w:spacing w:before="120" w:after="120"/>
              <w:ind w:firstLine="0"/>
              <w:jc w:val="center"/>
              <w:rPr>
                <w:b/>
                <w:color w:val="000000" w:themeColor="text1"/>
                <w:sz w:val="26"/>
                <w:szCs w:val="26"/>
              </w:rPr>
            </w:pPr>
          </w:p>
        </w:tc>
        <w:tc>
          <w:tcPr>
            <w:tcW w:w="850" w:type="dxa"/>
          </w:tcPr>
          <w:p w:rsidRPr="00135D4B" w:rsidR="00C409D6" w:rsidP="00B3741E" w:rsidRDefault="00C409D6" w14:paraId="0ED531DA" w14:textId="77777777">
            <w:pPr>
              <w:spacing w:before="120" w:after="120"/>
              <w:ind w:firstLine="0"/>
              <w:jc w:val="center"/>
              <w:rPr>
                <w:b/>
                <w:color w:val="000000" w:themeColor="text1"/>
                <w:sz w:val="26"/>
                <w:szCs w:val="26"/>
              </w:rPr>
            </w:pPr>
          </w:p>
        </w:tc>
        <w:tc>
          <w:tcPr>
            <w:tcW w:w="1843" w:type="dxa"/>
          </w:tcPr>
          <w:p w:rsidRPr="00135D4B" w:rsidR="00C409D6" w:rsidP="00B3741E" w:rsidRDefault="00C409D6" w14:paraId="23E625AE" w14:textId="77777777">
            <w:pPr>
              <w:spacing w:before="120" w:after="120"/>
              <w:ind w:firstLine="0"/>
              <w:jc w:val="center"/>
              <w:rPr>
                <w:b/>
                <w:color w:val="000000" w:themeColor="text1"/>
                <w:sz w:val="26"/>
                <w:szCs w:val="26"/>
              </w:rPr>
            </w:pPr>
          </w:p>
        </w:tc>
        <w:tc>
          <w:tcPr>
            <w:tcW w:w="1276" w:type="dxa"/>
          </w:tcPr>
          <w:p w:rsidRPr="00135D4B" w:rsidR="00C409D6" w:rsidP="00B3741E" w:rsidRDefault="00C409D6" w14:paraId="4F404180" w14:textId="77777777">
            <w:pPr>
              <w:spacing w:before="120" w:after="120"/>
              <w:ind w:firstLine="0"/>
              <w:jc w:val="center"/>
              <w:rPr>
                <w:b/>
                <w:color w:val="000000" w:themeColor="text1"/>
                <w:sz w:val="26"/>
                <w:szCs w:val="26"/>
              </w:rPr>
            </w:pPr>
          </w:p>
        </w:tc>
        <w:tc>
          <w:tcPr>
            <w:tcW w:w="992" w:type="dxa"/>
          </w:tcPr>
          <w:p w:rsidRPr="00135D4B" w:rsidR="00C409D6" w:rsidP="00B3741E" w:rsidRDefault="00C409D6" w14:paraId="6F1DBBAA" w14:textId="77777777">
            <w:pPr>
              <w:spacing w:before="120" w:after="120"/>
              <w:ind w:firstLine="0"/>
              <w:jc w:val="center"/>
              <w:rPr>
                <w:b/>
                <w:color w:val="000000" w:themeColor="text1"/>
                <w:sz w:val="26"/>
                <w:szCs w:val="26"/>
              </w:rPr>
            </w:pPr>
          </w:p>
        </w:tc>
        <w:tc>
          <w:tcPr>
            <w:tcW w:w="1134" w:type="dxa"/>
          </w:tcPr>
          <w:p w:rsidRPr="00135D4B" w:rsidR="00C409D6" w:rsidP="00B3741E" w:rsidRDefault="00C409D6" w14:paraId="62B565BD" w14:textId="77777777">
            <w:pPr>
              <w:spacing w:before="120" w:after="120"/>
              <w:ind w:firstLine="0"/>
              <w:jc w:val="center"/>
              <w:rPr>
                <w:b/>
                <w:color w:val="000000" w:themeColor="text1"/>
                <w:sz w:val="26"/>
                <w:szCs w:val="26"/>
              </w:rPr>
            </w:pPr>
          </w:p>
        </w:tc>
        <w:tc>
          <w:tcPr>
            <w:tcW w:w="1163" w:type="dxa"/>
          </w:tcPr>
          <w:p w:rsidRPr="00135D4B" w:rsidR="00C409D6" w:rsidP="00B3741E" w:rsidRDefault="00C409D6" w14:paraId="640CDC99" w14:textId="77777777">
            <w:pPr>
              <w:spacing w:before="120" w:after="120"/>
              <w:ind w:firstLine="0"/>
              <w:jc w:val="center"/>
              <w:rPr>
                <w:b/>
                <w:color w:val="000000" w:themeColor="text1"/>
                <w:sz w:val="26"/>
                <w:szCs w:val="26"/>
              </w:rPr>
            </w:pPr>
          </w:p>
        </w:tc>
      </w:tr>
      <w:tr w:rsidRPr="00135D4B" w:rsidR="00135D4B" w:rsidTr="00B36380" w14:paraId="448C870B" w14:textId="77777777">
        <w:tc>
          <w:tcPr>
            <w:tcW w:w="567" w:type="dxa"/>
          </w:tcPr>
          <w:p w:rsidRPr="00135D4B" w:rsidR="00C409D6" w:rsidP="00B3741E" w:rsidRDefault="00C409D6" w14:paraId="7AA8FFAF" w14:textId="77777777">
            <w:pPr>
              <w:spacing w:before="120" w:after="120"/>
              <w:ind w:firstLine="0"/>
              <w:jc w:val="center"/>
              <w:rPr>
                <w:b/>
                <w:color w:val="000000" w:themeColor="text1"/>
                <w:sz w:val="26"/>
                <w:szCs w:val="26"/>
              </w:rPr>
            </w:pPr>
          </w:p>
        </w:tc>
        <w:tc>
          <w:tcPr>
            <w:tcW w:w="1560" w:type="dxa"/>
          </w:tcPr>
          <w:p w:rsidRPr="00135D4B" w:rsidR="00C409D6" w:rsidP="00B3741E" w:rsidRDefault="00C409D6" w14:paraId="4065CCAB" w14:textId="77777777">
            <w:pPr>
              <w:spacing w:before="120" w:after="120"/>
              <w:ind w:firstLine="0"/>
              <w:jc w:val="center"/>
              <w:rPr>
                <w:b/>
                <w:color w:val="000000" w:themeColor="text1"/>
                <w:sz w:val="26"/>
                <w:szCs w:val="26"/>
              </w:rPr>
            </w:pPr>
          </w:p>
        </w:tc>
        <w:tc>
          <w:tcPr>
            <w:tcW w:w="1276" w:type="dxa"/>
          </w:tcPr>
          <w:p w:rsidRPr="00135D4B" w:rsidR="00C409D6" w:rsidP="00B3741E" w:rsidRDefault="00C409D6" w14:paraId="1C698BC6" w14:textId="77777777">
            <w:pPr>
              <w:spacing w:before="120" w:after="120"/>
              <w:ind w:firstLine="0"/>
              <w:jc w:val="center"/>
              <w:rPr>
                <w:b/>
                <w:color w:val="000000" w:themeColor="text1"/>
                <w:sz w:val="26"/>
                <w:szCs w:val="26"/>
              </w:rPr>
            </w:pPr>
          </w:p>
        </w:tc>
        <w:tc>
          <w:tcPr>
            <w:tcW w:w="850" w:type="dxa"/>
          </w:tcPr>
          <w:p w:rsidRPr="00135D4B" w:rsidR="00C409D6" w:rsidP="00B3741E" w:rsidRDefault="00C409D6" w14:paraId="1823E1A1" w14:textId="77777777">
            <w:pPr>
              <w:spacing w:before="120" w:after="120"/>
              <w:ind w:firstLine="0"/>
              <w:jc w:val="center"/>
              <w:rPr>
                <w:b/>
                <w:color w:val="000000" w:themeColor="text1"/>
                <w:sz w:val="26"/>
                <w:szCs w:val="26"/>
              </w:rPr>
            </w:pPr>
          </w:p>
        </w:tc>
        <w:tc>
          <w:tcPr>
            <w:tcW w:w="1843" w:type="dxa"/>
          </w:tcPr>
          <w:p w:rsidRPr="00135D4B" w:rsidR="00C409D6" w:rsidP="00B3741E" w:rsidRDefault="00C409D6" w14:paraId="3393A7E5" w14:textId="77777777">
            <w:pPr>
              <w:spacing w:before="120" w:after="120"/>
              <w:ind w:firstLine="0"/>
              <w:jc w:val="center"/>
              <w:rPr>
                <w:b/>
                <w:color w:val="000000" w:themeColor="text1"/>
                <w:sz w:val="26"/>
                <w:szCs w:val="26"/>
              </w:rPr>
            </w:pPr>
          </w:p>
        </w:tc>
        <w:tc>
          <w:tcPr>
            <w:tcW w:w="1276" w:type="dxa"/>
          </w:tcPr>
          <w:p w:rsidRPr="00135D4B" w:rsidR="00C409D6" w:rsidP="00B3741E" w:rsidRDefault="00C409D6" w14:paraId="429CBDD4" w14:textId="77777777">
            <w:pPr>
              <w:spacing w:before="120" w:after="120"/>
              <w:ind w:firstLine="0"/>
              <w:jc w:val="center"/>
              <w:rPr>
                <w:b/>
                <w:color w:val="000000" w:themeColor="text1"/>
                <w:sz w:val="26"/>
                <w:szCs w:val="26"/>
              </w:rPr>
            </w:pPr>
          </w:p>
        </w:tc>
        <w:tc>
          <w:tcPr>
            <w:tcW w:w="992" w:type="dxa"/>
          </w:tcPr>
          <w:p w:rsidRPr="00135D4B" w:rsidR="00C409D6" w:rsidP="00B3741E" w:rsidRDefault="00C409D6" w14:paraId="122B4C5A" w14:textId="77777777">
            <w:pPr>
              <w:spacing w:before="120" w:after="120"/>
              <w:ind w:firstLine="0"/>
              <w:jc w:val="center"/>
              <w:rPr>
                <w:b/>
                <w:color w:val="000000" w:themeColor="text1"/>
                <w:sz w:val="26"/>
                <w:szCs w:val="26"/>
              </w:rPr>
            </w:pPr>
          </w:p>
        </w:tc>
        <w:tc>
          <w:tcPr>
            <w:tcW w:w="1134" w:type="dxa"/>
          </w:tcPr>
          <w:p w:rsidRPr="00135D4B" w:rsidR="00C409D6" w:rsidP="00B3741E" w:rsidRDefault="00C409D6" w14:paraId="221CE679" w14:textId="77777777">
            <w:pPr>
              <w:spacing w:before="120" w:after="120"/>
              <w:ind w:firstLine="0"/>
              <w:jc w:val="center"/>
              <w:rPr>
                <w:b/>
                <w:color w:val="000000" w:themeColor="text1"/>
                <w:sz w:val="26"/>
                <w:szCs w:val="26"/>
              </w:rPr>
            </w:pPr>
          </w:p>
        </w:tc>
        <w:tc>
          <w:tcPr>
            <w:tcW w:w="1163" w:type="dxa"/>
          </w:tcPr>
          <w:p w:rsidRPr="00135D4B" w:rsidR="00C409D6" w:rsidP="00B3741E" w:rsidRDefault="00C409D6" w14:paraId="49C27843" w14:textId="77777777">
            <w:pPr>
              <w:spacing w:before="120" w:after="120"/>
              <w:ind w:firstLine="0"/>
              <w:jc w:val="center"/>
              <w:rPr>
                <w:b/>
                <w:color w:val="000000" w:themeColor="text1"/>
                <w:sz w:val="26"/>
                <w:szCs w:val="26"/>
              </w:rPr>
            </w:pPr>
          </w:p>
        </w:tc>
      </w:tr>
    </w:tbl>
    <w:p w:rsidRPr="00135D4B" w:rsidR="00474E3E" w:rsidP="00474E3E" w:rsidRDefault="00474E3E" w14:paraId="5E258FA1" w14:textId="77777777">
      <w:pPr>
        <w:spacing w:before="120" w:after="120"/>
        <w:ind w:firstLine="0"/>
        <w:jc w:val="center"/>
        <w:rPr>
          <w:i/>
          <w:iCs/>
          <w:color w:val="000000" w:themeColor="text1"/>
          <w:sz w:val="26"/>
          <w:szCs w:val="26"/>
        </w:rPr>
      </w:pPr>
      <w:r w:rsidRPr="00135D4B">
        <w:rPr>
          <w:i/>
          <w:iCs/>
          <w:color w:val="000000" w:themeColor="text1"/>
          <w:sz w:val="26"/>
          <w:szCs w:val="26"/>
        </w:rPr>
        <w:t xml:space="preserve"> (Tính từ ngày </w:t>
      </w:r>
      <w:r w:rsidR="00B36380">
        <w:rPr>
          <w:i/>
          <w:iCs/>
          <w:color w:val="000000" w:themeColor="text1"/>
          <w:sz w:val="26"/>
          <w:szCs w:val="26"/>
        </w:rPr>
        <w:t>15</w:t>
      </w:r>
      <w:r w:rsidRPr="00135D4B">
        <w:rPr>
          <w:i/>
          <w:iCs/>
          <w:color w:val="000000" w:themeColor="text1"/>
          <w:sz w:val="26"/>
          <w:szCs w:val="26"/>
        </w:rPr>
        <w:t xml:space="preserve"> tháng </w:t>
      </w:r>
      <w:r w:rsidR="00B36380">
        <w:rPr>
          <w:i/>
          <w:iCs/>
          <w:color w:val="000000" w:themeColor="text1"/>
          <w:sz w:val="26"/>
          <w:szCs w:val="26"/>
        </w:rPr>
        <w:t>12</w:t>
      </w:r>
      <w:r w:rsidRPr="00135D4B">
        <w:rPr>
          <w:i/>
          <w:iCs/>
          <w:color w:val="000000" w:themeColor="text1"/>
          <w:sz w:val="26"/>
          <w:szCs w:val="26"/>
        </w:rPr>
        <w:t xml:space="preserve"> năm </w:t>
      </w:r>
      <w:r w:rsidR="00B36380">
        <w:rPr>
          <w:i/>
          <w:iCs/>
          <w:color w:val="000000" w:themeColor="text1"/>
          <w:sz w:val="26"/>
          <w:szCs w:val="26"/>
        </w:rPr>
        <w:t>trước</w:t>
      </w:r>
      <w:r w:rsidRPr="00135D4B">
        <w:rPr>
          <w:i/>
          <w:iCs/>
          <w:color w:val="000000" w:themeColor="text1"/>
          <w:sz w:val="26"/>
          <w:szCs w:val="26"/>
        </w:rPr>
        <w:t xml:space="preserve"> đến ngày </w:t>
      </w:r>
      <w:r w:rsidR="00B36380">
        <w:rPr>
          <w:i/>
          <w:iCs/>
          <w:color w:val="000000" w:themeColor="text1"/>
          <w:sz w:val="26"/>
          <w:szCs w:val="26"/>
        </w:rPr>
        <w:t>14</w:t>
      </w:r>
      <w:r w:rsidRPr="00135D4B">
        <w:rPr>
          <w:i/>
          <w:iCs/>
          <w:color w:val="000000" w:themeColor="text1"/>
          <w:sz w:val="26"/>
          <w:szCs w:val="26"/>
        </w:rPr>
        <w:t xml:space="preserve"> tháng 12 năm </w:t>
      </w:r>
      <w:r w:rsidR="007F3E40">
        <w:rPr>
          <w:i/>
          <w:iCs/>
          <w:color w:val="000000" w:themeColor="text1"/>
          <w:sz w:val="26"/>
          <w:szCs w:val="26"/>
        </w:rPr>
        <w:t xml:space="preserve">báo </w:t>
      </w:r>
      <w:proofErr w:type="gramStart"/>
      <w:r w:rsidR="007F3E40">
        <w:rPr>
          <w:i/>
          <w:iCs/>
          <w:color w:val="000000" w:themeColor="text1"/>
          <w:sz w:val="26"/>
          <w:szCs w:val="26"/>
        </w:rPr>
        <w:t>cáo</w:t>
      </w:r>
      <w:r w:rsidRPr="00135D4B">
        <w:rPr>
          <w:i/>
          <w:iCs/>
          <w:color w:val="000000" w:themeColor="text1"/>
          <w:sz w:val="26"/>
          <w:szCs w:val="26"/>
        </w:rPr>
        <w:t xml:space="preserve"> )</w:t>
      </w:r>
      <w:proofErr w:type="gramEnd"/>
    </w:p>
    <w:p w:rsidR="00474E3E" w:rsidP="00474E3E" w:rsidRDefault="00474E3E" w14:paraId="6203FD23" w14:textId="77777777">
      <w:pPr>
        <w:pStyle w:val="ListParagraph"/>
        <w:numPr>
          <w:ilvl w:val="0"/>
          <w:numId w:val="6"/>
        </w:numPr>
        <w:spacing w:before="120" w:after="120" w:line="360" w:lineRule="auto"/>
        <w:jc w:val="left"/>
        <w:rPr>
          <w:color w:val="000000" w:themeColor="text1"/>
          <w:sz w:val="26"/>
          <w:szCs w:val="26"/>
        </w:rPr>
      </w:pPr>
      <w:r w:rsidRPr="00135D4B">
        <w:rPr>
          <w:color w:val="000000" w:themeColor="text1"/>
          <w:sz w:val="26"/>
          <w:szCs w:val="26"/>
        </w:rPr>
        <w:t xml:space="preserve">Tổng số </w:t>
      </w:r>
      <w:r w:rsidRPr="00135D4B">
        <w:rPr>
          <w:color w:val="000000" w:themeColor="text1"/>
          <w:sz w:val="26"/>
          <w:szCs w:val="26"/>
          <w:lang w:val="vi-VN"/>
        </w:rPr>
        <w:t xml:space="preserve">người đăng ký cai nghiện tự </w:t>
      </w:r>
      <w:proofErr w:type="gramStart"/>
      <w:r w:rsidRPr="00135D4B">
        <w:rPr>
          <w:color w:val="000000" w:themeColor="text1"/>
          <w:sz w:val="26"/>
          <w:szCs w:val="26"/>
          <w:lang w:val="vi-VN"/>
        </w:rPr>
        <w:t>nguyện</w:t>
      </w:r>
      <w:r w:rsidR="00FA0828">
        <w:rPr>
          <w:color w:val="000000" w:themeColor="text1"/>
          <w:sz w:val="26"/>
          <w:szCs w:val="26"/>
        </w:rPr>
        <w:t>:…</w:t>
      </w:r>
      <w:proofErr w:type="gramEnd"/>
      <w:r w:rsidR="00FA0828">
        <w:rPr>
          <w:color w:val="000000" w:themeColor="text1"/>
          <w:sz w:val="26"/>
          <w:szCs w:val="26"/>
        </w:rPr>
        <w:t>…</w:t>
      </w:r>
      <w:proofErr w:type="gramStart"/>
      <w:r w:rsidR="00FA0828">
        <w:rPr>
          <w:color w:val="000000" w:themeColor="text1"/>
          <w:sz w:val="26"/>
          <w:szCs w:val="26"/>
        </w:rPr>
        <w:t>…..</w:t>
      </w:r>
      <w:proofErr w:type="gramEnd"/>
      <w:r w:rsidR="00FA0828">
        <w:rPr>
          <w:color w:val="000000" w:themeColor="text1"/>
          <w:sz w:val="26"/>
          <w:szCs w:val="26"/>
        </w:rPr>
        <w:t>trong đó:</w:t>
      </w:r>
    </w:p>
    <w:p w:rsidRPr="00FA0828" w:rsidR="00FA0828" w:rsidP="00FA0828" w:rsidRDefault="00FA0828" w14:paraId="4E1305E6" w14:textId="77777777">
      <w:pPr>
        <w:spacing w:before="120" w:after="120" w:line="360" w:lineRule="auto"/>
        <w:jc w:val="left"/>
        <w:rPr>
          <w:color w:val="000000" w:themeColor="text1"/>
          <w:sz w:val="26"/>
          <w:szCs w:val="26"/>
        </w:rPr>
      </w:pPr>
      <w:r>
        <w:rPr>
          <w:color w:val="000000" w:themeColor="text1"/>
          <w:sz w:val="26"/>
          <w:szCs w:val="26"/>
        </w:rPr>
        <w:t>1.1.</w:t>
      </w:r>
      <w:r w:rsidRPr="00FA0828">
        <w:rPr>
          <w:color w:val="000000" w:themeColor="text1"/>
          <w:sz w:val="26"/>
          <w:szCs w:val="26"/>
        </w:rPr>
        <w:t xml:space="preserve"> Tại gia đình, cộng đồng</w:t>
      </w:r>
      <w:r>
        <w:rPr>
          <w:color w:val="000000" w:themeColor="text1"/>
          <w:sz w:val="26"/>
          <w:szCs w:val="26"/>
        </w:rPr>
        <w:t>:</w:t>
      </w:r>
    </w:p>
    <w:p w:rsidRPr="00FA0828" w:rsidR="00FA0828" w:rsidP="00FA0828" w:rsidRDefault="00FA0828" w14:paraId="4AD62EC2" w14:textId="77777777">
      <w:pPr>
        <w:spacing w:before="120" w:after="120" w:line="360" w:lineRule="auto"/>
        <w:jc w:val="left"/>
        <w:rPr>
          <w:color w:val="000000" w:themeColor="text1"/>
          <w:sz w:val="26"/>
          <w:szCs w:val="26"/>
        </w:rPr>
      </w:pPr>
      <w:r>
        <w:rPr>
          <w:color w:val="000000" w:themeColor="text1"/>
          <w:sz w:val="26"/>
          <w:szCs w:val="26"/>
        </w:rPr>
        <w:t xml:space="preserve">1.2. </w:t>
      </w:r>
      <w:r w:rsidRPr="00FA0828">
        <w:rPr>
          <w:color w:val="000000" w:themeColor="text1"/>
          <w:sz w:val="26"/>
          <w:szCs w:val="26"/>
        </w:rPr>
        <w:t>Tại cơ sở cai nghiện ma túy công lập</w:t>
      </w:r>
      <w:r>
        <w:rPr>
          <w:color w:val="000000" w:themeColor="text1"/>
          <w:sz w:val="26"/>
          <w:szCs w:val="26"/>
        </w:rPr>
        <w:t>:</w:t>
      </w:r>
    </w:p>
    <w:p w:rsidRPr="00FA0828" w:rsidR="00FA0828" w:rsidP="00FA0828" w:rsidRDefault="00FA0828" w14:paraId="15CC9907" w14:textId="77777777">
      <w:pPr>
        <w:spacing w:before="120" w:after="120" w:line="360" w:lineRule="auto"/>
        <w:jc w:val="left"/>
        <w:rPr>
          <w:color w:val="000000" w:themeColor="text1"/>
          <w:sz w:val="26"/>
          <w:szCs w:val="26"/>
        </w:rPr>
      </w:pPr>
      <w:r>
        <w:rPr>
          <w:color w:val="000000" w:themeColor="text1"/>
          <w:sz w:val="26"/>
          <w:szCs w:val="26"/>
        </w:rPr>
        <w:t>1.3. Tại Trường giáo dưỡng:</w:t>
      </w:r>
    </w:p>
    <w:p w:rsidRPr="00FA0828" w:rsidR="00FA0828" w:rsidP="00FA0828" w:rsidRDefault="00FA0828" w14:paraId="65175F22" w14:textId="77777777">
      <w:pPr>
        <w:spacing w:before="120" w:after="120" w:line="360" w:lineRule="auto"/>
        <w:jc w:val="left"/>
        <w:rPr>
          <w:color w:val="000000" w:themeColor="text1"/>
          <w:sz w:val="26"/>
          <w:szCs w:val="26"/>
        </w:rPr>
      </w:pPr>
      <w:r>
        <w:rPr>
          <w:color w:val="000000" w:themeColor="text1"/>
          <w:sz w:val="26"/>
          <w:szCs w:val="26"/>
        </w:rPr>
        <w:t>1.4.</w:t>
      </w:r>
      <w:r w:rsidRPr="00FA0828">
        <w:rPr>
          <w:color w:val="000000" w:themeColor="text1"/>
          <w:sz w:val="26"/>
          <w:szCs w:val="26"/>
        </w:rPr>
        <w:t xml:space="preserve"> Tại cơ sở cai nghiện ma túy tư nhân</w:t>
      </w:r>
      <w:r>
        <w:rPr>
          <w:color w:val="000000" w:themeColor="text1"/>
          <w:sz w:val="26"/>
          <w:szCs w:val="26"/>
        </w:rPr>
        <w:t>:</w:t>
      </w:r>
    </w:p>
    <w:p w:rsidRPr="00135D4B" w:rsidR="00474E3E" w:rsidP="00474E3E" w:rsidRDefault="00474E3E" w14:paraId="4CA98107" w14:textId="77777777">
      <w:pPr>
        <w:pStyle w:val="ListParagraph"/>
        <w:numPr>
          <w:ilvl w:val="0"/>
          <w:numId w:val="6"/>
        </w:numPr>
        <w:spacing w:before="120" w:after="120" w:line="360" w:lineRule="auto"/>
        <w:jc w:val="left"/>
        <w:rPr>
          <w:color w:val="000000" w:themeColor="text1"/>
          <w:sz w:val="26"/>
          <w:szCs w:val="26"/>
        </w:rPr>
      </w:pPr>
      <w:r w:rsidRPr="00135D4B">
        <w:rPr>
          <w:color w:val="000000" w:themeColor="text1"/>
          <w:sz w:val="26"/>
          <w:szCs w:val="26"/>
        </w:rPr>
        <w:t xml:space="preserve">Tổng số </w:t>
      </w:r>
      <w:r w:rsidRPr="00135D4B">
        <w:rPr>
          <w:color w:val="000000" w:themeColor="text1"/>
          <w:sz w:val="26"/>
          <w:szCs w:val="26"/>
          <w:lang w:val="vi-VN"/>
        </w:rPr>
        <w:t xml:space="preserve">người đang trong thời gian cai nghiện tự </w:t>
      </w:r>
      <w:proofErr w:type="gramStart"/>
      <w:r w:rsidRPr="00135D4B">
        <w:rPr>
          <w:color w:val="000000" w:themeColor="text1"/>
          <w:sz w:val="26"/>
          <w:szCs w:val="26"/>
          <w:lang w:val="vi-VN"/>
        </w:rPr>
        <w:t>nguyện</w:t>
      </w:r>
      <w:r w:rsidRPr="00135D4B">
        <w:rPr>
          <w:color w:val="000000" w:themeColor="text1"/>
          <w:sz w:val="26"/>
          <w:szCs w:val="26"/>
        </w:rPr>
        <w:t>:…</w:t>
      </w:r>
      <w:proofErr w:type="gramEnd"/>
      <w:r w:rsidRPr="00135D4B">
        <w:rPr>
          <w:color w:val="000000" w:themeColor="text1"/>
          <w:sz w:val="26"/>
          <w:szCs w:val="26"/>
          <w:lang w:val="vi-VN"/>
        </w:rPr>
        <w:t>..</w:t>
      </w:r>
      <w:r w:rsidRPr="00135D4B">
        <w:rPr>
          <w:color w:val="000000" w:themeColor="text1"/>
          <w:sz w:val="26"/>
          <w:szCs w:val="26"/>
        </w:rPr>
        <w:t>…………………</w:t>
      </w:r>
      <w:r w:rsidRPr="00135D4B">
        <w:rPr>
          <w:color w:val="000000" w:themeColor="text1"/>
          <w:sz w:val="26"/>
          <w:szCs w:val="26"/>
          <w:lang w:val="vi-VN"/>
        </w:rPr>
        <w:t>.</w:t>
      </w:r>
    </w:p>
    <w:p w:rsidRPr="00135D4B" w:rsidR="00474E3E" w:rsidP="00474E3E" w:rsidRDefault="00474E3E" w14:paraId="1DC7D60B" w14:textId="77777777">
      <w:pPr>
        <w:pStyle w:val="ListParagraph"/>
        <w:numPr>
          <w:ilvl w:val="0"/>
          <w:numId w:val="6"/>
        </w:numPr>
        <w:spacing w:before="120" w:after="120" w:line="360" w:lineRule="auto"/>
        <w:jc w:val="left"/>
        <w:rPr>
          <w:color w:val="000000" w:themeColor="text1"/>
          <w:sz w:val="26"/>
          <w:szCs w:val="26"/>
        </w:rPr>
      </w:pPr>
      <w:r w:rsidRPr="00135D4B">
        <w:rPr>
          <w:color w:val="000000" w:themeColor="text1"/>
          <w:sz w:val="26"/>
          <w:szCs w:val="26"/>
        </w:rPr>
        <w:t xml:space="preserve">Tổng số </w:t>
      </w:r>
      <w:r w:rsidRPr="00135D4B">
        <w:rPr>
          <w:color w:val="000000" w:themeColor="text1"/>
          <w:sz w:val="26"/>
          <w:szCs w:val="26"/>
          <w:lang w:val="vi-VN"/>
        </w:rPr>
        <w:t xml:space="preserve">người hoàn thành cai nghiện tự </w:t>
      </w:r>
      <w:proofErr w:type="gramStart"/>
      <w:r w:rsidRPr="00135D4B">
        <w:rPr>
          <w:color w:val="000000" w:themeColor="text1"/>
          <w:sz w:val="26"/>
          <w:szCs w:val="26"/>
          <w:lang w:val="vi-VN"/>
        </w:rPr>
        <w:t>nguyện</w:t>
      </w:r>
      <w:r w:rsidRPr="00135D4B">
        <w:rPr>
          <w:color w:val="000000" w:themeColor="text1"/>
          <w:sz w:val="26"/>
          <w:szCs w:val="26"/>
        </w:rPr>
        <w:t>:…</w:t>
      </w:r>
      <w:proofErr w:type="gramEnd"/>
      <w:r w:rsidRPr="00135D4B">
        <w:rPr>
          <w:color w:val="000000" w:themeColor="text1"/>
          <w:sz w:val="26"/>
          <w:szCs w:val="26"/>
          <w:lang w:val="vi-VN"/>
        </w:rPr>
        <w:t>..</w:t>
      </w:r>
      <w:r w:rsidRPr="00135D4B">
        <w:rPr>
          <w:color w:val="000000" w:themeColor="text1"/>
          <w:sz w:val="26"/>
          <w:szCs w:val="26"/>
        </w:rPr>
        <w:t>………………</w:t>
      </w:r>
      <w:r w:rsidRPr="00135D4B">
        <w:rPr>
          <w:color w:val="000000" w:themeColor="text1"/>
          <w:sz w:val="26"/>
          <w:szCs w:val="26"/>
          <w:lang w:val="vi-VN"/>
        </w:rPr>
        <w:t>...</w:t>
      </w:r>
      <w:r w:rsidRPr="00135D4B">
        <w:rPr>
          <w:color w:val="000000" w:themeColor="text1"/>
          <w:sz w:val="26"/>
          <w:szCs w:val="26"/>
        </w:rPr>
        <w:t>………</w:t>
      </w:r>
      <w:r w:rsidRPr="00135D4B">
        <w:rPr>
          <w:color w:val="000000" w:themeColor="text1"/>
          <w:sz w:val="26"/>
          <w:szCs w:val="26"/>
          <w:lang w:val="vi-VN"/>
        </w:rPr>
        <w:t>.</w:t>
      </w:r>
      <w:r w:rsidRPr="00135D4B">
        <w:rPr>
          <w:color w:val="000000" w:themeColor="text1"/>
          <w:sz w:val="26"/>
          <w:szCs w:val="26"/>
        </w:rPr>
        <w:t>…</w:t>
      </w:r>
    </w:p>
    <w:tbl>
      <w:tblPr>
        <w:tblW w:w="0" w:type="auto"/>
        <w:tblLook w:val="01E0" w:firstRow="1" w:lastRow="1" w:firstColumn="1" w:lastColumn="1" w:noHBand="0" w:noVBand="0"/>
      </w:tblPr>
      <w:tblGrid>
        <w:gridCol w:w="4389"/>
        <w:gridCol w:w="4683"/>
      </w:tblGrid>
      <w:tr w:rsidRPr="00135D4B" w:rsidR="00135D4B" w:rsidTr="00B3741E" w14:paraId="342DA347" w14:textId="77777777">
        <w:trPr>
          <w:trHeight w:val="262"/>
        </w:trPr>
        <w:tc>
          <w:tcPr>
            <w:tcW w:w="7026" w:type="dxa"/>
          </w:tcPr>
          <w:p w:rsidRPr="00135D4B" w:rsidR="00474E3E" w:rsidP="00B3741E" w:rsidRDefault="00474E3E" w14:paraId="166B1813" w14:textId="77777777">
            <w:pPr>
              <w:ind w:firstLine="0"/>
              <w:jc w:val="center"/>
              <w:rPr>
                <w:b/>
                <w:iCs/>
                <w:color w:val="000000" w:themeColor="text1"/>
                <w:sz w:val="26"/>
                <w:szCs w:val="26"/>
              </w:rPr>
            </w:pPr>
          </w:p>
          <w:p w:rsidRPr="00135D4B" w:rsidR="00474E3E" w:rsidP="00B3741E" w:rsidRDefault="00474E3E" w14:paraId="25874D99" w14:textId="77777777">
            <w:pPr>
              <w:ind w:firstLine="0"/>
              <w:jc w:val="center"/>
              <w:rPr>
                <w:b/>
                <w:iCs/>
                <w:color w:val="000000" w:themeColor="text1"/>
                <w:sz w:val="26"/>
                <w:szCs w:val="26"/>
                <w:lang w:val="vi-VN"/>
              </w:rPr>
            </w:pPr>
            <w:r w:rsidRPr="00135D4B">
              <w:rPr>
                <w:b/>
                <w:iCs/>
                <w:color w:val="000000" w:themeColor="text1"/>
                <w:sz w:val="26"/>
                <w:szCs w:val="26"/>
                <w:lang w:val="vi-VN"/>
              </w:rPr>
              <w:t>NGƯỜI LẬP</w:t>
            </w:r>
          </w:p>
          <w:p w:rsidRPr="00135D4B" w:rsidR="00474E3E" w:rsidP="00B3741E" w:rsidRDefault="00474E3E" w14:paraId="52B89F01" w14:textId="77777777">
            <w:pPr>
              <w:ind w:firstLine="0"/>
              <w:jc w:val="center"/>
              <w:rPr>
                <w:color w:val="000000" w:themeColor="text1"/>
                <w:sz w:val="26"/>
                <w:szCs w:val="26"/>
                <w:lang w:val="vi-VN"/>
              </w:rPr>
            </w:pPr>
            <w:r w:rsidRPr="00135D4B">
              <w:rPr>
                <w:i/>
                <w:iCs/>
                <w:color w:val="000000" w:themeColor="text1"/>
                <w:sz w:val="26"/>
                <w:szCs w:val="26"/>
              </w:rPr>
              <w:t xml:space="preserve">(Ký và ghi rõ họ tên, </w:t>
            </w:r>
            <w:r w:rsidRPr="00135D4B">
              <w:rPr>
                <w:i/>
                <w:iCs/>
                <w:color w:val="000000" w:themeColor="text1"/>
                <w:sz w:val="26"/>
                <w:szCs w:val="26"/>
                <w:lang w:val="vi-VN"/>
              </w:rPr>
              <w:t>chức vụ</w:t>
            </w:r>
            <w:r w:rsidRPr="00135D4B">
              <w:rPr>
                <w:i/>
                <w:iCs/>
                <w:color w:val="000000" w:themeColor="text1"/>
                <w:sz w:val="26"/>
                <w:szCs w:val="26"/>
              </w:rPr>
              <w:t>)</w:t>
            </w:r>
          </w:p>
        </w:tc>
        <w:tc>
          <w:tcPr>
            <w:tcW w:w="7026" w:type="dxa"/>
          </w:tcPr>
          <w:p w:rsidRPr="00135D4B" w:rsidR="00474E3E" w:rsidP="00B3741E" w:rsidRDefault="00474E3E" w14:paraId="0FB8BA97" w14:textId="77777777">
            <w:pPr>
              <w:ind w:firstLine="0"/>
              <w:jc w:val="center"/>
              <w:rPr>
                <w:b/>
                <w:iCs/>
                <w:color w:val="000000" w:themeColor="text1"/>
                <w:sz w:val="26"/>
                <w:szCs w:val="26"/>
                <w:lang w:val="vi-VN"/>
              </w:rPr>
            </w:pPr>
            <w:r w:rsidRPr="00135D4B">
              <w:rPr>
                <w:i/>
                <w:iCs/>
                <w:color w:val="000000" w:themeColor="text1"/>
                <w:sz w:val="26"/>
                <w:szCs w:val="26"/>
                <w:lang w:val="vi-VN"/>
              </w:rPr>
              <w:t>..............., ngày……tháng ….năm…….</w:t>
            </w:r>
            <w:r w:rsidRPr="00135D4B">
              <w:rPr>
                <w:i/>
                <w:iCs/>
                <w:color w:val="000000" w:themeColor="text1"/>
                <w:sz w:val="26"/>
                <w:szCs w:val="26"/>
                <w:lang w:val="vi-VN"/>
              </w:rPr>
              <w:br/>
            </w:r>
            <w:r w:rsidRPr="00135D4B" w:rsidR="005218B9">
              <w:rPr>
                <w:b/>
                <w:iCs/>
                <w:color w:val="000000" w:themeColor="text1"/>
                <w:sz w:val="26"/>
                <w:szCs w:val="26"/>
              </w:rPr>
              <w:t>TRƯỞNG CÔNG AN</w:t>
            </w:r>
            <w:r w:rsidRPr="00135D4B">
              <w:rPr>
                <w:b/>
                <w:iCs/>
                <w:color w:val="000000" w:themeColor="text1"/>
                <w:sz w:val="26"/>
                <w:szCs w:val="26"/>
                <w:lang w:val="vi-VN"/>
              </w:rPr>
              <w:t xml:space="preserve"> </w:t>
            </w:r>
          </w:p>
          <w:p w:rsidRPr="00135D4B" w:rsidR="00474E3E" w:rsidP="005218B9" w:rsidRDefault="005218B9" w14:paraId="3CDAE26F" w14:textId="77777777">
            <w:pPr>
              <w:ind w:firstLine="0"/>
              <w:jc w:val="center"/>
              <w:rPr>
                <w:i/>
                <w:iCs/>
                <w:color w:val="000000" w:themeColor="text1"/>
                <w:sz w:val="26"/>
                <w:szCs w:val="26"/>
                <w:lang w:val="vi-VN"/>
              </w:rPr>
            </w:pPr>
            <w:r w:rsidRPr="00135D4B">
              <w:rPr>
                <w:i/>
                <w:iCs/>
                <w:color w:val="000000" w:themeColor="text1"/>
                <w:sz w:val="26"/>
                <w:szCs w:val="26"/>
                <w:lang w:val="vi-VN"/>
              </w:rPr>
              <w:t xml:space="preserve"> </w:t>
            </w:r>
            <w:r w:rsidRPr="00135D4B" w:rsidR="00474E3E">
              <w:rPr>
                <w:i/>
                <w:iCs/>
                <w:color w:val="000000" w:themeColor="text1"/>
                <w:sz w:val="26"/>
                <w:szCs w:val="26"/>
                <w:lang w:val="vi-VN"/>
              </w:rPr>
              <w:t>(Ký và ghi rõ họ tên, đóng dấu</w:t>
            </w:r>
            <w:r w:rsidRPr="00135D4B" w:rsidR="00474E3E">
              <w:rPr>
                <w:i/>
                <w:iCs/>
                <w:color w:val="000000" w:themeColor="text1"/>
                <w:szCs w:val="26"/>
                <w:lang w:val="vi-VN"/>
              </w:rPr>
              <w:t>)</w:t>
            </w:r>
          </w:p>
        </w:tc>
      </w:tr>
    </w:tbl>
    <w:p w:rsidRPr="00135D4B" w:rsidR="00474E3E" w:rsidP="00C44D60" w:rsidRDefault="00474E3E" w14:paraId="55DDA44C" w14:textId="1DBD2F7B">
      <w:pPr>
        <w:spacing w:before="120" w:after="120"/>
        <w:jc w:val="right"/>
        <w:rPr>
          <w:b/>
          <w:color w:val="000000" w:themeColor="text1"/>
          <w:sz w:val="25"/>
          <w:szCs w:val="25"/>
          <w:lang w:val="vi-VN"/>
        </w:rPr>
      </w:pPr>
      <w:r w:rsidRPr="00135D4B">
        <w:rPr>
          <w:b/>
          <w:color w:val="000000" w:themeColor="text1"/>
          <w:sz w:val="26"/>
          <w:lang w:val="vi-VN"/>
        </w:rPr>
        <w:br w:type="page"/>
      </w:r>
      <w:r w:rsidRPr="00135D4B">
        <w:rPr>
          <w:b/>
          <w:color w:val="000000" w:themeColor="text1"/>
          <w:sz w:val="25"/>
          <w:szCs w:val="25"/>
          <w:lang w:val="vi-VN"/>
        </w:rPr>
        <w:t xml:space="preserve">Mẫu số </w:t>
      </w:r>
      <w:r w:rsidRPr="00135D4B" w:rsidR="008D4AE4">
        <w:rPr>
          <w:b/>
          <w:color w:val="000000" w:themeColor="text1"/>
          <w:sz w:val="25"/>
          <w:szCs w:val="25"/>
        </w:rPr>
        <w:t>22</w:t>
      </w:r>
    </w:p>
    <w:p w:rsidRPr="00135D4B" w:rsidR="00474E3E" w:rsidP="00474E3E" w:rsidRDefault="00474E3E" w14:paraId="32F4D8B8"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tblGrid>
      <w:tr w:rsidRPr="00135D4B" w:rsidR="00135D4B" w:rsidTr="00B3741E" w14:paraId="2E487E2D" w14:textId="77777777">
        <w:tc>
          <w:tcPr>
            <w:tcW w:w="3544" w:type="dxa"/>
            <w:tcBorders>
              <w:top w:val="nil"/>
              <w:left w:val="nil"/>
              <w:bottom w:val="nil"/>
              <w:right w:val="nil"/>
              <w:tl2br w:val="nil"/>
              <w:tr2bl w:val="nil"/>
            </w:tcBorders>
            <w:tcMar>
              <w:top w:w="0" w:type="dxa"/>
              <w:left w:w="108" w:type="dxa"/>
              <w:bottom w:w="0" w:type="dxa"/>
              <w:right w:w="108" w:type="dxa"/>
            </w:tcMar>
          </w:tcPr>
          <w:p w:rsidRPr="00135D4B" w:rsidR="00474E3E" w:rsidP="00551467" w:rsidRDefault="00786D64" w14:paraId="762ACDE7" w14:textId="77777777">
            <w:pPr>
              <w:ind w:firstLine="0"/>
              <w:jc w:val="center"/>
              <w:rPr>
                <w:bCs/>
                <w:color w:val="000000" w:themeColor="text1"/>
                <w:szCs w:val="28"/>
              </w:rPr>
            </w:pPr>
            <w:r w:rsidRPr="00135D4B">
              <w:rPr>
                <w:bCs/>
                <w:color w:val="000000" w:themeColor="text1"/>
                <w:szCs w:val="28"/>
              </w:rPr>
              <w:t xml:space="preserve">CÔNG AN </w:t>
            </w:r>
            <w:r w:rsidRPr="00135D4B">
              <w:rPr>
                <w:bCs/>
                <w:color w:val="000000" w:themeColor="text1"/>
                <w:szCs w:val="28"/>
                <w:lang w:val="vi-VN"/>
              </w:rPr>
              <w:t>.......</w:t>
            </w:r>
            <w:r w:rsidRPr="00135D4B">
              <w:rPr>
                <w:rStyle w:val="FootnoteReference"/>
                <w:bCs/>
                <w:color w:val="000000" w:themeColor="text1"/>
                <w:szCs w:val="28"/>
                <w:lang w:val="vi-VN"/>
              </w:rPr>
              <w:footnoteReference w:id="82"/>
            </w:r>
            <w:proofErr w:type="gramStart"/>
            <w:r w:rsidRPr="00135D4B">
              <w:rPr>
                <w:bCs/>
                <w:color w:val="000000" w:themeColor="text1"/>
                <w:szCs w:val="28"/>
                <w:lang w:val="vi-VN"/>
              </w:rPr>
              <w:t>.....</w:t>
            </w:r>
            <w:proofErr w:type="gramEnd"/>
          </w:p>
          <w:p w:rsidRPr="00135D4B" w:rsidR="00474E3E" w:rsidP="00551467" w:rsidRDefault="00C51358" w14:paraId="632A068F" w14:textId="77777777">
            <w:pPr>
              <w:ind w:firstLine="0"/>
              <w:jc w:val="center"/>
              <w:rPr>
                <w:color w:val="000000" w:themeColor="text1"/>
                <w:szCs w:val="28"/>
                <w:lang w:val="vi-VN"/>
              </w:rPr>
            </w:pPr>
            <w:r>
              <w:rPr>
                <w:color w:val="000000" w:themeColor="text1"/>
                <w:szCs w:val="28"/>
              </w:rPr>
              <w:t>…</w:t>
            </w:r>
            <w:r w:rsidRPr="00135D4B" w:rsidR="00474E3E">
              <w:rPr>
                <w:color w:val="000000" w:themeColor="text1"/>
                <w:szCs w:val="28"/>
                <w:lang w:val="vi-VN"/>
              </w:rPr>
              <w:t>.....</w:t>
            </w:r>
            <w:bookmarkStart w:name="_Hlk217481125" w:id="6"/>
            <w:r w:rsidRPr="00135D4B" w:rsidR="00474E3E">
              <w:rPr>
                <w:color w:val="000000" w:themeColor="text1"/>
                <w:szCs w:val="28"/>
                <w:lang w:val="vi-VN"/>
              </w:rPr>
              <w:t>.......</w:t>
            </w:r>
            <w:bookmarkStart w:name="_Hlk217481145" w:id="7"/>
            <w:r w:rsidRPr="00135D4B" w:rsidR="00474E3E">
              <w:rPr>
                <w:rStyle w:val="FootnoteReference"/>
                <w:color w:val="000000" w:themeColor="text1"/>
                <w:szCs w:val="28"/>
                <w:lang w:val="vi-VN"/>
              </w:rPr>
              <w:footnoteReference w:id="83"/>
            </w:r>
            <w:bookmarkEnd w:id="7"/>
            <w:r w:rsidRPr="00135D4B" w:rsidR="00474E3E">
              <w:rPr>
                <w:color w:val="000000" w:themeColor="text1"/>
                <w:szCs w:val="28"/>
                <w:lang w:val="vi-VN"/>
              </w:rPr>
              <w:t>.........</w:t>
            </w:r>
            <w:bookmarkEnd w:id="6"/>
            <w:r w:rsidRPr="00135D4B" w:rsidR="00474E3E">
              <w:rPr>
                <w:color w:val="000000" w:themeColor="text1"/>
                <w:szCs w:val="28"/>
                <w:lang w:val="vi-VN"/>
              </w:rPr>
              <w:t>..........</w:t>
            </w:r>
          </w:p>
          <w:p w:rsidRPr="00135D4B" w:rsidR="00474E3E" w:rsidP="00551467" w:rsidRDefault="00551467" w14:paraId="5E4A8EAA" w14:textId="77777777">
            <w:pPr>
              <w:ind w:firstLine="0"/>
              <w:jc w:val="center"/>
              <w:rPr>
                <w:color w:val="000000" w:themeColor="text1"/>
                <w:szCs w:val="28"/>
                <w:vertAlign w:val="superscript"/>
              </w:rPr>
            </w:pPr>
            <w:r w:rsidRPr="00135D4B">
              <w:rPr>
                <w:color w:val="000000" w:themeColor="text1"/>
                <w:szCs w:val="28"/>
                <w:vertAlign w:val="superscript"/>
              </w:rPr>
              <w:t>_____________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551467" w:rsidP="00551467" w:rsidRDefault="00474E3E" w14:paraId="6D4FED1E" w14:textId="77777777">
            <w:pPr>
              <w:ind w:firstLine="0"/>
              <w:jc w:val="center"/>
              <w:rPr>
                <w:color w:val="000000" w:themeColor="text1"/>
                <w:szCs w:val="28"/>
                <w:vertAlign w:val="superscript"/>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r w:rsidRPr="00135D4B">
              <w:rPr>
                <w:b/>
                <w:bCs/>
                <w:color w:val="000000" w:themeColor="text1"/>
                <w:szCs w:val="28"/>
                <w:lang w:val="vi-VN"/>
              </w:rPr>
              <w:br/>
            </w:r>
            <w:r w:rsidRPr="00135D4B" w:rsidR="00551467">
              <w:rPr>
                <w:color w:val="000000" w:themeColor="text1"/>
                <w:szCs w:val="28"/>
                <w:vertAlign w:val="superscript"/>
              </w:rPr>
              <w:t>____________________________________________</w:t>
            </w:r>
          </w:p>
        </w:tc>
      </w:tr>
      <w:tr w:rsidRPr="00135D4B" w:rsidR="00474E3E" w:rsidTr="00B3741E" w14:paraId="02FC87D8"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135D4B" w:rsidR="00474E3E" w:rsidP="00B3741E" w:rsidRDefault="00474E3E" w14:paraId="2E1D5BF1" w14:textId="77777777">
            <w:pPr>
              <w:rPr>
                <w:color w:val="000000" w:themeColor="text1"/>
                <w:sz w:val="26"/>
                <w:szCs w:val="26"/>
              </w:rPr>
            </w:pPr>
            <w:r w:rsidRPr="00135D4B">
              <w:rPr>
                <w:color w:val="000000" w:themeColor="text1"/>
                <w:sz w:val="26"/>
                <w:szCs w:val="26"/>
                <w:lang w:val="vi-VN"/>
              </w:rPr>
              <w:t>Số:       /QĐ-</w:t>
            </w:r>
            <w:r w:rsidRPr="00135D4B" w:rsidR="00297864">
              <w:rPr>
                <w:color w:val="000000" w:themeColor="text1"/>
                <w:sz w:val="26"/>
                <w:szCs w:val="26"/>
              </w:rPr>
              <w:t>CA</w:t>
            </w:r>
            <w:r w:rsidR="00194C94">
              <w:rPr>
                <w:color w:val="000000" w:themeColor="text1"/>
                <w:sz w:val="26"/>
                <w:szCs w:val="26"/>
              </w:rPr>
              <w:t>…</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474E3E" w:rsidP="00B3741E" w:rsidRDefault="00474E3E" w14:paraId="375CECFD" w14:textId="77777777">
            <w:pPr>
              <w:ind w:firstLine="0"/>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84"/>
            </w:r>
            <w:r w:rsidRPr="00135D4B">
              <w:rPr>
                <w:i/>
                <w:color w:val="000000" w:themeColor="text1"/>
                <w:sz w:val="28"/>
                <w:szCs w:val="28"/>
              </w:rPr>
              <w:t>......, ngày .... tháng ... năm ……</w:t>
            </w:r>
          </w:p>
        </w:tc>
      </w:tr>
    </w:tbl>
    <w:p w:rsidRPr="00135D4B" w:rsidR="00474E3E" w:rsidP="00474E3E" w:rsidRDefault="00474E3E" w14:paraId="2CF42C75" w14:textId="77777777">
      <w:pPr>
        <w:tabs>
          <w:tab w:val="right" w:leader="dot" w:pos="6237"/>
        </w:tabs>
        <w:ind w:firstLine="0"/>
        <w:jc w:val="center"/>
        <w:rPr>
          <w:b/>
          <w:color w:val="000000" w:themeColor="text1"/>
          <w:sz w:val="26"/>
          <w:szCs w:val="26"/>
        </w:rPr>
      </w:pPr>
    </w:p>
    <w:p w:rsidRPr="00135D4B" w:rsidR="00474E3E" w:rsidP="00474E3E" w:rsidRDefault="00474E3E" w14:paraId="2E5A46D2" w14:textId="77777777">
      <w:pPr>
        <w:tabs>
          <w:tab w:val="right" w:leader="dot" w:pos="6237"/>
        </w:tabs>
        <w:ind w:firstLine="0"/>
        <w:jc w:val="center"/>
        <w:rPr>
          <w:b/>
          <w:color w:val="000000" w:themeColor="text1"/>
          <w:sz w:val="26"/>
          <w:szCs w:val="26"/>
        </w:rPr>
      </w:pPr>
      <w:r w:rsidRPr="00135D4B">
        <w:rPr>
          <w:b/>
          <w:color w:val="000000" w:themeColor="text1"/>
          <w:sz w:val="26"/>
          <w:szCs w:val="26"/>
        </w:rPr>
        <w:t>QUYẾT ĐỊNH</w:t>
      </w:r>
    </w:p>
    <w:p w:rsidRPr="00135D4B" w:rsidR="00474E3E" w:rsidP="00474E3E" w:rsidRDefault="00474E3E" w14:paraId="585BA740" w14:textId="77777777">
      <w:pPr>
        <w:tabs>
          <w:tab w:val="right" w:leader="dot" w:pos="6237"/>
        </w:tabs>
        <w:ind w:firstLine="0"/>
        <w:jc w:val="center"/>
        <w:rPr>
          <w:b/>
          <w:color w:val="000000" w:themeColor="text1"/>
          <w:sz w:val="26"/>
          <w:szCs w:val="26"/>
        </w:rPr>
      </w:pPr>
      <w:r w:rsidRPr="00135D4B">
        <w:rPr>
          <w:b/>
          <w:color w:val="000000" w:themeColor="text1"/>
          <w:sz w:val="26"/>
          <w:szCs w:val="26"/>
        </w:rPr>
        <w:t>Cai nghiện ma túy tự nguyện</w:t>
      </w:r>
    </w:p>
    <w:p w:rsidRPr="00135D4B" w:rsidR="00474E3E" w:rsidP="00551467" w:rsidRDefault="00551467" w14:paraId="4F2C2E99" w14:textId="77777777">
      <w:pPr>
        <w:ind w:firstLine="0"/>
        <w:jc w:val="center"/>
        <w:rPr>
          <w:b/>
          <w:color w:val="000000" w:themeColor="text1"/>
          <w:sz w:val="26"/>
          <w:szCs w:val="26"/>
        </w:rPr>
      </w:pPr>
      <w:r w:rsidRPr="00135D4B">
        <w:rPr>
          <w:b/>
          <w:color w:val="000000" w:themeColor="text1"/>
          <w:sz w:val="26"/>
          <w:szCs w:val="26"/>
        </w:rPr>
        <w:t>_____________</w:t>
      </w:r>
    </w:p>
    <w:p w:rsidRPr="00135D4B" w:rsidR="00474E3E" w:rsidP="00551467" w:rsidRDefault="00474E3E" w14:paraId="6D047015" w14:textId="77777777">
      <w:pPr>
        <w:tabs>
          <w:tab w:val="right" w:leader="dot" w:pos="0"/>
        </w:tabs>
        <w:spacing w:before="240" w:after="240"/>
        <w:ind w:firstLine="0"/>
        <w:rPr>
          <w:b/>
          <w:color w:val="000000" w:themeColor="text1"/>
          <w:szCs w:val="26"/>
        </w:rPr>
      </w:pPr>
      <w:r w:rsidRPr="00135D4B">
        <w:rPr>
          <w:b/>
          <w:color w:val="000000" w:themeColor="text1"/>
          <w:szCs w:val="26"/>
        </w:rPr>
        <w:tab/>
      </w:r>
      <w:r w:rsidRPr="00135D4B">
        <w:rPr>
          <w:b/>
          <w:color w:val="000000" w:themeColor="text1"/>
          <w:szCs w:val="26"/>
        </w:rPr>
        <w:tab/>
      </w:r>
      <w:r w:rsidRPr="00135D4B">
        <w:rPr>
          <w:b/>
          <w:color w:val="000000" w:themeColor="text1"/>
          <w:szCs w:val="26"/>
        </w:rPr>
        <w:tab/>
      </w:r>
      <w:r w:rsidRPr="00135D4B" w:rsidR="00071041">
        <w:rPr>
          <w:b/>
          <w:color w:val="000000" w:themeColor="text1"/>
          <w:szCs w:val="26"/>
        </w:rPr>
        <w:t>TRƯỞNG CÔNG AN</w:t>
      </w:r>
      <w:r w:rsidRPr="00135D4B">
        <w:rPr>
          <w:b/>
          <w:color w:val="000000" w:themeColor="text1"/>
          <w:szCs w:val="26"/>
        </w:rPr>
        <w:t xml:space="preserve"> </w:t>
      </w:r>
      <w:r w:rsidRPr="00135D4B" w:rsidR="00071041">
        <w:rPr>
          <w:bCs/>
          <w:color w:val="000000" w:themeColor="text1"/>
          <w:szCs w:val="26"/>
        </w:rPr>
        <w:t>.......</w:t>
      </w:r>
      <w:r w:rsidRPr="00135D4B" w:rsidR="00071041">
        <w:rPr>
          <w:b/>
          <w:color w:val="000000" w:themeColor="text1"/>
          <w:szCs w:val="26"/>
        </w:rPr>
        <w:t xml:space="preserve"> </w:t>
      </w:r>
      <w:r w:rsidRPr="00135D4B" w:rsidR="00071041">
        <w:rPr>
          <w:color w:val="000000" w:themeColor="text1"/>
          <w:szCs w:val="26"/>
          <w:vertAlign w:val="superscript"/>
        </w:rPr>
        <w:t>2</w:t>
      </w:r>
      <w:r w:rsidRPr="00135D4B" w:rsidR="00071041">
        <w:rPr>
          <w:color w:val="000000" w:themeColor="text1"/>
          <w:szCs w:val="26"/>
        </w:rPr>
        <w:t>.........</w:t>
      </w:r>
    </w:p>
    <w:p w:rsidR="00071041" w:rsidP="00071041" w:rsidRDefault="00071041" w14:paraId="5E4CC0ED"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p>
    <w:p w:rsidR="00474E3E" w:rsidP="00474E3E" w:rsidRDefault="00DB180D" w14:paraId="41922222" w14:textId="77777777">
      <w:pPr>
        <w:tabs>
          <w:tab w:val="right" w:leader="dot" w:pos="9356"/>
        </w:tabs>
        <w:spacing w:before="120" w:after="120"/>
        <w:rPr>
          <w:i/>
          <w:color w:val="000000" w:themeColor="text1"/>
          <w:sz w:val="26"/>
          <w:szCs w:val="26"/>
        </w:rPr>
      </w:pPr>
      <w:r>
        <w:rPr>
          <w:i/>
          <w:color w:val="000000" w:themeColor="text1"/>
          <w:sz w:val="26"/>
          <w:szCs w:val="26"/>
        </w:rPr>
        <w:t>Căn cứ</w:t>
      </w:r>
      <w:r w:rsidRPr="00135D4B" w:rsidR="00474E3E">
        <w:rPr>
          <w:i/>
          <w:color w:val="000000" w:themeColor="text1"/>
          <w:sz w:val="26"/>
          <w:szCs w:val="26"/>
        </w:rPr>
        <w:t xml:space="preserve"> </w:t>
      </w:r>
      <w:r>
        <w:rPr>
          <w:i/>
          <w:color w:val="000000" w:themeColor="text1"/>
          <w:sz w:val="26"/>
          <w:szCs w:val="26"/>
        </w:rPr>
        <w:t>đơn xin đi cai nghiện ma túy tự nguyện</w:t>
      </w:r>
      <w:r w:rsidR="006A63E1">
        <w:rPr>
          <w:i/>
          <w:color w:val="000000" w:themeColor="text1"/>
          <w:sz w:val="26"/>
          <w:szCs w:val="26"/>
        </w:rPr>
        <w:t>;</w:t>
      </w:r>
      <w:r>
        <w:rPr>
          <w:i/>
          <w:color w:val="000000" w:themeColor="text1"/>
          <w:sz w:val="26"/>
          <w:szCs w:val="26"/>
        </w:rPr>
        <w:t xml:space="preserve"> </w:t>
      </w:r>
    </w:p>
    <w:p w:rsidR="00DB180D" w:rsidP="00474E3E" w:rsidRDefault="00DB180D" w14:paraId="1E344A9F" w14:textId="77777777">
      <w:pPr>
        <w:tabs>
          <w:tab w:val="right" w:leader="dot" w:pos="9356"/>
        </w:tabs>
        <w:spacing w:before="120" w:after="120"/>
        <w:rPr>
          <w:i/>
          <w:color w:val="000000" w:themeColor="text1"/>
          <w:sz w:val="26"/>
          <w:szCs w:val="26"/>
        </w:rPr>
      </w:pPr>
      <w:r>
        <w:rPr>
          <w:i/>
          <w:color w:val="000000" w:themeColor="text1"/>
          <w:sz w:val="26"/>
          <w:szCs w:val="26"/>
        </w:rPr>
        <w:t>Theo đề nghị của ………………</w:t>
      </w:r>
      <w:r w:rsidR="006A63E1">
        <w:rPr>
          <w:rStyle w:val="FootnoteReference"/>
          <w:i/>
          <w:color w:val="000000" w:themeColor="text1"/>
          <w:sz w:val="26"/>
          <w:szCs w:val="26"/>
        </w:rPr>
        <w:footnoteReference w:id="85"/>
      </w:r>
      <w:r>
        <w:rPr>
          <w:i/>
          <w:color w:val="000000" w:themeColor="text1"/>
          <w:sz w:val="26"/>
          <w:szCs w:val="26"/>
        </w:rPr>
        <w:t>…………</w:t>
      </w:r>
      <w:proofErr w:type="gramStart"/>
      <w:r>
        <w:rPr>
          <w:i/>
          <w:color w:val="000000" w:themeColor="text1"/>
          <w:sz w:val="26"/>
          <w:szCs w:val="26"/>
        </w:rPr>
        <w:t>…..</w:t>
      </w:r>
      <w:proofErr w:type="gramEnd"/>
    </w:p>
    <w:p w:rsidRPr="00405AD3" w:rsidR="00DB180D" w:rsidP="00474E3E" w:rsidRDefault="00DB180D" w14:paraId="571F6830" w14:textId="77777777">
      <w:pPr>
        <w:tabs>
          <w:tab w:val="right" w:leader="dot" w:pos="9356"/>
        </w:tabs>
        <w:spacing w:before="120" w:after="120"/>
        <w:rPr>
          <w:i/>
          <w:color w:val="000000" w:themeColor="text1"/>
          <w:sz w:val="2"/>
          <w:szCs w:val="2"/>
        </w:rPr>
      </w:pPr>
    </w:p>
    <w:p w:rsidRPr="00135D4B" w:rsidR="00474E3E" w:rsidP="00474E3E" w:rsidRDefault="00474E3E" w14:paraId="6AECDCA4" w14:textId="77777777">
      <w:pPr>
        <w:tabs>
          <w:tab w:val="right" w:leader="dot" w:pos="0"/>
        </w:tabs>
        <w:spacing w:before="120" w:after="120"/>
        <w:ind w:firstLine="0"/>
        <w:jc w:val="center"/>
        <w:rPr>
          <w:b/>
          <w:color w:val="000000" w:themeColor="text1"/>
          <w:szCs w:val="26"/>
          <w:lang w:val="vi-VN"/>
        </w:rPr>
      </w:pPr>
      <w:r w:rsidRPr="00135D4B">
        <w:rPr>
          <w:b/>
          <w:color w:val="000000" w:themeColor="text1"/>
          <w:szCs w:val="26"/>
          <w:lang w:val="vi-VN"/>
        </w:rPr>
        <w:t>QUYẾT ĐỊNH:</w:t>
      </w:r>
    </w:p>
    <w:p w:rsidRPr="00135D4B" w:rsidR="00474E3E" w:rsidP="00405AD3" w:rsidRDefault="00474E3E" w14:paraId="1BD96C4D" w14:textId="77777777">
      <w:pPr>
        <w:shd w:val="clear" w:color="auto" w:fill="FFFFFF"/>
        <w:spacing w:before="80"/>
        <w:jc w:val="left"/>
        <w:rPr>
          <w:color w:val="000000" w:themeColor="text1"/>
          <w:sz w:val="26"/>
          <w:szCs w:val="26"/>
          <w:lang w:val="vi-VN"/>
        </w:rPr>
      </w:pPr>
      <w:r w:rsidRPr="00135D4B">
        <w:rPr>
          <w:b/>
          <w:bCs/>
          <w:color w:val="000000" w:themeColor="text1"/>
          <w:sz w:val="26"/>
          <w:szCs w:val="26"/>
          <w:lang w:val="vi-VN"/>
        </w:rPr>
        <w:t>Điều 1. </w:t>
      </w:r>
      <w:r w:rsidRPr="00135D4B">
        <w:rPr>
          <w:bCs/>
          <w:color w:val="000000" w:themeColor="text1"/>
          <w:sz w:val="26"/>
          <w:szCs w:val="26"/>
          <w:lang w:val="vi-VN"/>
        </w:rPr>
        <w:t>C</w:t>
      </w:r>
      <w:r w:rsidRPr="00135D4B">
        <w:rPr>
          <w:color w:val="000000" w:themeColor="text1"/>
          <w:sz w:val="26"/>
          <w:szCs w:val="26"/>
          <w:lang w:val="vi-VN"/>
        </w:rPr>
        <w:t>ai nghiện ma túy tự nguyện đối với:</w:t>
      </w:r>
    </w:p>
    <w:p w:rsidRPr="00135D4B" w:rsidR="00474E3E" w:rsidP="00405AD3" w:rsidRDefault="00474E3E" w14:paraId="7F1C8F06" w14:textId="77777777">
      <w:pPr>
        <w:shd w:val="clear" w:color="auto" w:fill="FFFFFF"/>
        <w:spacing w:before="80"/>
        <w:jc w:val="left"/>
        <w:rPr>
          <w:color w:val="000000" w:themeColor="text1"/>
          <w:sz w:val="26"/>
          <w:szCs w:val="26"/>
          <w:lang w:val="vi-VN"/>
        </w:rPr>
      </w:pPr>
      <w:r w:rsidRPr="00135D4B">
        <w:rPr>
          <w:color w:val="000000" w:themeColor="text1"/>
          <w:sz w:val="26"/>
          <w:szCs w:val="26"/>
          <w:lang w:val="vi-VN"/>
        </w:rPr>
        <w:t>1. Ông (bà) ................................</w:t>
      </w:r>
      <w:r w:rsidRPr="00135D4B">
        <w:rPr>
          <w:rStyle w:val="FootnoteReference"/>
          <w:color w:val="000000" w:themeColor="text1"/>
          <w:sz w:val="26"/>
          <w:szCs w:val="26"/>
        </w:rPr>
        <w:footnoteReference w:id="86"/>
      </w:r>
      <w:r w:rsidRPr="00135D4B">
        <w:rPr>
          <w:color w:val="000000" w:themeColor="text1"/>
          <w:sz w:val="26"/>
          <w:szCs w:val="26"/>
          <w:lang w:val="vi-VN"/>
        </w:rPr>
        <w:t>..............................Giới tính.............................</w:t>
      </w:r>
    </w:p>
    <w:p w:rsidRPr="00135D4B" w:rsidR="00474E3E" w:rsidP="00405AD3" w:rsidRDefault="00474E3E" w14:paraId="05A7DD35" w14:textId="77777777">
      <w:pPr>
        <w:shd w:val="clear" w:color="auto" w:fill="FFFFFF"/>
        <w:spacing w:before="80"/>
        <w:jc w:val="left"/>
        <w:rPr>
          <w:color w:val="000000" w:themeColor="text1"/>
          <w:sz w:val="26"/>
          <w:szCs w:val="26"/>
          <w:lang w:val="vi-VN"/>
        </w:rPr>
      </w:pPr>
      <w:r w:rsidRPr="00135D4B">
        <w:rPr>
          <w:color w:val="000000" w:themeColor="text1"/>
          <w:sz w:val="26"/>
          <w:szCs w:val="26"/>
          <w:lang w:val="vi-VN"/>
        </w:rPr>
        <w:t>Ngày, tháng, năm sinh:…………………..………………………………………</w:t>
      </w:r>
    </w:p>
    <w:p w:rsidRPr="006A63E1" w:rsidR="00474E3E" w:rsidP="00405AD3" w:rsidRDefault="00474E3E" w14:paraId="13DDEFD5" w14:textId="77777777">
      <w:pPr>
        <w:shd w:val="clear" w:color="auto" w:fill="FFFFFF"/>
        <w:spacing w:before="80"/>
        <w:jc w:val="left"/>
        <w:rPr>
          <w:color w:val="000000" w:themeColor="text1"/>
          <w:sz w:val="26"/>
          <w:szCs w:val="26"/>
        </w:rPr>
      </w:pPr>
      <w:r w:rsidRPr="00135D4B">
        <w:rPr>
          <w:color w:val="000000" w:themeColor="text1"/>
          <w:sz w:val="26"/>
          <w:szCs w:val="26"/>
          <w:lang w:val="vi-VN"/>
        </w:rPr>
        <w:t xml:space="preserve">Số </w:t>
      </w:r>
      <w:r w:rsidR="006A63E1">
        <w:rPr>
          <w:color w:val="000000" w:themeColor="text1"/>
          <w:sz w:val="26"/>
          <w:szCs w:val="26"/>
        </w:rPr>
        <w:t>CC/</w:t>
      </w:r>
      <w:r w:rsidRPr="00135D4B">
        <w:rPr>
          <w:color w:val="000000" w:themeColor="text1"/>
          <w:sz w:val="26"/>
          <w:szCs w:val="26"/>
          <w:lang w:val="vi-VN"/>
        </w:rPr>
        <w:t>CCCD/CMND/H</w:t>
      </w:r>
      <w:r w:rsidR="006A63E1">
        <w:rPr>
          <w:color w:val="000000" w:themeColor="text1"/>
          <w:sz w:val="26"/>
          <w:szCs w:val="26"/>
        </w:rPr>
        <w:t>C</w:t>
      </w:r>
      <w:r w:rsidRPr="00135D4B">
        <w:rPr>
          <w:color w:val="000000" w:themeColor="text1"/>
          <w:sz w:val="26"/>
          <w:szCs w:val="26"/>
          <w:lang w:val="vi-VN"/>
        </w:rPr>
        <w:t>: ........................................ ngày cấp ..................... nơi cấp: ............................................................................................................................</w:t>
      </w:r>
      <w:r w:rsidR="006A63E1">
        <w:rPr>
          <w:color w:val="000000" w:themeColor="text1"/>
          <w:sz w:val="26"/>
          <w:szCs w:val="26"/>
        </w:rPr>
        <w:t>......</w:t>
      </w:r>
    </w:p>
    <w:p w:rsidRPr="00135D4B" w:rsidR="00474E3E" w:rsidP="00405AD3" w:rsidRDefault="00474E3E" w14:paraId="44466CFC" w14:textId="77777777">
      <w:pPr>
        <w:shd w:val="clear" w:color="auto" w:fill="FFFFFF"/>
        <w:spacing w:before="80"/>
        <w:jc w:val="left"/>
        <w:rPr>
          <w:color w:val="000000" w:themeColor="text1"/>
          <w:sz w:val="26"/>
          <w:szCs w:val="26"/>
          <w:lang w:val="vi-VN"/>
        </w:rPr>
      </w:pPr>
      <w:r w:rsidRPr="00135D4B">
        <w:rPr>
          <w:color w:val="000000" w:themeColor="text1"/>
          <w:sz w:val="26"/>
          <w:szCs w:val="26"/>
          <w:lang w:val="vi-VN"/>
        </w:rPr>
        <w:t>Nơi cư trú:……………………………………………………………………….</w:t>
      </w:r>
    </w:p>
    <w:p w:rsidRPr="00135D4B" w:rsidR="00474E3E" w:rsidP="00405AD3" w:rsidRDefault="00474E3E" w14:paraId="5CCFD8A3" w14:textId="77777777">
      <w:pPr>
        <w:shd w:val="clear" w:color="auto" w:fill="FFFFFF"/>
        <w:spacing w:before="80"/>
        <w:jc w:val="left"/>
        <w:rPr>
          <w:color w:val="000000" w:themeColor="text1"/>
          <w:sz w:val="26"/>
          <w:szCs w:val="26"/>
        </w:rPr>
      </w:pPr>
      <w:r w:rsidRPr="00135D4B">
        <w:rPr>
          <w:color w:val="000000" w:themeColor="text1"/>
          <w:sz w:val="26"/>
          <w:szCs w:val="26"/>
          <w:lang w:val="vi-VN"/>
        </w:rPr>
        <w:t>2. Thời gian cai nghiện: từ ngày......./...../.............. đến ngày ......./...../..............</w:t>
      </w:r>
      <w:r w:rsidRPr="00135D4B" w:rsidR="00A634D6">
        <w:rPr>
          <w:color w:val="000000" w:themeColor="text1"/>
          <w:sz w:val="26"/>
          <w:szCs w:val="26"/>
        </w:rPr>
        <w:t>.</w:t>
      </w:r>
    </w:p>
    <w:p w:rsidRPr="00405AD3" w:rsidR="00405AD3" w:rsidP="00405AD3" w:rsidRDefault="00474E3E" w14:paraId="2CB6BDEE" w14:textId="77777777">
      <w:pPr>
        <w:shd w:val="clear" w:color="auto" w:fill="FFFFFF"/>
        <w:spacing w:before="80"/>
        <w:rPr>
          <w:b/>
          <w:bCs/>
          <w:color w:val="000000" w:themeColor="text1"/>
          <w:sz w:val="26"/>
          <w:szCs w:val="26"/>
        </w:rPr>
      </w:pPr>
      <w:r w:rsidRPr="00135D4B">
        <w:rPr>
          <w:b/>
          <w:bCs/>
          <w:color w:val="000000" w:themeColor="text1"/>
          <w:sz w:val="26"/>
          <w:szCs w:val="26"/>
          <w:lang w:val="vi-VN"/>
        </w:rPr>
        <w:t>Điều 2. </w:t>
      </w:r>
      <w:r w:rsidR="00405AD3">
        <w:rPr>
          <w:color w:val="000000" w:themeColor="text1"/>
          <w:sz w:val="26"/>
          <w:szCs w:val="26"/>
        </w:rPr>
        <w:t>Địa điểm</w:t>
      </w:r>
      <w:r w:rsidRPr="00405AD3" w:rsidR="00405AD3">
        <w:rPr>
          <w:color w:val="000000" w:themeColor="text1"/>
          <w:sz w:val="26"/>
          <w:szCs w:val="26"/>
        </w:rPr>
        <w:t xml:space="preserve"> cai nghiện ma túy</w:t>
      </w:r>
      <w:r w:rsidR="00405AD3">
        <w:rPr>
          <w:color w:val="000000" w:themeColor="text1"/>
          <w:sz w:val="26"/>
          <w:szCs w:val="26"/>
        </w:rPr>
        <w:t>……</w:t>
      </w:r>
      <w:r w:rsidR="00405AD3">
        <w:rPr>
          <w:rStyle w:val="FootnoteReference"/>
          <w:color w:val="000000" w:themeColor="text1"/>
          <w:sz w:val="26"/>
          <w:szCs w:val="26"/>
        </w:rPr>
        <w:footnoteReference w:id="87"/>
      </w:r>
      <w:r w:rsidR="00405AD3">
        <w:rPr>
          <w:color w:val="000000" w:themeColor="text1"/>
          <w:sz w:val="26"/>
          <w:szCs w:val="26"/>
        </w:rPr>
        <w:t>…….</w:t>
      </w:r>
    </w:p>
    <w:p w:rsidRPr="00135D4B" w:rsidR="00474E3E" w:rsidP="00405AD3" w:rsidRDefault="00474E3E" w14:paraId="79A12FB2" w14:textId="77777777">
      <w:pPr>
        <w:shd w:val="clear" w:color="auto" w:fill="FFFFFF"/>
        <w:spacing w:before="80"/>
        <w:rPr>
          <w:color w:val="000000" w:themeColor="text1"/>
          <w:sz w:val="26"/>
          <w:szCs w:val="26"/>
          <w:lang w:val="vi-VN"/>
        </w:rPr>
      </w:pPr>
      <w:r w:rsidRPr="00135D4B">
        <w:rPr>
          <w:b/>
          <w:bCs/>
          <w:color w:val="000000" w:themeColor="text1"/>
          <w:sz w:val="26"/>
          <w:szCs w:val="26"/>
          <w:lang w:val="vi-VN"/>
        </w:rPr>
        <w:t>Điều 3. </w:t>
      </w:r>
      <w:r w:rsidRPr="00135D4B">
        <w:rPr>
          <w:color w:val="000000" w:themeColor="text1"/>
          <w:sz w:val="26"/>
          <w:szCs w:val="26"/>
          <w:lang w:val="vi-VN"/>
        </w:rPr>
        <w:t>Quyết định này có hiệu lực kể từ ngày .....tháng.....năm ...........</w:t>
      </w:r>
    </w:p>
    <w:p w:rsidRPr="00135D4B" w:rsidR="00474E3E" w:rsidP="00405AD3" w:rsidRDefault="00105B8F" w14:paraId="37AFB082" w14:textId="77777777">
      <w:pPr>
        <w:shd w:val="clear" w:color="auto" w:fill="FFFFFF"/>
        <w:spacing w:before="80"/>
        <w:rPr>
          <w:color w:val="000000" w:themeColor="text1"/>
          <w:sz w:val="26"/>
          <w:szCs w:val="26"/>
          <w:lang w:val="vi-VN"/>
        </w:rPr>
      </w:pPr>
      <w:r w:rsidRPr="00105B8F">
        <w:rPr>
          <w:b/>
          <w:bCs/>
          <w:color w:val="000000" w:themeColor="text1"/>
          <w:sz w:val="26"/>
          <w:szCs w:val="26"/>
        </w:rPr>
        <w:t xml:space="preserve">Điều 4. </w:t>
      </w:r>
      <w:r w:rsidRPr="00135D4B" w:rsidR="00474E3E">
        <w:rPr>
          <w:color w:val="000000" w:themeColor="text1"/>
          <w:sz w:val="26"/>
          <w:szCs w:val="26"/>
          <w:lang w:val="vi-VN"/>
        </w:rPr>
        <w:t>Ông/bà có tên tại Điều 1, cơ quan, tổ chức, cá nhân chịu trách nhiệm thi hành Quyết định này./.</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29"/>
        <w:gridCol w:w="4843"/>
      </w:tblGrid>
      <w:tr w:rsidRPr="00135D4B" w:rsidR="00135D4B" w:rsidTr="00B3741E" w14:paraId="3F8E6EC7" w14:textId="77777777">
        <w:trPr>
          <w:tblCellSpacing w:w="0" w:type="dxa"/>
          <w:jc w:val="center"/>
        </w:trPr>
        <w:tc>
          <w:tcPr>
            <w:tcW w:w="4428" w:type="dxa"/>
            <w:shd w:val="clear" w:color="auto" w:fill="FFFFFF"/>
            <w:tcMar>
              <w:top w:w="0" w:type="dxa"/>
              <w:left w:w="108" w:type="dxa"/>
              <w:bottom w:w="0" w:type="dxa"/>
              <w:right w:w="108" w:type="dxa"/>
            </w:tcMar>
            <w:hideMark/>
          </w:tcPr>
          <w:p w:rsidRPr="00135D4B" w:rsidR="00474E3E" w:rsidP="00B3741E" w:rsidRDefault="00474E3E" w14:paraId="6A1333FB" w14:textId="77777777">
            <w:pPr>
              <w:ind w:firstLine="0"/>
              <w:jc w:val="left"/>
              <w:rPr>
                <w:color w:val="000000" w:themeColor="text1"/>
                <w:sz w:val="26"/>
                <w:szCs w:val="26"/>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szCs w:val="22"/>
                <w:lang w:val="vi-VN"/>
              </w:rPr>
              <w:t xml:space="preserve">- Như Điều </w:t>
            </w:r>
            <w:r w:rsidR="002E4598">
              <w:rPr>
                <w:color w:val="000000" w:themeColor="text1"/>
                <w:sz w:val="22"/>
                <w:szCs w:val="22"/>
              </w:rPr>
              <w:t>4</w:t>
            </w:r>
            <w:r w:rsidRPr="00135D4B">
              <w:rPr>
                <w:color w:val="000000" w:themeColor="text1"/>
                <w:sz w:val="22"/>
                <w:szCs w:val="22"/>
                <w:lang w:val="vi-VN"/>
              </w:rPr>
              <w:t>;</w:t>
            </w:r>
            <w:r w:rsidRPr="00135D4B">
              <w:rPr>
                <w:color w:val="000000" w:themeColor="text1"/>
                <w:sz w:val="22"/>
                <w:szCs w:val="22"/>
                <w:lang w:val="vi-VN"/>
              </w:rPr>
              <w:br/>
            </w:r>
            <w:r w:rsidRPr="00135D4B">
              <w:rPr>
                <w:color w:val="000000" w:themeColor="text1"/>
                <w:sz w:val="22"/>
                <w:szCs w:val="22"/>
                <w:lang w:val="vi-VN"/>
              </w:rPr>
              <w:t>- Lưu: VT.</w:t>
            </w:r>
          </w:p>
        </w:tc>
        <w:tc>
          <w:tcPr>
            <w:tcW w:w="5046" w:type="dxa"/>
            <w:shd w:val="clear" w:color="auto" w:fill="FFFFFF"/>
            <w:tcMar>
              <w:top w:w="0" w:type="dxa"/>
              <w:left w:w="108" w:type="dxa"/>
              <w:bottom w:w="0" w:type="dxa"/>
              <w:right w:w="108" w:type="dxa"/>
            </w:tcMar>
            <w:hideMark/>
          </w:tcPr>
          <w:p w:rsidRPr="00135D4B" w:rsidR="00474E3E" w:rsidP="00B3741E" w:rsidRDefault="00297864" w14:paraId="7DBE0C55" w14:textId="77777777">
            <w:pPr>
              <w:ind w:firstLine="0"/>
              <w:jc w:val="center"/>
              <w:rPr>
                <w:b/>
                <w:iCs/>
                <w:color w:val="000000" w:themeColor="text1"/>
                <w:sz w:val="28"/>
                <w:szCs w:val="26"/>
                <w:lang w:val="vi-VN"/>
              </w:rPr>
            </w:pPr>
            <w:r w:rsidRPr="00135D4B">
              <w:rPr>
                <w:b/>
                <w:iCs/>
                <w:color w:val="000000" w:themeColor="text1"/>
                <w:sz w:val="26"/>
                <w:szCs w:val="26"/>
              </w:rPr>
              <w:t>TRƯỞNG CÔNG AN</w:t>
            </w:r>
          </w:p>
          <w:p w:rsidRPr="00135D4B" w:rsidR="00474E3E" w:rsidP="00B3741E" w:rsidRDefault="00474E3E" w14:paraId="7EEC0526" w14:textId="77777777">
            <w:pPr>
              <w:ind w:firstLine="0"/>
              <w:jc w:val="center"/>
              <w:rPr>
                <w:color w:val="000000" w:themeColor="text1"/>
                <w:sz w:val="26"/>
                <w:szCs w:val="26"/>
                <w:lang w:val="vi-VN"/>
              </w:rPr>
            </w:pPr>
            <w:r w:rsidRPr="00135D4B">
              <w:rPr>
                <w:i/>
                <w:iCs/>
                <w:color w:val="000000" w:themeColor="text1"/>
                <w:sz w:val="26"/>
                <w:szCs w:val="26"/>
                <w:lang w:val="vi-VN"/>
              </w:rPr>
              <w:t>(Ký và ghi rõ họ tên, đóng dấu)</w:t>
            </w:r>
          </w:p>
        </w:tc>
      </w:tr>
    </w:tbl>
    <w:p w:rsidRPr="00135D4B" w:rsidR="00F81F31" w:rsidP="00474E3E" w:rsidRDefault="00F81F31" w14:paraId="563C9864" w14:textId="77777777">
      <w:pPr>
        <w:ind w:firstLine="0"/>
        <w:rPr>
          <w:rFonts w:asciiTheme="minorHAnsi" w:hAnsiTheme="minorHAnsi"/>
          <w:b/>
          <w:color w:val="000000" w:themeColor="text1"/>
          <w:spacing w:val="-8"/>
          <w:sz w:val="25"/>
          <w:szCs w:val="25"/>
        </w:rPr>
      </w:pPr>
    </w:p>
    <w:p w:rsidR="00281D32" w:rsidP="00446C96" w:rsidRDefault="00281D32" w14:paraId="6DAF14D5" w14:textId="77777777">
      <w:pPr>
        <w:ind w:firstLine="0"/>
        <w:rPr>
          <w:b/>
          <w:color w:val="000000" w:themeColor="text1"/>
          <w:sz w:val="25"/>
          <w:szCs w:val="25"/>
        </w:rPr>
      </w:pPr>
    </w:p>
    <w:p w:rsidR="00281D32" w:rsidP="00446C96" w:rsidRDefault="00281D32" w14:paraId="70BF2DC8" w14:textId="77777777">
      <w:pPr>
        <w:ind w:firstLine="0"/>
        <w:rPr>
          <w:b/>
          <w:color w:val="000000" w:themeColor="text1"/>
          <w:sz w:val="25"/>
          <w:szCs w:val="25"/>
        </w:rPr>
      </w:pPr>
    </w:p>
    <w:p w:rsidR="002E4598" w:rsidRDefault="002E4598" w14:paraId="714C3BFA"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446C96" w:rsidP="00BA090B" w:rsidRDefault="00446C96" w14:paraId="14A5DC6F" w14:textId="0A9219AB">
      <w:pPr>
        <w:jc w:val="right"/>
        <w:rPr>
          <w:b/>
          <w:color w:val="000000" w:themeColor="text1"/>
          <w:sz w:val="25"/>
          <w:szCs w:val="25"/>
        </w:rPr>
      </w:pPr>
      <w:r w:rsidRPr="00135D4B">
        <w:rPr>
          <w:b/>
          <w:color w:val="000000" w:themeColor="text1"/>
          <w:sz w:val="25"/>
          <w:szCs w:val="25"/>
          <w:lang w:val="vi-VN"/>
        </w:rPr>
        <w:t xml:space="preserve">Mẫu số </w:t>
      </w:r>
      <w:r w:rsidRPr="00135D4B">
        <w:rPr>
          <w:b/>
          <w:color w:val="000000" w:themeColor="text1"/>
          <w:sz w:val="25"/>
          <w:szCs w:val="25"/>
        </w:rPr>
        <w:t>23</w:t>
      </w:r>
    </w:p>
    <w:p w:rsidRPr="00135D4B" w:rsidR="00446C96" w:rsidP="00446C96" w:rsidRDefault="00446C96" w14:paraId="3A06567B" w14:textId="77777777">
      <w:pPr>
        <w:ind w:firstLine="709"/>
        <w:rPr>
          <w:color w:val="000000" w:themeColor="text1"/>
          <w:spacing w:val="-6"/>
          <w:sz w:val="26"/>
          <w:szCs w:val="26"/>
          <w:lang w:val="vi-VN"/>
        </w:rPr>
      </w:pPr>
    </w:p>
    <w:p w:rsidR="00446C96" w:rsidP="00446C96" w:rsidRDefault="00446C96" w14:paraId="20308374" w14:textId="77777777">
      <w:pPr>
        <w:ind w:firstLine="0"/>
        <w:jc w:val="center"/>
        <w:rPr>
          <w:b/>
          <w:bCs/>
          <w:color w:val="000000" w:themeColor="text1"/>
          <w:szCs w:val="28"/>
        </w:rPr>
      </w:pPr>
      <w:r w:rsidRPr="00135D4B">
        <w:rPr>
          <w:b/>
          <w:bCs/>
          <w:color w:val="000000" w:themeColor="text1"/>
          <w:sz w:val="26"/>
          <w:szCs w:val="26"/>
          <w:lang w:val="vi-VN"/>
        </w:rPr>
        <w:t>CỘNG HÒA XÃ HỘI CHỦ NGHĨA VIỆT NAM</w:t>
      </w:r>
      <w:r w:rsidRPr="00135D4B">
        <w:rPr>
          <w:b/>
          <w:bCs/>
          <w:color w:val="000000" w:themeColor="text1"/>
          <w:sz w:val="26"/>
          <w:szCs w:val="26"/>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00DE1E4B" w:rsidP="00446C96" w:rsidRDefault="00DE1E4B" w14:paraId="002FB9A8" w14:textId="77777777">
      <w:pPr>
        <w:ind w:firstLine="0"/>
        <w:jc w:val="center"/>
        <w:rPr>
          <w:i/>
          <w:color w:val="000000" w:themeColor="text1"/>
          <w:sz w:val="28"/>
          <w:szCs w:val="28"/>
        </w:rPr>
      </w:pPr>
      <w:r>
        <w:rPr>
          <w:i/>
          <w:noProof/>
          <w:color w:val="000000" w:themeColor="text1"/>
          <w:sz w:val="28"/>
          <w:szCs w:val="28"/>
        </w:rPr>
        <mc:AlternateContent>
          <mc:Choice Requires="wps">
            <w:drawing>
              <wp:anchor distT="0" distB="0" distL="114300" distR="114300" simplePos="0" relativeHeight="251963392" behindDoc="0" locked="0" layoutInCell="1" allowOverlap="1" wp14:anchorId="41542E3F" wp14:editId="5502BDB2">
                <wp:simplePos x="0" y="0"/>
                <wp:positionH relativeFrom="column">
                  <wp:posOffset>1922226</wp:posOffset>
                </wp:positionH>
                <wp:positionV relativeFrom="paragraph">
                  <wp:posOffset>29638</wp:posOffset>
                </wp:positionV>
                <wp:extent cx="1892368" cy="0"/>
                <wp:effectExtent l="0" t="0" r="0" b="0"/>
                <wp:wrapNone/>
                <wp:docPr id="1817573473" name="Straight Connector 43"/>
                <wp:cNvGraphicFramePr/>
                <a:graphic xmlns:a="http://schemas.openxmlformats.org/drawingml/2006/main">
                  <a:graphicData uri="http://schemas.microsoft.com/office/word/2010/wordprocessingShape">
                    <wps:wsp>
                      <wps:cNvCnPr/>
                      <wps:spPr>
                        <a:xfrm>
                          <a:off x="0" y="0"/>
                          <a:ext cx="18923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5C42C9F">
              <v:line id="Straight Connector 43" style="position:absolute;z-index:25196339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51.35pt,2.35pt" to="300.35pt,2.35pt" w14:anchorId="729448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"/>
            </w:pict>
          </mc:Fallback>
        </mc:AlternateContent>
      </w:r>
    </w:p>
    <w:p w:rsidR="00DE1E4B" w:rsidP="00446C96" w:rsidRDefault="00DE1E4B" w14:paraId="41F22491" w14:textId="77777777">
      <w:pPr>
        <w:ind w:firstLine="0"/>
        <w:jc w:val="center"/>
        <w:rPr>
          <w:i/>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88"/>
      </w:r>
      <w:r w:rsidRPr="00135D4B">
        <w:rPr>
          <w:i/>
          <w:color w:val="000000" w:themeColor="text1"/>
          <w:sz w:val="28"/>
          <w:szCs w:val="28"/>
        </w:rPr>
        <w:t>......, ngày .... tháng ... năm ……</w:t>
      </w:r>
    </w:p>
    <w:p w:rsidRPr="00135D4B" w:rsidR="00446C96" w:rsidP="00446C96" w:rsidRDefault="00446C96" w14:paraId="0171B3E9" w14:textId="77777777">
      <w:pPr>
        <w:ind w:firstLine="0"/>
        <w:jc w:val="center"/>
        <w:rPr>
          <w:color w:val="000000" w:themeColor="text1"/>
          <w:szCs w:val="28"/>
          <w:lang w:val="vi-VN"/>
        </w:rPr>
      </w:pPr>
      <w:r w:rsidRPr="00135D4B">
        <w:rPr>
          <w:b/>
          <w:bCs/>
          <w:color w:val="000000" w:themeColor="text1"/>
          <w:szCs w:val="28"/>
          <w:lang w:val="vi-VN"/>
        </w:rPr>
        <w:br/>
      </w:r>
    </w:p>
    <w:p w:rsidRPr="00135D4B" w:rsidR="00446C96" w:rsidP="00446C96" w:rsidRDefault="00446C96" w14:paraId="020F9C5C" w14:textId="77777777">
      <w:pPr>
        <w:ind w:firstLine="0"/>
        <w:jc w:val="center"/>
        <w:rPr>
          <w:b/>
          <w:color w:val="000000" w:themeColor="text1"/>
          <w:sz w:val="26"/>
          <w:szCs w:val="26"/>
          <w:lang w:val="vi-VN"/>
        </w:rPr>
      </w:pPr>
      <w:r w:rsidRPr="00135D4B">
        <w:rPr>
          <w:b/>
          <w:color w:val="000000" w:themeColor="text1"/>
          <w:sz w:val="26"/>
          <w:szCs w:val="26"/>
          <w:lang w:val="vi-VN"/>
        </w:rPr>
        <w:t>BIÊN BẢN</w:t>
      </w:r>
    </w:p>
    <w:p w:rsidRPr="00135D4B" w:rsidR="00446C96" w:rsidP="00446C96" w:rsidRDefault="00446C96" w14:paraId="2BEE1711" w14:textId="77777777">
      <w:pPr>
        <w:spacing w:before="60" w:after="60"/>
        <w:ind w:firstLine="0"/>
        <w:jc w:val="center"/>
        <w:rPr>
          <w:b/>
          <w:color w:val="000000" w:themeColor="text1"/>
          <w:sz w:val="26"/>
          <w:szCs w:val="26"/>
        </w:rPr>
      </w:pPr>
      <w:r w:rsidRPr="00135D4B">
        <w:rPr>
          <w:b/>
          <w:color w:val="000000" w:themeColor="text1"/>
          <w:sz w:val="26"/>
          <w:szCs w:val="26"/>
          <w:lang w:val="vi-VN"/>
        </w:rPr>
        <w:t xml:space="preserve">Về việc </w:t>
      </w:r>
      <w:r>
        <w:rPr>
          <w:b/>
          <w:color w:val="000000" w:themeColor="text1"/>
          <w:sz w:val="26"/>
          <w:szCs w:val="26"/>
        </w:rPr>
        <w:t>giao</w:t>
      </w:r>
      <w:r w:rsidRPr="00135D4B">
        <w:rPr>
          <w:b/>
          <w:color w:val="000000" w:themeColor="text1"/>
          <w:sz w:val="26"/>
          <w:szCs w:val="26"/>
        </w:rPr>
        <w:t xml:space="preserve"> nhận </w:t>
      </w:r>
      <w:r>
        <w:rPr>
          <w:b/>
          <w:color w:val="000000" w:themeColor="text1"/>
          <w:sz w:val="25"/>
          <w:szCs w:val="25"/>
        </w:rPr>
        <w:t>Quyết định/Giấy xác nhận/Thông báo</w:t>
      </w:r>
    </w:p>
    <w:p w:rsidRPr="00135D4B" w:rsidR="00446C96" w:rsidP="00446C96" w:rsidRDefault="00446C96" w14:paraId="67F7BB81" w14:textId="77777777">
      <w:pPr>
        <w:spacing w:before="60" w:after="60"/>
        <w:ind w:firstLine="0"/>
        <w:jc w:val="center"/>
        <w:rPr>
          <w:b/>
          <w:color w:val="000000" w:themeColor="text1"/>
          <w:sz w:val="26"/>
          <w:szCs w:val="26"/>
          <w:lang w:val="vi-VN"/>
        </w:rPr>
      </w:pPr>
      <w:r w:rsidRPr="00135D4B">
        <w:rPr>
          <w:b/>
          <w:bCs/>
          <w:color w:val="000000" w:themeColor="text1"/>
          <w:szCs w:val="28"/>
          <w:vertAlign w:val="superscript"/>
          <w:lang w:val="vi-VN"/>
        </w:rPr>
        <w:t>________________________</w:t>
      </w:r>
    </w:p>
    <w:p w:rsidRPr="00135D4B" w:rsidR="00446C96" w:rsidP="00446C96" w:rsidRDefault="00446C96" w14:paraId="25E12AA1" w14:textId="77777777">
      <w:pPr>
        <w:tabs>
          <w:tab w:val="right" w:leader="dot" w:pos="0"/>
        </w:tabs>
        <w:spacing w:before="40" w:after="40"/>
        <w:rPr>
          <w:i/>
          <w:color w:val="000000" w:themeColor="text1"/>
          <w:sz w:val="26"/>
          <w:szCs w:val="26"/>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p>
    <w:p w:rsidRPr="00135D4B" w:rsidR="00446C96" w:rsidP="00446C96" w:rsidRDefault="00446C96" w14:paraId="4A2D2DB7" w14:textId="77777777">
      <w:pPr>
        <w:tabs>
          <w:tab w:val="right" w:leader="dot" w:pos="0"/>
        </w:tabs>
        <w:spacing w:before="60" w:after="60"/>
        <w:rPr>
          <w:color w:val="000000" w:themeColor="text1"/>
          <w:sz w:val="26"/>
          <w:szCs w:val="26"/>
          <w:lang w:val="vi-VN"/>
        </w:rPr>
      </w:pPr>
    </w:p>
    <w:p w:rsidRPr="00135D4B" w:rsidR="00446C96" w:rsidP="00446C96" w:rsidRDefault="00446C96" w14:paraId="423FAD68" w14:textId="77777777">
      <w:pPr>
        <w:tabs>
          <w:tab w:val="right" w:leader="dot" w:pos="0"/>
        </w:tabs>
        <w:spacing w:before="60" w:after="60"/>
        <w:rPr>
          <w:color w:val="000000" w:themeColor="text1"/>
          <w:sz w:val="26"/>
          <w:szCs w:val="26"/>
          <w:lang w:val="vi-VN"/>
        </w:rPr>
      </w:pPr>
      <w:r w:rsidRPr="00135D4B">
        <w:rPr>
          <w:b/>
          <w:color w:val="000000" w:themeColor="text1"/>
          <w:sz w:val="26"/>
          <w:szCs w:val="26"/>
          <w:lang w:val="vi-VN"/>
        </w:rPr>
        <w:t>1.</w:t>
      </w:r>
      <w:r w:rsidRPr="00135D4B">
        <w:rPr>
          <w:color w:val="000000" w:themeColor="text1"/>
          <w:sz w:val="26"/>
          <w:szCs w:val="26"/>
          <w:lang w:val="vi-VN"/>
        </w:rPr>
        <w:t xml:space="preserve"> Hôm nay, hồi.... giờ .... phút, ngày…../……/……… tại..................</w:t>
      </w:r>
      <w:r w:rsidRPr="00135D4B">
        <w:rPr>
          <w:rStyle w:val="FootnoteReference"/>
          <w:color w:val="000000" w:themeColor="text1"/>
          <w:sz w:val="26"/>
          <w:szCs w:val="26"/>
          <w:lang w:val="fr-FR"/>
        </w:rPr>
        <w:footnoteReference w:id="89"/>
      </w:r>
      <w:r w:rsidRPr="00135D4B">
        <w:rPr>
          <w:color w:val="000000" w:themeColor="text1"/>
          <w:sz w:val="26"/>
          <w:szCs w:val="26"/>
          <w:lang w:val="vi-VN"/>
        </w:rPr>
        <w:t>.................. chúng tôi gồm:</w:t>
      </w:r>
    </w:p>
    <w:p w:rsidRPr="00135D4B" w:rsidR="00446C96" w:rsidP="00446C96" w:rsidRDefault="00446C96" w14:paraId="1FEC4626" w14:textId="77777777">
      <w:pPr>
        <w:tabs>
          <w:tab w:val="right" w:leader="dot" w:pos="9356"/>
        </w:tabs>
        <w:spacing w:before="60" w:after="60"/>
        <w:rPr>
          <w:b/>
          <w:color w:val="000000" w:themeColor="text1"/>
          <w:sz w:val="26"/>
          <w:szCs w:val="26"/>
          <w:lang w:val="vi-VN"/>
        </w:rPr>
      </w:pPr>
      <w:r w:rsidRPr="00135D4B">
        <w:rPr>
          <w:b/>
          <w:color w:val="000000" w:themeColor="text1"/>
          <w:sz w:val="26"/>
          <w:szCs w:val="26"/>
          <w:lang w:val="vi-VN"/>
        </w:rPr>
        <w:t xml:space="preserve">a) Đại diện </w:t>
      </w:r>
      <w:r>
        <w:rPr>
          <w:b/>
          <w:color w:val="000000" w:themeColor="text1"/>
          <w:sz w:val="26"/>
          <w:szCs w:val="26"/>
        </w:rPr>
        <w:t>bên giao</w:t>
      </w:r>
      <w:r w:rsidRPr="00135D4B">
        <w:rPr>
          <w:b/>
          <w:color w:val="000000" w:themeColor="text1"/>
          <w:sz w:val="26"/>
          <w:szCs w:val="26"/>
          <w:lang w:val="vi-VN"/>
        </w:rPr>
        <w:t>:</w:t>
      </w:r>
    </w:p>
    <w:p w:rsidRPr="00135D4B" w:rsidR="00446C96" w:rsidP="00446C96" w:rsidRDefault="00446C96" w14:paraId="464BF1B4" w14:textId="77777777">
      <w:pPr>
        <w:tabs>
          <w:tab w:val="left" w:pos="5954"/>
          <w:tab w:val="right" w:leader="dot" w:pos="9072"/>
        </w:tabs>
        <w:spacing w:before="60" w:after="60"/>
        <w:rPr>
          <w:color w:val="000000" w:themeColor="text1"/>
          <w:sz w:val="26"/>
          <w:szCs w:val="26"/>
          <w:lang w:val="vi-VN"/>
        </w:rPr>
      </w:pPr>
      <w:r w:rsidRPr="00135D4B">
        <w:rPr>
          <w:color w:val="000000" w:themeColor="text1"/>
          <w:sz w:val="26"/>
          <w:szCs w:val="26"/>
          <w:lang w:val="vi-VN"/>
        </w:rPr>
        <w:t>Họ và tên: ...............................................................</w:t>
      </w:r>
      <w:r w:rsidRPr="00135D4B">
        <w:rPr>
          <w:color w:val="000000" w:themeColor="text1"/>
          <w:sz w:val="26"/>
          <w:szCs w:val="26"/>
          <w:lang w:val="vi-VN"/>
        </w:rPr>
        <w:tab/>
      </w:r>
      <w:r w:rsidRPr="00135D4B">
        <w:rPr>
          <w:color w:val="000000" w:themeColor="text1"/>
          <w:sz w:val="26"/>
          <w:szCs w:val="26"/>
          <w:lang w:val="vi-VN"/>
        </w:rPr>
        <w:t>; Chức vụ: ...........................</w:t>
      </w:r>
    </w:p>
    <w:p w:rsidRPr="00135D4B" w:rsidR="00446C96" w:rsidP="00446C96" w:rsidRDefault="00446C96" w14:paraId="6A844E52" w14:textId="77777777">
      <w:pPr>
        <w:tabs>
          <w:tab w:val="left" w:pos="5954"/>
          <w:tab w:val="right" w:leader="dot" w:pos="9356"/>
        </w:tabs>
        <w:spacing w:before="60" w:after="60"/>
        <w:rPr>
          <w:color w:val="000000" w:themeColor="text1"/>
          <w:sz w:val="26"/>
          <w:szCs w:val="26"/>
        </w:rPr>
      </w:pPr>
      <w:r w:rsidRPr="00135D4B">
        <w:rPr>
          <w:color w:val="000000" w:themeColor="text1"/>
          <w:sz w:val="26"/>
          <w:szCs w:val="26"/>
          <w:lang w:val="vi-VN"/>
        </w:rPr>
        <w:t>Cơ quan:..............................................</w:t>
      </w:r>
      <w:r w:rsidR="00DE1E4B">
        <w:rPr>
          <w:rStyle w:val="FootnoteReference"/>
          <w:color w:val="000000" w:themeColor="text1"/>
          <w:sz w:val="26"/>
          <w:szCs w:val="26"/>
          <w:lang w:val="vi-VN"/>
        </w:rPr>
        <w:footnoteReference w:id="90"/>
      </w:r>
      <w:r w:rsidRPr="00135D4B">
        <w:rPr>
          <w:color w:val="000000" w:themeColor="text1"/>
          <w:sz w:val="26"/>
          <w:szCs w:val="26"/>
          <w:lang w:val="vi-VN"/>
        </w:rPr>
        <w:t>.................................................................</w:t>
      </w:r>
    </w:p>
    <w:p w:rsidRPr="00135D4B" w:rsidR="00446C96" w:rsidP="00446C96" w:rsidRDefault="00446C96" w14:paraId="70BD8803" w14:textId="77777777">
      <w:pPr>
        <w:tabs>
          <w:tab w:val="left" w:pos="5954"/>
          <w:tab w:val="right" w:leader="dot" w:pos="9356"/>
        </w:tabs>
        <w:spacing w:before="60" w:after="60"/>
        <w:rPr>
          <w:b/>
          <w:color w:val="000000" w:themeColor="text1"/>
          <w:sz w:val="26"/>
          <w:szCs w:val="26"/>
          <w:lang w:val="vi-VN"/>
        </w:rPr>
      </w:pPr>
      <w:r w:rsidRPr="00135D4B">
        <w:rPr>
          <w:b/>
          <w:color w:val="000000" w:themeColor="text1"/>
          <w:sz w:val="26"/>
          <w:szCs w:val="26"/>
          <w:lang w:val="vi-VN"/>
        </w:rPr>
        <w:t xml:space="preserve">b) Đại diện </w:t>
      </w:r>
      <w:r>
        <w:rPr>
          <w:b/>
          <w:color w:val="000000" w:themeColor="text1"/>
          <w:sz w:val="26"/>
          <w:szCs w:val="26"/>
        </w:rPr>
        <w:t xml:space="preserve">bên </w:t>
      </w:r>
      <w:r w:rsidRPr="00135D4B">
        <w:rPr>
          <w:b/>
          <w:color w:val="000000" w:themeColor="text1"/>
          <w:sz w:val="26"/>
          <w:szCs w:val="26"/>
          <w:lang w:val="vi-VN"/>
        </w:rPr>
        <w:t>nhận:</w:t>
      </w:r>
    </w:p>
    <w:p w:rsidRPr="00446C96" w:rsidR="00446C96" w:rsidP="00446C96" w:rsidRDefault="00446C96" w14:paraId="3217CE55" w14:textId="77777777">
      <w:pPr>
        <w:tabs>
          <w:tab w:val="left" w:pos="5954"/>
          <w:tab w:val="right" w:leader="dot" w:pos="9072"/>
        </w:tabs>
        <w:spacing w:before="60" w:after="60"/>
        <w:rPr>
          <w:color w:val="000000" w:themeColor="text1"/>
          <w:sz w:val="26"/>
          <w:szCs w:val="26"/>
        </w:rPr>
      </w:pPr>
      <w:r w:rsidRPr="00446C96">
        <w:rPr>
          <w:color w:val="000000" w:themeColor="text1"/>
          <w:sz w:val="26"/>
          <w:szCs w:val="26"/>
        </w:rPr>
        <w:t>Họ và tên: ...........................................  ..................</w:t>
      </w:r>
      <w:r w:rsidRPr="00446C96">
        <w:rPr>
          <w:color w:val="000000" w:themeColor="text1"/>
          <w:sz w:val="26"/>
          <w:szCs w:val="26"/>
        </w:rPr>
        <w:tab/>
      </w:r>
      <w:r w:rsidRPr="00446C96">
        <w:rPr>
          <w:color w:val="000000" w:themeColor="text1"/>
          <w:sz w:val="26"/>
          <w:szCs w:val="26"/>
        </w:rPr>
        <w:t>; Giới tính: .....................</w:t>
      </w:r>
    </w:p>
    <w:p w:rsidRPr="00446C96" w:rsidR="00446C96" w:rsidP="00446C96" w:rsidRDefault="00446C96" w14:paraId="56535471" w14:textId="77777777">
      <w:pPr>
        <w:tabs>
          <w:tab w:val="left" w:pos="5954"/>
          <w:tab w:val="right" w:leader="dot" w:pos="9072"/>
        </w:tabs>
        <w:spacing w:before="60" w:after="60"/>
        <w:rPr>
          <w:color w:val="000000" w:themeColor="text1"/>
          <w:sz w:val="26"/>
          <w:szCs w:val="26"/>
        </w:rPr>
      </w:pPr>
      <w:r w:rsidRPr="00446C96">
        <w:rPr>
          <w:color w:val="000000" w:themeColor="text1"/>
          <w:sz w:val="26"/>
          <w:szCs w:val="26"/>
        </w:rPr>
        <w:t>Ngày, tháng, năm sinh: .........................................................................................</w:t>
      </w:r>
    </w:p>
    <w:p w:rsidRPr="00446C96" w:rsidR="00446C96" w:rsidP="00446C96" w:rsidRDefault="00446C96" w14:paraId="55DB4A6B" w14:textId="77777777">
      <w:pPr>
        <w:tabs>
          <w:tab w:val="left" w:pos="5954"/>
          <w:tab w:val="right" w:leader="dot" w:pos="9072"/>
        </w:tabs>
        <w:spacing w:before="60" w:after="60"/>
        <w:rPr>
          <w:color w:val="000000" w:themeColor="text1"/>
          <w:sz w:val="26"/>
          <w:szCs w:val="26"/>
        </w:rPr>
      </w:pPr>
      <w:r w:rsidRPr="00446C96">
        <w:rPr>
          <w:color w:val="000000" w:themeColor="text1"/>
          <w:sz w:val="26"/>
          <w:szCs w:val="26"/>
        </w:rPr>
        <w:t xml:space="preserve">Số </w:t>
      </w:r>
      <w:r w:rsidR="009121FF">
        <w:rPr>
          <w:color w:val="000000" w:themeColor="text1"/>
          <w:sz w:val="26"/>
          <w:szCs w:val="26"/>
        </w:rPr>
        <w:t>CC/</w:t>
      </w:r>
      <w:r w:rsidRPr="00446C96">
        <w:rPr>
          <w:color w:val="000000" w:themeColor="text1"/>
          <w:sz w:val="26"/>
          <w:szCs w:val="26"/>
        </w:rPr>
        <w:t>CCCD/CMND/H</w:t>
      </w:r>
      <w:r w:rsidR="009121FF">
        <w:rPr>
          <w:color w:val="000000" w:themeColor="text1"/>
          <w:sz w:val="26"/>
          <w:szCs w:val="26"/>
        </w:rPr>
        <w:t>C</w:t>
      </w:r>
      <w:r w:rsidRPr="00446C96">
        <w:rPr>
          <w:color w:val="000000" w:themeColor="text1"/>
          <w:sz w:val="26"/>
          <w:szCs w:val="26"/>
        </w:rPr>
        <w:t>: ................................. ngày cấp: ............................ nơi cấp: .......................................................................................................................</w:t>
      </w:r>
      <w:r w:rsidR="009121FF">
        <w:rPr>
          <w:color w:val="000000" w:themeColor="text1"/>
          <w:sz w:val="26"/>
          <w:szCs w:val="26"/>
        </w:rPr>
        <w:t>...........</w:t>
      </w:r>
    </w:p>
    <w:p w:rsidRPr="00446C96" w:rsidR="00446C96" w:rsidP="00446C96" w:rsidRDefault="00446C96" w14:paraId="58C2BCC4" w14:textId="77777777">
      <w:pPr>
        <w:tabs>
          <w:tab w:val="left" w:pos="5954"/>
          <w:tab w:val="right" w:leader="dot" w:pos="9072"/>
        </w:tabs>
        <w:spacing w:before="60" w:after="60"/>
        <w:rPr>
          <w:color w:val="000000" w:themeColor="text1"/>
          <w:sz w:val="26"/>
          <w:szCs w:val="26"/>
        </w:rPr>
      </w:pPr>
      <w:r w:rsidRPr="00446C96">
        <w:rPr>
          <w:color w:val="000000" w:themeColor="text1"/>
          <w:sz w:val="26"/>
          <w:szCs w:val="26"/>
        </w:rPr>
        <w:t>Điện thoại liên lạc: .................................................................................................</w:t>
      </w:r>
    </w:p>
    <w:p w:rsidR="00446C96" w:rsidP="00446C96" w:rsidRDefault="00446C96" w14:paraId="41D0997F" w14:textId="77777777">
      <w:pPr>
        <w:tabs>
          <w:tab w:val="left" w:pos="5954"/>
          <w:tab w:val="right" w:leader="dot" w:pos="9072"/>
        </w:tabs>
        <w:spacing w:before="60" w:after="60"/>
        <w:rPr>
          <w:color w:val="000000" w:themeColor="text1"/>
          <w:sz w:val="26"/>
          <w:szCs w:val="26"/>
        </w:rPr>
      </w:pPr>
      <w:r w:rsidRPr="00446C96">
        <w:rPr>
          <w:color w:val="000000" w:themeColor="text1"/>
          <w:sz w:val="26"/>
          <w:szCs w:val="26"/>
        </w:rPr>
        <w:t>Quan hệ với người nghiện ma túy được quản lý: ……………… ………………</w:t>
      </w:r>
    </w:p>
    <w:p w:rsidR="00330B0D" w:rsidP="00330B0D" w:rsidRDefault="00446C96" w14:paraId="7A9D855C" w14:textId="77777777">
      <w:pPr>
        <w:tabs>
          <w:tab w:val="left" w:leader="dot" w:pos="5520"/>
          <w:tab w:val="right" w:leader="dot" w:pos="9356"/>
        </w:tabs>
        <w:spacing w:before="60" w:after="60"/>
        <w:ind w:firstLine="709"/>
        <w:rPr>
          <w:color w:val="000000" w:themeColor="text1"/>
          <w:sz w:val="26"/>
          <w:szCs w:val="26"/>
        </w:rPr>
      </w:pPr>
      <w:r w:rsidRPr="00135D4B">
        <w:rPr>
          <w:b/>
          <w:color w:val="000000" w:themeColor="text1"/>
          <w:sz w:val="26"/>
          <w:szCs w:val="26"/>
          <w:lang w:val="vi-VN"/>
        </w:rPr>
        <w:t>2.</w:t>
      </w:r>
      <w:r w:rsidRPr="00135D4B">
        <w:rPr>
          <w:color w:val="000000" w:themeColor="text1"/>
          <w:sz w:val="26"/>
          <w:szCs w:val="26"/>
          <w:lang w:val="vi-VN"/>
        </w:rPr>
        <w:t xml:space="preserve"> </w:t>
      </w:r>
      <w:r w:rsidR="00330B0D">
        <w:rPr>
          <w:color w:val="000000" w:themeColor="text1"/>
          <w:sz w:val="26"/>
          <w:szCs w:val="26"/>
        </w:rPr>
        <w:t xml:space="preserve">Chúng tôi bên giao giao cho bên nhận </w:t>
      </w:r>
      <w:r w:rsidRPr="00330B0D" w:rsidR="00330B0D">
        <w:rPr>
          <w:color w:val="000000" w:themeColor="text1"/>
          <w:sz w:val="26"/>
          <w:szCs w:val="26"/>
        </w:rPr>
        <w:t xml:space="preserve">Quyết định/Giấy xác nhận/Thông báo </w:t>
      </w:r>
    </w:p>
    <w:p w:rsidR="00330B0D" w:rsidP="00330B0D" w:rsidRDefault="00330B0D" w14:paraId="08120DAA" w14:textId="77777777">
      <w:pPr>
        <w:tabs>
          <w:tab w:val="left" w:leader="dot" w:pos="5520"/>
          <w:tab w:val="right" w:leader="dot" w:pos="9356"/>
        </w:tabs>
        <w:spacing w:before="60" w:after="60"/>
        <w:ind w:firstLine="709"/>
        <w:rPr>
          <w:color w:val="000000" w:themeColor="text1"/>
          <w:sz w:val="26"/>
          <w:szCs w:val="26"/>
        </w:rPr>
      </w:pPr>
      <w:r>
        <w:rPr>
          <w:color w:val="000000" w:themeColor="text1"/>
          <w:sz w:val="26"/>
          <w:szCs w:val="26"/>
        </w:rPr>
        <w:t>………………………………………</w:t>
      </w:r>
      <w:r w:rsidR="00DE1E4B">
        <w:rPr>
          <w:rStyle w:val="FootnoteReference"/>
          <w:color w:val="000000" w:themeColor="text1"/>
          <w:sz w:val="26"/>
          <w:szCs w:val="26"/>
        </w:rPr>
        <w:footnoteReference w:id="91"/>
      </w:r>
      <w:r>
        <w:rPr>
          <w:color w:val="000000" w:themeColor="text1"/>
          <w:sz w:val="26"/>
          <w:szCs w:val="26"/>
        </w:rPr>
        <w:t>………………………………………….</w:t>
      </w:r>
    </w:p>
    <w:p w:rsidR="00330B0D" w:rsidP="00330B0D" w:rsidRDefault="00330B0D" w14:paraId="37A2F452" w14:textId="77777777">
      <w:pPr>
        <w:tabs>
          <w:tab w:val="left" w:leader="dot" w:pos="5520"/>
          <w:tab w:val="right" w:leader="dot" w:pos="9356"/>
        </w:tabs>
        <w:spacing w:before="60" w:after="60"/>
        <w:ind w:firstLine="709"/>
        <w:rPr>
          <w:color w:val="000000" w:themeColor="text1"/>
          <w:sz w:val="26"/>
          <w:szCs w:val="26"/>
        </w:rPr>
      </w:pPr>
      <w:r>
        <w:rPr>
          <w:color w:val="000000" w:themeColor="text1"/>
          <w:sz w:val="26"/>
          <w:szCs w:val="26"/>
        </w:rPr>
        <w:t>……………………………………………………………………………………</w:t>
      </w:r>
    </w:p>
    <w:p w:rsidRPr="00135D4B" w:rsidR="00446C96" w:rsidP="00446C96" w:rsidRDefault="00446C96" w14:paraId="0183C529" w14:textId="77777777">
      <w:pPr>
        <w:tabs>
          <w:tab w:val="right" w:leader="dot" w:pos="0"/>
        </w:tabs>
        <w:spacing w:before="60" w:after="60"/>
        <w:rPr>
          <w:color w:val="000000" w:themeColor="text1"/>
          <w:sz w:val="26"/>
          <w:szCs w:val="26"/>
          <w:lang w:val="vi-VN"/>
        </w:rPr>
      </w:pPr>
      <w:r w:rsidRPr="00135D4B">
        <w:rPr>
          <w:b/>
          <w:color w:val="000000" w:themeColor="text1"/>
          <w:sz w:val="26"/>
          <w:szCs w:val="26"/>
          <w:lang w:val="vi-VN"/>
        </w:rPr>
        <w:t>3.</w:t>
      </w:r>
      <w:r w:rsidRPr="00135D4B">
        <w:rPr>
          <w:color w:val="000000" w:themeColor="text1"/>
          <w:sz w:val="26"/>
          <w:szCs w:val="26"/>
          <w:lang w:val="vi-VN"/>
        </w:rPr>
        <w:t xml:space="preserve"> Biên bản này gồm ..... trang, được lập thành ...... bản có giá trị pháp lý như nhau, được lập xong vào lúc ........ giờ ngày ..... tháng ...... năm.............Hai bên đã thống nhất các nội dung giao, nhận và cùng ký xác nhận.</w:t>
      </w:r>
    </w:p>
    <w:p w:rsidRPr="00135D4B" w:rsidR="00446C96" w:rsidP="00446C96" w:rsidRDefault="00446C96" w14:paraId="372F616E" w14:textId="77777777">
      <w:pPr>
        <w:tabs>
          <w:tab w:val="right" w:leader="dot" w:pos="0"/>
        </w:tabs>
        <w:spacing w:before="60" w:after="60"/>
        <w:rPr>
          <w:color w:val="000000" w:themeColor="text1"/>
          <w:sz w:val="26"/>
          <w:szCs w:val="26"/>
          <w:lang w:val="vi-VN"/>
        </w:rPr>
      </w:pPr>
      <w:r w:rsidRPr="00135D4B">
        <w:rPr>
          <w:color w:val="000000" w:themeColor="text1"/>
          <w:sz w:val="26"/>
          <w:szCs w:val="26"/>
          <w:lang w:val="vi-VN"/>
        </w:rPr>
        <w:t>Bên giao giữ ....... bản; Bên nhận giữ ..........bản./.</w:t>
      </w:r>
    </w:p>
    <w:p w:rsidRPr="00135D4B" w:rsidR="00446C96" w:rsidP="00446C96" w:rsidRDefault="00446C96" w14:paraId="2FB980E5" w14:textId="77777777">
      <w:pPr>
        <w:tabs>
          <w:tab w:val="right" w:leader="dot" w:pos="0"/>
        </w:tabs>
        <w:spacing w:before="60" w:after="60"/>
        <w:rPr>
          <w:color w:val="000000" w:themeColor="text1"/>
          <w:sz w:val="26"/>
          <w:szCs w:val="26"/>
          <w:lang w:val="vi-VN"/>
        </w:rPr>
      </w:pPr>
    </w:p>
    <w:tbl>
      <w:tblPr>
        <w:tblW w:w="0" w:type="auto"/>
        <w:jc w:val="center"/>
        <w:tblLook w:val="04A0" w:firstRow="1" w:lastRow="0" w:firstColumn="1" w:lastColumn="0" w:noHBand="0" w:noVBand="1"/>
      </w:tblPr>
      <w:tblGrid>
        <w:gridCol w:w="4528"/>
        <w:gridCol w:w="4544"/>
      </w:tblGrid>
      <w:tr w:rsidRPr="00135D4B" w:rsidR="00446C96" w:rsidTr="00AC5C24" w14:paraId="1CC4D63E" w14:textId="77777777">
        <w:trPr>
          <w:jc w:val="center"/>
        </w:trPr>
        <w:tc>
          <w:tcPr>
            <w:tcW w:w="4644" w:type="dxa"/>
          </w:tcPr>
          <w:p w:rsidRPr="00135D4B" w:rsidR="00DE1E4B" w:rsidP="00DE1E4B" w:rsidRDefault="00DE1E4B" w14:paraId="7A929E84" w14:textId="77777777">
            <w:pPr>
              <w:tabs>
                <w:tab w:val="right" w:leader="dot" w:pos="9356"/>
              </w:tabs>
              <w:ind w:firstLine="0"/>
              <w:jc w:val="center"/>
              <w:rPr>
                <w:b/>
                <w:color w:val="000000" w:themeColor="text1"/>
                <w:sz w:val="26"/>
                <w:szCs w:val="26"/>
                <w:lang w:val="vi-VN"/>
              </w:rPr>
            </w:pPr>
            <w:r w:rsidRPr="00135D4B">
              <w:rPr>
                <w:b/>
                <w:color w:val="000000" w:themeColor="text1"/>
                <w:sz w:val="26"/>
                <w:szCs w:val="26"/>
                <w:lang w:val="vi-VN"/>
              </w:rPr>
              <w:t>BÊN</w:t>
            </w:r>
            <w:r w:rsidRPr="00135D4B">
              <w:rPr>
                <w:b/>
                <w:color w:val="000000" w:themeColor="text1"/>
                <w:sz w:val="26"/>
                <w:szCs w:val="26"/>
              </w:rPr>
              <w:t xml:space="preserve"> </w:t>
            </w:r>
            <w:r>
              <w:rPr>
                <w:b/>
                <w:color w:val="000000" w:themeColor="text1"/>
                <w:sz w:val="26"/>
                <w:szCs w:val="26"/>
              </w:rPr>
              <w:t>NHẬN</w:t>
            </w:r>
          </w:p>
          <w:p w:rsidR="00DE1E4B" w:rsidP="00DE1E4B" w:rsidRDefault="00DE1E4B" w14:paraId="65D8192C" w14:textId="77777777">
            <w:pPr>
              <w:tabs>
                <w:tab w:val="right" w:leader="dot" w:pos="9356"/>
              </w:tabs>
              <w:ind w:firstLine="0"/>
              <w:jc w:val="center"/>
              <w:rPr>
                <w:b/>
                <w:color w:val="000000" w:themeColor="text1"/>
                <w:sz w:val="26"/>
                <w:szCs w:val="26"/>
              </w:rPr>
            </w:pPr>
            <w:r w:rsidRPr="00135D4B">
              <w:rPr>
                <w:i/>
                <w:color w:val="000000" w:themeColor="text1"/>
                <w:sz w:val="26"/>
                <w:szCs w:val="26"/>
                <w:lang w:val="vi-VN"/>
              </w:rPr>
              <w:t>(Ký, ghi rõ họ tên)</w:t>
            </w:r>
          </w:p>
          <w:p w:rsidRPr="00135D4B" w:rsidR="00446C96" w:rsidP="00DE1E4B" w:rsidRDefault="00446C96" w14:paraId="2E4AAA7E" w14:textId="77777777">
            <w:pPr>
              <w:tabs>
                <w:tab w:val="right" w:leader="dot" w:pos="9356"/>
              </w:tabs>
              <w:jc w:val="center"/>
              <w:rPr>
                <w:b/>
                <w:color w:val="000000" w:themeColor="text1"/>
                <w:sz w:val="26"/>
                <w:szCs w:val="26"/>
                <w:lang w:val="vi-VN"/>
              </w:rPr>
            </w:pPr>
          </w:p>
        </w:tc>
        <w:tc>
          <w:tcPr>
            <w:tcW w:w="4644" w:type="dxa"/>
          </w:tcPr>
          <w:p w:rsidRPr="00135D4B" w:rsidR="00DE1E4B" w:rsidP="00DE1E4B" w:rsidRDefault="00DE1E4B" w14:paraId="017B60C5" w14:textId="77777777">
            <w:pPr>
              <w:tabs>
                <w:tab w:val="right" w:leader="dot" w:pos="9356"/>
              </w:tabs>
              <w:jc w:val="center"/>
              <w:rPr>
                <w:b/>
                <w:color w:val="000000" w:themeColor="text1"/>
                <w:sz w:val="26"/>
                <w:szCs w:val="26"/>
              </w:rPr>
            </w:pPr>
            <w:r w:rsidRPr="00135D4B">
              <w:rPr>
                <w:b/>
                <w:color w:val="000000" w:themeColor="text1"/>
                <w:sz w:val="26"/>
                <w:szCs w:val="26"/>
              </w:rPr>
              <w:t xml:space="preserve">BÊN </w:t>
            </w:r>
            <w:r>
              <w:rPr>
                <w:b/>
                <w:color w:val="000000" w:themeColor="text1"/>
                <w:sz w:val="26"/>
                <w:szCs w:val="26"/>
              </w:rPr>
              <w:t>GIAO</w:t>
            </w:r>
          </w:p>
          <w:p w:rsidRPr="00135D4B" w:rsidR="00446C96" w:rsidP="00DE1E4B" w:rsidRDefault="00DE1E4B" w14:paraId="753C137F" w14:textId="77777777">
            <w:pPr>
              <w:tabs>
                <w:tab w:val="right" w:leader="dot" w:pos="9356"/>
              </w:tabs>
              <w:ind w:firstLine="10"/>
              <w:jc w:val="center"/>
              <w:rPr>
                <w:b/>
                <w:color w:val="000000" w:themeColor="text1"/>
                <w:sz w:val="26"/>
                <w:szCs w:val="26"/>
                <w:lang w:val="vi-VN"/>
              </w:rPr>
            </w:pPr>
            <w:r w:rsidRPr="00135D4B">
              <w:rPr>
                <w:i/>
                <w:color w:val="000000" w:themeColor="text1"/>
                <w:sz w:val="26"/>
                <w:szCs w:val="26"/>
                <w:lang w:val="vi-VN"/>
              </w:rPr>
              <w:t>(Ký, ghi rõ họ tên, chức vụ, đóng dấu(nếu có))</w:t>
            </w:r>
          </w:p>
        </w:tc>
      </w:tr>
    </w:tbl>
    <w:p w:rsidR="00446C96" w:rsidP="008F344F" w:rsidRDefault="00446C96" w14:paraId="465BC524" w14:textId="77777777">
      <w:pPr>
        <w:ind w:firstLine="0"/>
        <w:rPr>
          <w:b/>
          <w:color w:val="000000" w:themeColor="text1"/>
          <w:sz w:val="25"/>
          <w:szCs w:val="25"/>
        </w:rPr>
      </w:pPr>
    </w:p>
    <w:p w:rsidRPr="00135D4B" w:rsidR="008F344F" w:rsidP="00735708" w:rsidRDefault="00330B0D" w14:paraId="49A6CDE5" w14:textId="27B12135">
      <w:pPr>
        <w:spacing w:after="200" w:line="276" w:lineRule="auto"/>
        <w:jc w:val="right"/>
        <w:rPr>
          <w:b/>
          <w:color w:val="000000" w:themeColor="text1"/>
          <w:sz w:val="25"/>
          <w:szCs w:val="25"/>
        </w:rPr>
      </w:pPr>
      <w:r>
        <w:rPr>
          <w:b/>
          <w:color w:val="000000" w:themeColor="text1"/>
          <w:sz w:val="25"/>
          <w:szCs w:val="25"/>
          <w:lang w:val="vi-VN"/>
        </w:rPr>
        <w:br w:type="page"/>
      </w:r>
      <w:r w:rsidRPr="00135D4B" w:rsidR="008F344F">
        <w:rPr>
          <w:b/>
          <w:color w:val="000000" w:themeColor="text1"/>
          <w:sz w:val="25"/>
          <w:szCs w:val="25"/>
          <w:lang w:val="vi-VN"/>
        </w:rPr>
        <w:t xml:space="preserve">Mẫu số </w:t>
      </w:r>
      <w:r w:rsidRPr="00135D4B" w:rsidR="008F344F">
        <w:rPr>
          <w:b/>
          <w:color w:val="000000" w:themeColor="text1"/>
          <w:sz w:val="25"/>
          <w:szCs w:val="25"/>
        </w:rPr>
        <w:t>2</w:t>
      </w:r>
      <w:r>
        <w:rPr>
          <w:b/>
          <w:color w:val="000000" w:themeColor="text1"/>
          <w:sz w:val="25"/>
          <w:szCs w:val="25"/>
        </w:rPr>
        <w:t>4</w:t>
      </w:r>
    </w:p>
    <w:p w:rsidRPr="00135D4B" w:rsidR="008F344F" w:rsidP="008F344F" w:rsidRDefault="008F344F" w14:paraId="1F359F89" w14:textId="77777777">
      <w:pPr>
        <w:ind w:firstLine="709"/>
        <w:rPr>
          <w:color w:val="000000" w:themeColor="text1"/>
          <w:spacing w:val="-6"/>
          <w:sz w:val="26"/>
          <w:szCs w:val="26"/>
          <w:lang w:val="vi-VN"/>
        </w:rPr>
      </w:pPr>
    </w:p>
    <w:p w:rsidR="00C664DB" w:rsidP="00C664DB" w:rsidRDefault="00C664DB" w14:paraId="67362056" w14:textId="77777777">
      <w:pPr>
        <w:ind w:firstLine="0"/>
        <w:jc w:val="center"/>
        <w:rPr>
          <w:b/>
          <w:bCs/>
          <w:color w:val="000000" w:themeColor="text1"/>
          <w:szCs w:val="28"/>
        </w:rPr>
      </w:pPr>
      <w:r w:rsidRPr="00135D4B">
        <w:rPr>
          <w:b/>
          <w:bCs/>
          <w:color w:val="000000" w:themeColor="text1"/>
          <w:sz w:val="26"/>
          <w:szCs w:val="26"/>
          <w:lang w:val="vi-VN"/>
        </w:rPr>
        <w:t>CỘNG HÒA XÃ HỘI CHỦ NGHĨA VIỆT NAM</w:t>
      </w:r>
      <w:r w:rsidRPr="00135D4B">
        <w:rPr>
          <w:b/>
          <w:bCs/>
          <w:color w:val="000000" w:themeColor="text1"/>
          <w:sz w:val="26"/>
          <w:szCs w:val="26"/>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00C664DB" w:rsidP="00C664DB" w:rsidRDefault="00C664DB" w14:paraId="22836DB8" w14:textId="77777777">
      <w:pPr>
        <w:ind w:firstLine="0"/>
        <w:jc w:val="center"/>
        <w:rPr>
          <w:i/>
          <w:color w:val="000000" w:themeColor="text1"/>
          <w:sz w:val="28"/>
          <w:szCs w:val="28"/>
        </w:rPr>
      </w:pPr>
      <w:r>
        <w:rPr>
          <w:i/>
          <w:noProof/>
          <w:color w:val="000000" w:themeColor="text1"/>
          <w:sz w:val="28"/>
          <w:szCs w:val="28"/>
        </w:rPr>
        <mc:AlternateContent>
          <mc:Choice Requires="wps">
            <w:drawing>
              <wp:anchor distT="0" distB="0" distL="114300" distR="114300" simplePos="0" relativeHeight="251965440" behindDoc="0" locked="0" layoutInCell="1" allowOverlap="1" wp14:anchorId="6980B9A2" wp14:editId="0A5E7BAF">
                <wp:simplePos x="0" y="0"/>
                <wp:positionH relativeFrom="column">
                  <wp:posOffset>1922226</wp:posOffset>
                </wp:positionH>
                <wp:positionV relativeFrom="paragraph">
                  <wp:posOffset>29638</wp:posOffset>
                </wp:positionV>
                <wp:extent cx="1892368" cy="0"/>
                <wp:effectExtent l="0" t="0" r="0" b="0"/>
                <wp:wrapNone/>
                <wp:docPr id="1385130517" name="Straight Connector 43"/>
                <wp:cNvGraphicFramePr/>
                <a:graphic xmlns:a="http://schemas.openxmlformats.org/drawingml/2006/main">
                  <a:graphicData uri="http://schemas.microsoft.com/office/word/2010/wordprocessingShape">
                    <wps:wsp>
                      <wps:cNvCnPr/>
                      <wps:spPr>
                        <a:xfrm>
                          <a:off x="0" y="0"/>
                          <a:ext cx="18923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53545F80">
              <v:line id="Straight Connector 43" style="position:absolute;z-index:25196544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51.35pt,2.35pt" to="300.35pt,2.35pt" w14:anchorId="09911E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"/>
            </w:pict>
          </mc:Fallback>
        </mc:AlternateContent>
      </w:r>
    </w:p>
    <w:p w:rsidR="00C664DB" w:rsidP="00C664DB" w:rsidRDefault="00C664DB" w14:paraId="2714E398" w14:textId="77777777">
      <w:pPr>
        <w:ind w:firstLine="0"/>
        <w:jc w:val="center"/>
        <w:rPr>
          <w:i/>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92"/>
      </w:r>
      <w:r w:rsidRPr="00135D4B">
        <w:rPr>
          <w:i/>
          <w:color w:val="000000" w:themeColor="text1"/>
          <w:sz w:val="28"/>
          <w:szCs w:val="28"/>
        </w:rPr>
        <w:t>......, ngày .... tháng ... năm ……</w:t>
      </w:r>
    </w:p>
    <w:p w:rsidRPr="00135D4B" w:rsidR="008F344F" w:rsidP="00C664DB" w:rsidRDefault="00C664DB" w14:paraId="676BF716" w14:textId="77777777">
      <w:pPr>
        <w:jc w:val="center"/>
        <w:rPr>
          <w:b/>
          <w:color w:val="000000" w:themeColor="text1"/>
          <w:sz w:val="26"/>
          <w:szCs w:val="26"/>
          <w:lang w:val="vi-VN"/>
        </w:rPr>
      </w:pPr>
      <w:r w:rsidRPr="00135D4B">
        <w:rPr>
          <w:b/>
          <w:bCs/>
          <w:color w:val="000000" w:themeColor="text1"/>
          <w:szCs w:val="28"/>
          <w:lang w:val="vi-VN"/>
        </w:rPr>
        <w:br/>
      </w:r>
    </w:p>
    <w:p w:rsidRPr="00135D4B" w:rsidR="008F344F" w:rsidP="008F344F" w:rsidRDefault="008F344F" w14:paraId="33F30207" w14:textId="77777777">
      <w:pPr>
        <w:ind w:firstLine="0"/>
        <w:jc w:val="center"/>
        <w:rPr>
          <w:b/>
          <w:color w:val="000000" w:themeColor="text1"/>
          <w:sz w:val="26"/>
          <w:szCs w:val="26"/>
          <w:lang w:val="vi-VN"/>
        </w:rPr>
      </w:pPr>
      <w:r w:rsidRPr="00135D4B">
        <w:rPr>
          <w:b/>
          <w:color w:val="000000" w:themeColor="text1"/>
          <w:sz w:val="26"/>
          <w:szCs w:val="26"/>
          <w:lang w:val="vi-VN"/>
        </w:rPr>
        <w:t>BIÊN BẢN</w:t>
      </w:r>
    </w:p>
    <w:p w:rsidRPr="00135D4B" w:rsidR="008F344F" w:rsidP="008F344F" w:rsidRDefault="008F344F" w14:paraId="0CA183C3" w14:textId="77777777">
      <w:pPr>
        <w:spacing w:before="60" w:after="60"/>
        <w:ind w:firstLine="0"/>
        <w:jc w:val="center"/>
        <w:rPr>
          <w:b/>
          <w:color w:val="000000" w:themeColor="text1"/>
          <w:sz w:val="26"/>
          <w:szCs w:val="26"/>
        </w:rPr>
      </w:pPr>
      <w:r w:rsidRPr="00135D4B">
        <w:rPr>
          <w:b/>
          <w:color w:val="000000" w:themeColor="text1"/>
          <w:sz w:val="26"/>
          <w:szCs w:val="26"/>
          <w:lang w:val="vi-VN"/>
        </w:rPr>
        <w:t xml:space="preserve">Về việc </w:t>
      </w:r>
      <w:r w:rsidRPr="00135D4B">
        <w:rPr>
          <w:b/>
          <w:color w:val="000000" w:themeColor="text1"/>
          <w:sz w:val="26"/>
          <w:szCs w:val="26"/>
        </w:rPr>
        <w:t>tiếp nhận đăng ký cai nghiện ma túy tự nguyện</w:t>
      </w:r>
    </w:p>
    <w:p w:rsidRPr="00135D4B" w:rsidR="008F344F" w:rsidP="008F344F" w:rsidRDefault="008F344F" w14:paraId="2B4892AD" w14:textId="77777777">
      <w:pPr>
        <w:spacing w:before="60" w:after="60"/>
        <w:ind w:firstLine="0"/>
        <w:jc w:val="center"/>
        <w:rPr>
          <w:b/>
          <w:color w:val="000000" w:themeColor="text1"/>
          <w:sz w:val="26"/>
          <w:szCs w:val="26"/>
          <w:lang w:val="vi-VN"/>
        </w:rPr>
      </w:pPr>
      <w:r w:rsidRPr="00135D4B">
        <w:rPr>
          <w:b/>
          <w:bCs/>
          <w:color w:val="000000" w:themeColor="text1"/>
          <w:szCs w:val="28"/>
          <w:vertAlign w:val="superscript"/>
          <w:lang w:val="vi-VN"/>
        </w:rPr>
        <w:t>________________________</w:t>
      </w:r>
    </w:p>
    <w:p w:rsidRPr="00135D4B" w:rsidR="008F344F" w:rsidP="008F344F" w:rsidRDefault="008F344F" w14:paraId="1A2FD197" w14:textId="77777777">
      <w:pPr>
        <w:tabs>
          <w:tab w:val="right" w:leader="dot" w:pos="0"/>
        </w:tabs>
        <w:spacing w:before="40" w:after="40"/>
        <w:rPr>
          <w:i/>
          <w:color w:val="000000" w:themeColor="text1"/>
          <w:sz w:val="26"/>
          <w:szCs w:val="26"/>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p>
    <w:p w:rsidRPr="00135D4B" w:rsidR="008F344F" w:rsidP="008F344F" w:rsidRDefault="008F344F" w14:paraId="3788400F" w14:textId="77777777">
      <w:pPr>
        <w:tabs>
          <w:tab w:val="right" w:leader="dot" w:pos="0"/>
        </w:tabs>
        <w:spacing w:before="60" w:after="60"/>
        <w:rPr>
          <w:color w:val="000000" w:themeColor="text1"/>
          <w:sz w:val="26"/>
          <w:szCs w:val="26"/>
          <w:lang w:val="vi-VN"/>
        </w:rPr>
      </w:pPr>
    </w:p>
    <w:p w:rsidRPr="00135D4B" w:rsidR="008F344F" w:rsidP="008F344F" w:rsidRDefault="008F344F" w14:paraId="010E4DC1" w14:textId="77777777">
      <w:pPr>
        <w:tabs>
          <w:tab w:val="right" w:leader="dot" w:pos="0"/>
        </w:tabs>
        <w:spacing w:before="60" w:after="60"/>
        <w:rPr>
          <w:color w:val="000000" w:themeColor="text1"/>
          <w:sz w:val="26"/>
          <w:szCs w:val="26"/>
          <w:lang w:val="vi-VN"/>
        </w:rPr>
      </w:pPr>
      <w:r w:rsidRPr="004056F0">
        <w:rPr>
          <w:bCs/>
          <w:color w:val="000000" w:themeColor="text1"/>
          <w:sz w:val="26"/>
          <w:szCs w:val="26"/>
          <w:lang w:val="vi-VN"/>
        </w:rPr>
        <w:t>1.</w:t>
      </w:r>
      <w:r w:rsidRPr="00135D4B">
        <w:rPr>
          <w:color w:val="000000" w:themeColor="text1"/>
          <w:sz w:val="26"/>
          <w:szCs w:val="26"/>
          <w:lang w:val="vi-VN"/>
        </w:rPr>
        <w:t xml:space="preserve"> Hôm nay, hồi.... giờ .... phút, ngày…../……/……… tại..................</w:t>
      </w:r>
      <w:r w:rsidRPr="00135D4B">
        <w:rPr>
          <w:rStyle w:val="FootnoteReference"/>
          <w:color w:val="000000" w:themeColor="text1"/>
          <w:sz w:val="26"/>
          <w:szCs w:val="26"/>
          <w:lang w:val="fr-FR"/>
        </w:rPr>
        <w:footnoteReference w:id="93"/>
      </w:r>
      <w:r w:rsidRPr="00135D4B">
        <w:rPr>
          <w:color w:val="000000" w:themeColor="text1"/>
          <w:sz w:val="26"/>
          <w:szCs w:val="26"/>
          <w:lang w:val="vi-VN"/>
        </w:rPr>
        <w:t>.................. chúng tôi gồm:</w:t>
      </w:r>
    </w:p>
    <w:p w:rsidRPr="00135D4B" w:rsidR="008F344F" w:rsidP="008F344F" w:rsidRDefault="008F344F" w14:paraId="1CC99179" w14:textId="77777777">
      <w:pPr>
        <w:tabs>
          <w:tab w:val="right" w:leader="dot" w:pos="9356"/>
        </w:tabs>
        <w:spacing w:before="60" w:after="60"/>
        <w:rPr>
          <w:b/>
          <w:color w:val="000000" w:themeColor="text1"/>
          <w:sz w:val="26"/>
          <w:szCs w:val="26"/>
          <w:lang w:val="vi-VN"/>
        </w:rPr>
      </w:pPr>
      <w:r w:rsidRPr="00135D4B">
        <w:rPr>
          <w:b/>
          <w:color w:val="000000" w:themeColor="text1"/>
          <w:sz w:val="26"/>
          <w:szCs w:val="26"/>
          <w:lang w:val="vi-VN"/>
        </w:rPr>
        <w:t xml:space="preserve">a) Đại diện </w:t>
      </w:r>
      <w:r w:rsidRPr="00135D4B">
        <w:rPr>
          <w:b/>
          <w:color w:val="000000" w:themeColor="text1"/>
          <w:sz w:val="26"/>
          <w:szCs w:val="26"/>
        </w:rPr>
        <w:t>đăng ký</w:t>
      </w:r>
      <w:r w:rsidRPr="00135D4B">
        <w:rPr>
          <w:b/>
          <w:color w:val="000000" w:themeColor="text1"/>
          <w:sz w:val="26"/>
          <w:szCs w:val="26"/>
          <w:lang w:val="vi-VN"/>
        </w:rPr>
        <w:t>:</w:t>
      </w:r>
    </w:p>
    <w:p w:rsidRPr="00135D4B" w:rsidR="008F344F" w:rsidP="008F344F" w:rsidRDefault="008F344F" w14:paraId="7BDE96D0" w14:textId="77777777">
      <w:pPr>
        <w:tabs>
          <w:tab w:val="left" w:pos="5954"/>
          <w:tab w:val="right" w:leader="dot" w:pos="9072"/>
        </w:tabs>
        <w:spacing w:before="60" w:after="60"/>
        <w:rPr>
          <w:color w:val="000000" w:themeColor="text1"/>
          <w:sz w:val="26"/>
          <w:szCs w:val="26"/>
          <w:lang w:val="vi-VN"/>
        </w:rPr>
      </w:pPr>
      <w:r w:rsidRPr="00135D4B">
        <w:rPr>
          <w:color w:val="000000" w:themeColor="text1"/>
          <w:sz w:val="26"/>
          <w:szCs w:val="26"/>
          <w:lang w:val="vi-VN"/>
        </w:rPr>
        <w:t>Họ và tên: ...............................................................</w:t>
      </w:r>
      <w:r w:rsidRPr="00135D4B">
        <w:rPr>
          <w:color w:val="000000" w:themeColor="text1"/>
          <w:sz w:val="26"/>
          <w:szCs w:val="26"/>
          <w:lang w:val="vi-VN"/>
        </w:rPr>
        <w:tab/>
      </w:r>
      <w:r w:rsidRPr="00135D4B">
        <w:rPr>
          <w:color w:val="000000" w:themeColor="text1"/>
          <w:sz w:val="26"/>
          <w:szCs w:val="26"/>
          <w:lang w:val="vi-VN"/>
        </w:rPr>
        <w:t>; Chức vụ: ...........................</w:t>
      </w:r>
    </w:p>
    <w:p w:rsidRPr="00135D4B" w:rsidR="008F344F" w:rsidP="008F344F" w:rsidRDefault="008F344F" w14:paraId="254C9653" w14:textId="77777777">
      <w:pPr>
        <w:tabs>
          <w:tab w:val="left" w:pos="5954"/>
          <w:tab w:val="right" w:leader="dot" w:pos="9356"/>
        </w:tabs>
        <w:spacing w:before="60" w:after="60"/>
        <w:rPr>
          <w:color w:val="000000" w:themeColor="text1"/>
          <w:sz w:val="26"/>
          <w:szCs w:val="26"/>
        </w:rPr>
      </w:pPr>
      <w:r w:rsidRPr="00135D4B">
        <w:rPr>
          <w:color w:val="000000" w:themeColor="text1"/>
          <w:sz w:val="26"/>
          <w:szCs w:val="26"/>
          <w:lang w:val="vi-VN"/>
        </w:rPr>
        <w:t>Cơ quan:............................................</w:t>
      </w:r>
      <w:r w:rsidRPr="00135D4B">
        <w:rPr>
          <w:color w:val="000000" w:themeColor="text1"/>
          <w:sz w:val="26"/>
          <w:szCs w:val="26"/>
          <w:vertAlign w:val="superscript"/>
          <w:lang w:val="vi-VN"/>
        </w:rPr>
        <w:t xml:space="preserve"> 2</w:t>
      </w:r>
      <w:r w:rsidRPr="00135D4B">
        <w:rPr>
          <w:color w:val="000000" w:themeColor="text1"/>
          <w:sz w:val="26"/>
          <w:szCs w:val="26"/>
          <w:lang w:val="vi-VN"/>
        </w:rPr>
        <w:t>...................................................................</w:t>
      </w:r>
    </w:p>
    <w:p w:rsidRPr="00135D4B" w:rsidR="008F344F" w:rsidP="008F344F" w:rsidRDefault="008F344F" w14:paraId="062FA77A" w14:textId="77777777">
      <w:pPr>
        <w:spacing w:before="40" w:after="40"/>
        <w:ind w:firstLine="709"/>
        <w:rPr>
          <w:b/>
          <w:i/>
          <w:color w:val="000000" w:themeColor="text1"/>
          <w:sz w:val="26"/>
          <w:szCs w:val="26"/>
          <w:lang w:val="vi-VN"/>
        </w:rPr>
      </w:pPr>
      <w:r w:rsidRPr="00135D4B">
        <w:rPr>
          <w:b/>
          <w:i/>
          <w:color w:val="000000" w:themeColor="text1"/>
          <w:sz w:val="26"/>
          <w:szCs w:val="26"/>
          <w:lang w:val="vi-VN"/>
        </w:rPr>
        <w:t>Hoặc</w:t>
      </w:r>
    </w:p>
    <w:p w:rsidRPr="00135D4B" w:rsidR="008F344F" w:rsidP="008F344F" w:rsidRDefault="008F344F" w14:paraId="6D38A512" w14:textId="77777777">
      <w:pPr>
        <w:tabs>
          <w:tab w:val="left" w:pos="5954"/>
          <w:tab w:val="right" w:leader="dot" w:pos="9072"/>
        </w:tabs>
        <w:spacing w:before="60" w:after="60"/>
        <w:rPr>
          <w:color w:val="000000" w:themeColor="text1"/>
          <w:sz w:val="26"/>
          <w:szCs w:val="26"/>
          <w:lang w:val="vi-VN"/>
        </w:rPr>
      </w:pPr>
      <w:r w:rsidRPr="00135D4B">
        <w:rPr>
          <w:color w:val="000000" w:themeColor="text1"/>
          <w:sz w:val="26"/>
          <w:szCs w:val="26"/>
          <w:lang w:val="vi-VN"/>
        </w:rPr>
        <w:t>Họ và tên: ...........................................</w:t>
      </w:r>
      <w:r w:rsidRPr="00135D4B">
        <w:rPr>
          <w:color w:val="000000" w:themeColor="text1"/>
          <w:vertAlign w:val="superscript"/>
          <w:lang w:val="vi-VN"/>
        </w:rPr>
        <w:t xml:space="preserve"> </w:t>
      </w:r>
      <w:r w:rsidRPr="00135D4B">
        <w:rPr>
          <w:color w:val="000000" w:themeColor="text1"/>
          <w:vertAlign w:val="superscript"/>
          <w:lang w:val="fr-FR"/>
        </w:rPr>
        <w:footnoteReference w:id="94"/>
      </w:r>
      <w:r w:rsidRPr="00135D4B">
        <w:rPr>
          <w:color w:val="000000" w:themeColor="text1"/>
          <w:sz w:val="26"/>
          <w:szCs w:val="26"/>
          <w:lang w:val="vi-VN"/>
        </w:rPr>
        <w:t>..................</w:t>
      </w:r>
      <w:r w:rsidRPr="00135D4B">
        <w:rPr>
          <w:color w:val="000000" w:themeColor="text1"/>
          <w:sz w:val="26"/>
          <w:szCs w:val="26"/>
          <w:lang w:val="vi-VN"/>
        </w:rPr>
        <w:tab/>
      </w:r>
      <w:r w:rsidRPr="00135D4B">
        <w:rPr>
          <w:color w:val="000000" w:themeColor="text1"/>
          <w:sz w:val="26"/>
          <w:szCs w:val="26"/>
          <w:lang w:val="vi-VN"/>
        </w:rPr>
        <w:t>; Giới tính: .....................</w:t>
      </w:r>
      <w:r w:rsidRPr="00135D4B">
        <w:rPr>
          <w:color w:val="000000" w:themeColor="text1"/>
          <w:sz w:val="26"/>
          <w:szCs w:val="26"/>
          <w:lang w:val="vi-VN"/>
        </w:rPr>
        <w:tab/>
      </w:r>
    </w:p>
    <w:p w:rsidRPr="00135D4B" w:rsidR="008F344F" w:rsidP="008F344F" w:rsidRDefault="008F344F" w14:paraId="312194C2"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Ngày, tháng, năm sinh: .....................................................................................................</w:t>
      </w:r>
    </w:p>
    <w:p w:rsidRPr="00135D4B" w:rsidR="008F344F" w:rsidP="008F344F" w:rsidRDefault="008F344F" w14:paraId="70549BA2" w14:textId="77777777">
      <w:pPr>
        <w:tabs>
          <w:tab w:val="left" w:pos="9072"/>
        </w:tabs>
        <w:spacing w:before="60" w:after="60"/>
        <w:ind w:firstLine="709"/>
        <w:rPr>
          <w:color w:val="000000" w:themeColor="text1"/>
          <w:spacing w:val="-6"/>
          <w:sz w:val="26"/>
          <w:szCs w:val="26"/>
          <w:lang w:val="vi-VN"/>
        </w:rPr>
      </w:pPr>
      <w:r w:rsidRPr="00135D4B">
        <w:rPr>
          <w:color w:val="000000" w:themeColor="text1"/>
          <w:sz w:val="26"/>
          <w:szCs w:val="26"/>
          <w:lang w:val="vi-VN"/>
        </w:rPr>
        <w:t>Số CCCD/CMND/Hộ chiếu: ................................. ngày cấp: ............................ nơi cấp: .......................................................................................................................</w:t>
      </w:r>
    </w:p>
    <w:p w:rsidRPr="00135D4B" w:rsidR="008F344F" w:rsidP="008F344F" w:rsidRDefault="008F344F" w14:paraId="78E388CA"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Nơi cư trú hoặc chỗ ở hiện nay: ...............</w:t>
      </w:r>
      <w:r w:rsidRPr="00135D4B">
        <w:rPr>
          <w:color w:val="000000" w:themeColor="text1"/>
          <w:spacing w:val="-6"/>
          <w:sz w:val="26"/>
          <w:szCs w:val="26"/>
          <w:vertAlign w:val="superscript"/>
          <w:lang w:val="vi-VN"/>
        </w:rPr>
        <w:t>3</w:t>
      </w:r>
      <w:r w:rsidRPr="00135D4B">
        <w:rPr>
          <w:color w:val="000000" w:themeColor="text1"/>
          <w:spacing w:val="-6"/>
          <w:sz w:val="26"/>
          <w:szCs w:val="26"/>
          <w:lang w:val="vi-VN"/>
        </w:rPr>
        <w:t>......................................................................</w:t>
      </w:r>
    </w:p>
    <w:p w:rsidRPr="00135D4B" w:rsidR="008F344F" w:rsidP="008F344F" w:rsidRDefault="008F344F" w14:paraId="4C039FCC" w14:textId="77777777">
      <w:pPr>
        <w:tabs>
          <w:tab w:val="left" w:leader="dot" w:pos="5520"/>
          <w:tab w:val="right" w:leader="dot" w:pos="9356"/>
        </w:tabs>
        <w:spacing w:before="60" w:after="60"/>
        <w:ind w:firstLine="709"/>
        <w:rPr>
          <w:color w:val="000000" w:themeColor="text1"/>
          <w:sz w:val="26"/>
          <w:szCs w:val="26"/>
          <w:lang w:val="vi-VN"/>
        </w:rPr>
      </w:pPr>
      <w:r w:rsidRPr="00135D4B">
        <w:rPr>
          <w:color w:val="000000" w:themeColor="text1"/>
          <w:sz w:val="26"/>
          <w:szCs w:val="26"/>
          <w:lang w:val="vi-VN"/>
        </w:rPr>
        <w:t>Điện thoại liên lạc: .................................................................................................</w:t>
      </w:r>
    </w:p>
    <w:p w:rsidRPr="00135D4B" w:rsidR="008F344F" w:rsidP="008F344F" w:rsidRDefault="008F344F" w14:paraId="42163D09" w14:textId="77777777">
      <w:pPr>
        <w:tabs>
          <w:tab w:val="left" w:pos="5954"/>
          <w:tab w:val="right" w:leader="dot" w:pos="9356"/>
        </w:tabs>
        <w:spacing w:before="60" w:after="60"/>
        <w:rPr>
          <w:color w:val="000000" w:themeColor="text1"/>
          <w:sz w:val="26"/>
          <w:szCs w:val="26"/>
        </w:rPr>
      </w:pPr>
      <w:r w:rsidRPr="00135D4B">
        <w:rPr>
          <w:color w:val="000000" w:themeColor="text1"/>
          <w:sz w:val="26"/>
          <w:szCs w:val="26"/>
          <w:lang w:val="vi-VN"/>
        </w:rPr>
        <w:t>Quan hệ với người nghiện ma túy được quản lý: ………………</w:t>
      </w:r>
      <w:r w:rsidRPr="00135D4B">
        <w:rPr>
          <w:rStyle w:val="FootnoteReference"/>
          <w:color w:val="000000" w:themeColor="text1"/>
          <w:sz w:val="26"/>
          <w:szCs w:val="26"/>
        </w:rPr>
        <w:footnoteReference w:id="95"/>
      </w:r>
      <w:r w:rsidRPr="00135D4B">
        <w:rPr>
          <w:color w:val="000000" w:themeColor="text1"/>
          <w:sz w:val="26"/>
          <w:szCs w:val="26"/>
          <w:lang w:val="vi-VN"/>
        </w:rPr>
        <w:t>………………</w:t>
      </w:r>
    </w:p>
    <w:p w:rsidRPr="00135D4B" w:rsidR="008F344F" w:rsidP="008F344F" w:rsidRDefault="008F344F" w14:paraId="6A3059A2" w14:textId="77777777">
      <w:pPr>
        <w:tabs>
          <w:tab w:val="left" w:pos="5954"/>
          <w:tab w:val="right" w:leader="dot" w:pos="9356"/>
        </w:tabs>
        <w:spacing w:before="60" w:after="60"/>
        <w:rPr>
          <w:b/>
          <w:color w:val="000000" w:themeColor="text1"/>
          <w:sz w:val="26"/>
          <w:szCs w:val="26"/>
          <w:lang w:val="vi-VN"/>
        </w:rPr>
      </w:pPr>
      <w:r w:rsidRPr="00135D4B">
        <w:rPr>
          <w:b/>
          <w:color w:val="000000" w:themeColor="text1"/>
          <w:sz w:val="26"/>
          <w:szCs w:val="26"/>
          <w:lang w:val="vi-VN"/>
        </w:rPr>
        <w:t xml:space="preserve">b) Đại diện bên </w:t>
      </w:r>
      <w:r w:rsidRPr="00135D4B">
        <w:rPr>
          <w:b/>
          <w:color w:val="000000" w:themeColor="text1"/>
          <w:sz w:val="26"/>
          <w:szCs w:val="26"/>
        </w:rPr>
        <w:t xml:space="preserve">tiếp </w:t>
      </w:r>
      <w:r w:rsidRPr="00135D4B">
        <w:rPr>
          <w:b/>
          <w:color w:val="000000" w:themeColor="text1"/>
          <w:sz w:val="26"/>
          <w:szCs w:val="26"/>
          <w:lang w:val="vi-VN"/>
        </w:rPr>
        <w:t>nhận:</w:t>
      </w:r>
    </w:p>
    <w:p w:rsidRPr="00135D4B" w:rsidR="008F344F" w:rsidP="008F344F" w:rsidRDefault="008F344F" w14:paraId="5BEB941C" w14:textId="77777777">
      <w:pPr>
        <w:tabs>
          <w:tab w:val="left" w:pos="5954"/>
          <w:tab w:val="right" w:leader="dot" w:pos="9072"/>
        </w:tabs>
        <w:spacing w:before="60" w:after="60"/>
        <w:rPr>
          <w:color w:val="000000" w:themeColor="text1"/>
          <w:sz w:val="26"/>
          <w:szCs w:val="26"/>
          <w:lang w:val="vi-VN"/>
        </w:rPr>
      </w:pPr>
      <w:r w:rsidRPr="00135D4B">
        <w:rPr>
          <w:color w:val="000000" w:themeColor="text1"/>
          <w:sz w:val="26"/>
          <w:szCs w:val="26"/>
          <w:lang w:val="vi-VN"/>
        </w:rPr>
        <w:t>Họ và tên: ...............................................................</w:t>
      </w:r>
      <w:r w:rsidRPr="00135D4B">
        <w:rPr>
          <w:color w:val="000000" w:themeColor="text1"/>
          <w:sz w:val="26"/>
          <w:szCs w:val="26"/>
          <w:lang w:val="vi-VN"/>
        </w:rPr>
        <w:tab/>
      </w:r>
      <w:r w:rsidRPr="00135D4B">
        <w:rPr>
          <w:color w:val="000000" w:themeColor="text1"/>
          <w:sz w:val="26"/>
          <w:szCs w:val="26"/>
          <w:lang w:val="vi-VN"/>
        </w:rPr>
        <w:t>; Chức vụ: .............................</w:t>
      </w:r>
    </w:p>
    <w:p w:rsidRPr="00135D4B" w:rsidR="008F344F" w:rsidP="008F344F" w:rsidRDefault="008F344F" w14:paraId="779DE477" w14:textId="77777777">
      <w:pPr>
        <w:tabs>
          <w:tab w:val="left" w:pos="5954"/>
          <w:tab w:val="right" w:leader="dot" w:pos="9356"/>
        </w:tabs>
        <w:spacing w:before="60" w:after="60"/>
        <w:rPr>
          <w:color w:val="000000" w:themeColor="text1"/>
          <w:sz w:val="26"/>
          <w:szCs w:val="26"/>
          <w:lang w:val="vi-VN"/>
        </w:rPr>
      </w:pPr>
      <w:r w:rsidRPr="00135D4B">
        <w:rPr>
          <w:color w:val="000000" w:themeColor="text1"/>
          <w:sz w:val="26"/>
          <w:szCs w:val="26"/>
          <w:lang w:val="vi-VN"/>
        </w:rPr>
        <w:t>Cơ quan: .............................................</w:t>
      </w:r>
      <w:r w:rsidRPr="00135D4B">
        <w:rPr>
          <w:color w:val="000000" w:themeColor="text1"/>
          <w:sz w:val="26"/>
          <w:szCs w:val="26"/>
          <w:vertAlign w:val="superscript"/>
          <w:lang w:val="vi-VN"/>
        </w:rPr>
        <w:t>3</w:t>
      </w:r>
      <w:r w:rsidRPr="00135D4B">
        <w:rPr>
          <w:color w:val="000000" w:themeColor="text1"/>
          <w:sz w:val="26"/>
          <w:szCs w:val="26"/>
          <w:lang w:val="vi-VN"/>
        </w:rPr>
        <w:t>..................................................................</w:t>
      </w:r>
    </w:p>
    <w:p w:rsidRPr="00135D4B" w:rsidR="008F344F" w:rsidP="008F344F" w:rsidRDefault="008F344F" w14:paraId="7F529174" w14:textId="77777777">
      <w:pPr>
        <w:tabs>
          <w:tab w:val="left" w:leader="dot" w:pos="5520"/>
          <w:tab w:val="right" w:leader="dot" w:pos="9356"/>
        </w:tabs>
        <w:spacing w:before="60" w:after="60"/>
        <w:ind w:firstLine="709"/>
        <w:rPr>
          <w:color w:val="000000" w:themeColor="text1"/>
          <w:sz w:val="26"/>
          <w:szCs w:val="26"/>
        </w:rPr>
      </w:pPr>
      <w:r w:rsidRPr="004056F0">
        <w:rPr>
          <w:bCs/>
          <w:color w:val="000000" w:themeColor="text1"/>
          <w:sz w:val="26"/>
          <w:szCs w:val="26"/>
          <w:lang w:val="vi-VN"/>
        </w:rPr>
        <w:t>2.</w:t>
      </w:r>
      <w:r w:rsidRPr="00135D4B">
        <w:rPr>
          <w:color w:val="000000" w:themeColor="text1"/>
          <w:sz w:val="26"/>
          <w:szCs w:val="26"/>
          <w:lang w:val="vi-VN"/>
        </w:rPr>
        <w:t xml:space="preserve"> Ti</w:t>
      </w:r>
      <w:r w:rsidRPr="00135D4B">
        <w:rPr>
          <w:color w:val="000000" w:themeColor="text1"/>
          <w:sz w:val="26"/>
          <w:szCs w:val="26"/>
        </w:rPr>
        <w:t>ếp nhận đăng ký cai nghiện ma túy tự nguyện đối với ông/bà sau:</w:t>
      </w:r>
    </w:p>
    <w:p w:rsidRPr="00135D4B" w:rsidR="008F344F" w:rsidP="008F344F" w:rsidRDefault="008F344F" w14:paraId="1DA30275" w14:textId="77777777">
      <w:pPr>
        <w:tabs>
          <w:tab w:val="left" w:pos="6663"/>
          <w:tab w:val="left" w:pos="9072"/>
        </w:tabs>
        <w:spacing w:before="60" w:after="60"/>
        <w:ind w:firstLine="709"/>
        <w:rPr>
          <w:color w:val="000000" w:themeColor="text1"/>
          <w:spacing w:val="-6"/>
          <w:sz w:val="26"/>
          <w:szCs w:val="26"/>
        </w:rPr>
      </w:pPr>
      <w:r w:rsidRPr="00135D4B">
        <w:rPr>
          <w:color w:val="000000" w:themeColor="text1"/>
          <w:spacing w:val="-6"/>
          <w:sz w:val="26"/>
          <w:szCs w:val="26"/>
        </w:rPr>
        <w:t>Họ và tên</w:t>
      </w:r>
      <w:r w:rsidRPr="00135D4B">
        <w:rPr>
          <w:color w:val="000000" w:themeColor="text1"/>
          <w:spacing w:val="-6"/>
          <w:sz w:val="26"/>
          <w:szCs w:val="26"/>
          <w:lang w:val="vi-VN"/>
        </w:rPr>
        <w:t xml:space="preserve"> </w:t>
      </w:r>
      <w:r w:rsidRPr="00135D4B">
        <w:rPr>
          <w:i/>
          <w:color w:val="000000" w:themeColor="text1"/>
          <w:spacing w:val="-6"/>
          <w:szCs w:val="26"/>
          <w:lang w:val="vi-VN"/>
        </w:rPr>
        <w:t>(viết in hoa)</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rStyle w:val="FootnoteReference"/>
          <w:color w:val="000000" w:themeColor="text1"/>
          <w:spacing w:val="-6"/>
          <w:sz w:val="26"/>
          <w:szCs w:val="26"/>
          <w:lang w:val="vi-VN"/>
        </w:rPr>
        <w:t xml:space="preserve"> </w:t>
      </w:r>
      <w:r w:rsidRPr="00135D4B">
        <w:rPr>
          <w:rStyle w:val="FootnoteReference"/>
          <w:color w:val="000000" w:themeColor="text1"/>
          <w:spacing w:val="-6"/>
          <w:sz w:val="26"/>
          <w:szCs w:val="26"/>
          <w:lang w:val="vi-VN"/>
        </w:rPr>
        <w:footnoteReference w:id="96"/>
      </w:r>
      <w:r w:rsidRPr="00135D4B">
        <w:rPr>
          <w:color w:val="000000" w:themeColor="text1"/>
          <w:spacing w:val="-6"/>
          <w:sz w:val="26"/>
          <w:szCs w:val="26"/>
          <w:lang w:val="vi-VN"/>
        </w:rPr>
        <w:t>.................................</w:t>
      </w:r>
      <w:r w:rsidRPr="00135D4B">
        <w:rPr>
          <w:color w:val="000000" w:themeColor="text1"/>
          <w:spacing w:val="-6"/>
          <w:sz w:val="26"/>
          <w:szCs w:val="26"/>
        </w:rPr>
        <w:tab/>
      </w:r>
      <w:r w:rsidRPr="00135D4B">
        <w:rPr>
          <w:color w:val="000000" w:themeColor="text1"/>
          <w:spacing w:val="-6"/>
          <w:sz w:val="26"/>
          <w:szCs w:val="26"/>
          <w:lang w:val="vi-VN"/>
        </w:rPr>
        <w:t>; Giới tính</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rPr>
        <w:tab/>
      </w:r>
    </w:p>
    <w:p w:rsidRPr="00135D4B" w:rsidR="008F344F" w:rsidP="008F344F" w:rsidRDefault="008F344F" w14:paraId="11A20AF6"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Tên gọi khác</w:t>
      </w:r>
      <w:r w:rsidRPr="00135D4B">
        <w:rPr>
          <w:color w:val="000000" w:themeColor="text1"/>
          <w:spacing w:val="-6"/>
          <w:sz w:val="26"/>
          <w:szCs w:val="26"/>
          <w:lang w:val="vi-VN"/>
        </w:rPr>
        <w:t xml:space="preserve"> (nếu có)</w:t>
      </w:r>
      <w:r w:rsidRPr="00135D4B">
        <w:rPr>
          <w:color w:val="000000" w:themeColor="text1"/>
          <w:spacing w:val="-6"/>
          <w:sz w:val="26"/>
          <w:szCs w:val="26"/>
        </w:rPr>
        <w:t>:</w:t>
      </w:r>
      <w:r w:rsidRPr="00135D4B">
        <w:rPr>
          <w:color w:val="000000" w:themeColor="text1"/>
          <w:spacing w:val="-6"/>
          <w:sz w:val="26"/>
          <w:szCs w:val="26"/>
          <w:lang w:val="vi-VN"/>
        </w:rPr>
        <w:t xml:space="preserve"> .......................................................................................................</w:t>
      </w:r>
      <w:r w:rsidRPr="00135D4B">
        <w:rPr>
          <w:color w:val="000000" w:themeColor="text1"/>
          <w:spacing w:val="-6"/>
          <w:sz w:val="26"/>
          <w:szCs w:val="26"/>
        </w:rPr>
        <w:tab/>
      </w:r>
    </w:p>
    <w:p w:rsidRPr="00135D4B" w:rsidR="008F344F" w:rsidP="008F344F" w:rsidRDefault="008F344F" w14:paraId="108B4BA6"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8F344F" w:rsidP="008F344F" w:rsidRDefault="008F344F" w14:paraId="4AE1CF55" w14:textId="77777777">
      <w:pPr>
        <w:tabs>
          <w:tab w:val="left" w:pos="9072"/>
        </w:tabs>
        <w:spacing w:before="60" w:after="60"/>
        <w:ind w:firstLine="709"/>
        <w:rPr>
          <w:color w:val="000000" w:themeColor="text1"/>
          <w:spacing w:val="-6"/>
          <w:sz w:val="26"/>
          <w:szCs w:val="26"/>
        </w:rPr>
      </w:pPr>
      <w:r w:rsidRPr="00135D4B">
        <w:rPr>
          <w:color w:val="000000" w:themeColor="text1"/>
          <w:sz w:val="26"/>
          <w:szCs w:val="26"/>
          <w:lang w:val="vi-VN"/>
        </w:rPr>
        <w:t xml:space="preserve">Số </w:t>
      </w:r>
      <w:r w:rsidRPr="00135D4B">
        <w:rPr>
          <w:color w:val="000000" w:themeColor="text1"/>
          <w:sz w:val="26"/>
          <w:szCs w:val="26"/>
        </w:rPr>
        <w:t>CCCD/CMND/Hộ chiếu</w:t>
      </w:r>
      <w:r w:rsidRPr="00135D4B">
        <w:rPr>
          <w:color w:val="000000" w:themeColor="text1"/>
          <w:sz w:val="26"/>
          <w:szCs w:val="26"/>
          <w:lang w:val="vi-VN"/>
        </w:rPr>
        <w:t>: .................................</w:t>
      </w:r>
      <w:r w:rsidRPr="00135D4B">
        <w:rPr>
          <w:color w:val="000000" w:themeColor="text1"/>
          <w:sz w:val="26"/>
          <w:szCs w:val="26"/>
        </w:rPr>
        <w:t xml:space="preserve"> n</w:t>
      </w:r>
      <w:r w:rsidRPr="00135D4B">
        <w:rPr>
          <w:color w:val="000000" w:themeColor="text1"/>
          <w:sz w:val="26"/>
          <w:szCs w:val="26"/>
          <w:lang w:val="vi-VN"/>
        </w:rPr>
        <w:t>gày cấp: ............................</w:t>
      </w:r>
      <w:r w:rsidRPr="00135D4B">
        <w:rPr>
          <w:color w:val="000000" w:themeColor="text1"/>
          <w:sz w:val="26"/>
          <w:szCs w:val="26"/>
        </w:rPr>
        <w:t xml:space="preserve"> n</w:t>
      </w:r>
      <w:r w:rsidRPr="00135D4B">
        <w:rPr>
          <w:color w:val="000000" w:themeColor="text1"/>
          <w:sz w:val="26"/>
          <w:szCs w:val="26"/>
          <w:lang w:val="vi-VN"/>
        </w:rPr>
        <w:t>ơi cấp: ............................................................</w:t>
      </w:r>
      <w:r w:rsidRPr="00135D4B">
        <w:rPr>
          <w:color w:val="000000" w:themeColor="text1"/>
          <w:sz w:val="26"/>
          <w:szCs w:val="26"/>
        </w:rPr>
        <w:t>...........................................................</w:t>
      </w:r>
    </w:p>
    <w:p w:rsidRPr="00135D4B" w:rsidR="008F344F" w:rsidP="008F344F" w:rsidRDefault="008F344F" w14:paraId="53DBDA47" w14:textId="77777777">
      <w:pPr>
        <w:tabs>
          <w:tab w:val="right" w:leader="dot" w:pos="0"/>
        </w:tabs>
        <w:spacing w:before="60" w:after="60"/>
        <w:rPr>
          <w:color w:val="000000" w:themeColor="text1"/>
          <w:sz w:val="26"/>
          <w:szCs w:val="26"/>
          <w:lang w:val="vi-VN"/>
        </w:rPr>
      </w:pPr>
      <w:r w:rsidRPr="004056F0">
        <w:rPr>
          <w:bCs/>
          <w:color w:val="000000" w:themeColor="text1"/>
          <w:sz w:val="26"/>
          <w:szCs w:val="26"/>
          <w:lang w:val="vi-VN"/>
        </w:rPr>
        <w:t>3.</w:t>
      </w:r>
      <w:r w:rsidRPr="00135D4B">
        <w:rPr>
          <w:color w:val="000000" w:themeColor="text1"/>
          <w:sz w:val="26"/>
          <w:szCs w:val="26"/>
          <w:lang w:val="vi-VN"/>
        </w:rPr>
        <w:t xml:space="preserve"> Biên bản này gồm ..... trang, được lập thành ...... bản có giá trị pháp lý như nhau, được lập xong vào lúc ........ giờ ngày ..... tháng ...... năm.............Hai bên đã thống nhất các nội dung giao, nhận và cùng ký xác nhận.</w:t>
      </w:r>
    </w:p>
    <w:p w:rsidRPr="00135D4B" w:rsidR="008F344F" w:rsidP="008F344F" w:rsidRDefault="008F344F" w14:paraId="3451ACF0" w14:textId="77777777">
      <w:pPr>
        <w:tabs>
          <w:tab w:val="right" w:leader="dot" w:pos="0"/>
        </w:tabs>
        <w:spacing w:before="60" w:after="60"/>
        <w:rPr>
          <w:color w:val="000000" w:themeColor="text1"/>
          <w:sz w:val="26"/>
          <w:szCs w:val="26"/>
          <w:lang w:val="vi-VN"/>
        </w:rPr>
      </w:pPr>
      <w:r w:rsidRPr="00135D4B">
        <w:rPr>
          <w:color w:val="000000" w:themeColor="text1"/>
          <w:sz w:val="26"/>
          <w:szCs w:val="26"/>
          <w:lang w:val="vi-VN"/>
        </w:rPr>
        <w:t>Bên giao giữ ....... bản; Bên nhận giữ ..........bản./.</w:t>
      </w:r>
    </w:p>
    <w:p w:rsidRPr="00135D4B" w:rsidR="008F344F" w:rsidP="008F344F" w:rsidRDefault="008F344F" w14:paraId="3C64302E" w14:textId="77777777">
      <w:pPr>
        <w:tabs>
          <w:tab w:val="right" w:leader="dot" w:pos="0"/>
        </w:tabs>
        <w:spacing w:before="60" w:after="60"/>
        <w:rPr>
          <w:color w:val="000000" w:themeColor="text1"/>
          <w:sz w:val="26"/>
          <w:szCs w:val="26"/>
          <w:lang w:val="vi-VN"/>
        </w:rPr>
      </w:pPr>
    </w:p>
    <w:tbl>
      <w:tblPr>
        <w:tblW w:w="0" w:type="auto"/>
        <w:jc w:val="center"/>
        <w:tblLook w:val="04A0" w:firstRow="1" w:lastRow="0" w:firstColumn="1" w:lastColumn="0" w:noHBand="0" w:noVBand="1"/>
      </w:tblPr>
      <w:tblGrid>
        <w:gridCol w:w="4542"/>
        <w:gridCol w:w="4530"/>
      </w:tblGrid>
      <w:tr w:rsidRPr="00135D4B" w:rsidR="008F344F" w:rsidTr="0014132C" w14:paraId="2EBFC982" w14:textId="77777777">
        <w:trPr>
          <w:jc w:val="center"/>
        </w:trPr>
        <w:tc>
          <w:tcPr>
            <w:tcW w:w="4644" w:type="dxa"/>
          </w:tcPr>
          <w:p w:rsidRPr="00135D4B" w:rsidR="008F344F" w:rsidP="0014132C" w:rsidRDefault="008F344F" w14:paraId="6A992901" w14:textId="77777777">
            <w:pPr>
              <w:tabs>
                <w:tab w:val="right" w:leader="dot" w:pos="9356"/>
              </w:tabs>
              <w:jc w:val="center"/>
              <w:rPr>
                <w:b/>
                <w:color w:val="000000" w:themeColor="text1"/>
                <w:sz w:val="26"/>
                <w:szCs w:val="26"/>
              </w:rPr>
            </w:pPr>
            <w:r w:rsidRPr="00135D4B">
              <w:rPr>
                <w:b/>
                <w:color w:val="000000" w:themeColor="text1"/>
                <w:sz w:val="26"/>
                <w:szCs w:val="26"/>
              </w:rPr>
              <w:t>BÊN ĐĂNG KÝ</w:t>
            </w:r>
          </w:p>
          <w:p w:rsidRPr="00135D4B" w:rsidR="008F344F" w:rsidP="0014132C" w:rsidRDefault="008F344F" w14:paraId="10C6F278" w14:textId="77777777">
            <w:pPr>
              <w:tabs>
                <w:tab w:val="right" w:leader="dot" w:pos="9356"/>
              </w:tabs>
              <w:jc w:val="center"/>
              <w:rPr>
                <w:b/>
                <w:color w:val="000000" w:themeColor="text1"/>
                <w:sz w:val="26"/>
                <w:szCs w:val="26"/>
                <w:lang w:val="vi-VN"/>
              </w:rPr>
            </w:pPr>
            <w:r w:rsidRPr="00135D4B">
              <w:rPr>
                <w:i/>
                <w:color w:val="000000" w:themeColor="text1"/>
                <w:sz w:val="26"/>
                <w:szCs w:val="26"/>
                <w:lang w:val="vi-VN"/>
              </w:rPr>
              <w:t>(Ký, ghi rõ họ tên)</w:t>
            </w:r>
          </w:p>
        </w:tc>
        <w:tc>
          <w:tcPr>
            <w:tcW w:w="4644" w:type="dxa"/>
          </w:tcPr>
          <w:p w:rsidRPr="00135D4B" w:rsidR="008F344F" w:rsidP="0014132C" w:rsidRDefault="008F344F" w14:paraId="3B5096AC" w14:textId="77777777">
            <w:pPr>
              <w:tabs>
                <w:tab w:val="right" w:leader="dot" w:pos="9356"/>
              </w:tabs>
              <w:ind w:firstLine="10"/>
              <w:jc w:val="center"/>
              <w:rPr>
                <w:b/>
                <w:color w:val="000000" w:themeColor="text1"/>
                <w:sz w:val="26"/>
                <w:szCs w:val="26"/>
                <w:lang w:val="vi-VN"/>
              </w:rPr>
            </w:pPr>
            <w:r w:rsidRPr="00135D4B">
              <w:rPr>
                <w:b/>
                <w:color w:val="000000" w:themeColor="text1"/>
                <w:sz w:val="26"/>
                <w:szCs w:val="26"/>
                <w:lang w:val="vi-VN"/>
              </w:rPr>
              <w:t>BÊN</w:t>
            </w:r>
            <w:r w:rsidRPr="00135D4B">
              <w:rPr>
                <w:b/>
                <w:color w:val="000000" w:themeColor="text1"/>
                <w:sz w:val="26"/>
                <w:szCs w:val="26"/>
              </w:rPr>
              <w:t xml:space="preserve"> TIẾP</w:t>
            </w:r>
            <w:r w:rsidRPr="00135D4B">
              <w:rPr>
                <w:b/>
                <w:color w:val="000000" w:themeColor="text1"/>
                <w:sz w:val="26"/>
                <w:szCs w:val="26"/>
                <w:lang w:val="vi-VN"/>
              </w:rPr>
              <w:t xml:space="preserve"> NHẬN</w:t>
            </w:r>
          </w:p>
          <w:p w:rsidRPr="00135D4B" w:rsidR="008F344F" w:rsidP="0014132C" w:rsidRDefault="008F344F" w14:paraId="1DB11D5A" w14:textId="77777777">
            <w:pPr>
              <w:tabs>
                <w:tab w:val="right" w:leader="dot" w:pos="9356"/>
              </w:tabs>
              <w:ind w:firstLine="10"/>
              <w:jc w:val="center"/>
              <w:rPr>
                <w:b/>
                <w:color w:val="000000" w:themeColor="text1"/>
                <w:sz w:val="26"/>
                <w:szCs w:val="26"/>
                <w:lang w:val="vi-VN"/>
              </w:rPr>
            </w:pPr>
            <w:r w:rsidRPr="00135D4B">
              <w:rPr>
                <w:i/>
                <w:color w:val="000000" w:themeColor="text1"/>
                <w:sz w:val="26"/>
                <w:szCs w:val="26"/>
                <w:lang w:val="vi-VN"/>
              </w:rPr>
              <w:t>(Ký, ghi rõ họ tên, chức vụ, đóng dấu(nếu có))</w:t>
            </w:r>
          </w:p>
        </w:tc>
      </w:tr>
    </w:tbl>
    <w:p w:rsidRPr="00135D4B" w:rsidR="008F344F" w:rsidP="008F344F" w:rsidRDefault="008F344F" w14:paraId="0EA24277" w14:textId="77777777">
      <w:pPr>
        <w:spacing w:before="60" w:after="60"/>
        <w:ind w:left="5041"/>
        <w:jc w:val="center"/>
        <w:rPr>
          <w:bCs/>
          <w:color w:val="000000" w:themeColor="text1"/>
          <w:w w:val="90"/>
          <w:sz w:val="20"/>
          <w:szCs w:val="20"/>
          <w:lang w:val="vi-VN"/>
        </w:rPr>
      </w:pPr>
    </w:p>
    <w:p w:rsidRPr="00135D4B" w:rsidR="008F344F" w:rsidP="008F344F" w:rsidRDefault="008F344F" w14:paraId="01DC9897" w14:textId="77777777">
      <w:pPr>
        <w:ind w:firstLine="0"/>
        <w:rPr>
          <w:b/>
          <w:color w:val="000000" w:themeColor="text1"/>
          <w:spacing w:val="-8"/>
          <w:sz w:val="25"/>
          <w:szCs w:val="25"/>
        </w:rPr>
      </w:pPr>
      <w:r w:rsidRPr="00135D4B">
        <w:rPr>
          <w:bCs/>
          <w:color w:val="000000" w:themeColor="text1"/>
          <w:w w:val="90"/>
          <w:sz w:val="20"/>
          <w:szCs w:val="20"/>
          <w:lang w:val="vi-VN"/>
        </w:rPr>
        <w:br w:type="page"/>
      </w:r>
    </w:p>
    <w:p w:rsidRPr="00A1293D" w:rsidR="00330B0D" w:rsidP="00074D36" w:rsidRDefault="00330B0D" w14:paraId="06D685AB" w14:textId="5959C740">
      <w:pPr>
        <w:pStyle w:val="Heading2"/>
        <w:spacing w:before="240" w:after="120"/>
        <w:jc w:val="right"/>
        <w:rPr>
          <w:rFonts w:ascii="Times New Roman" w:hAnsi="Times New Roman" w:cs="Times New Roman"/>
          <w:color w:val="000000" w:themeColor="text1"/>
          <w:lang w:val="vi-VN"/>
        </w:rPr>
      </w:pPr>
      <w:r w:rsidRPr="00A1293D">
        <w:rPr>
          <w:rFonts w:ascii="Times New Roman" w:hAnsi="Times New Roman" w:cs="Times New Roman"/>
          <w:color w:val="000000" w:themeColor="text1"/>
          <w:spacing w:val="-8"/>
          <w:lang w:val="vi-VN"/>
        </w:rPr>
        <w:t xml:space="preserve">Mẫu số </w:t>
      </w:r>
      <w:r w:rsidRPr="00A1293D">
        <w:rPr>
          <w:rFonts w:ascii="Times New Roman" w:hAnsi="Times New Roman" w:cs="Times New Roman"/>
          <w:color w:val="000000" w:themeColor="text1"/>
          <w:spacing w:val="-8"/>
        </w:rPr>
        <w:t>25</w:t>
      </w:r>
    </w:p>
    <w:p w:rsidR="00330B0D" w:rsidP="00330B0D" w:rsidRDefault="00330B0D" w14:paraId="6ED29610" w14:textId="77777777">
      <w:pPr>
        <w:rPr>
          <w:b/>
          <w:color w:val="000000" w:themeColor="text1"/>
          <w:spacing w:val="-8"/>
          <w:sz w:val="25"/>
          <w:szCs w:val="25"/>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069"/>
      </w:tblGrid>
      <w:tr w:rsidRPr="00135D4B" w:rsidR="00330B0D" w:rsidTr="00827305" w14:paraId="17D22E5F" w14:textId="77777777">
        <w:tc>
          <w:tcPr>
            <w:tcW w:w="9069" w:type="dxa"/>
            <w:tcBorders>
              <w:top w:val="nil"/>
              <w:left w:val="nil"/>
              <w:bottom w:val="nil"/>
              <w:right w:val="nil"/>
              <w:tl2br w:val="nil"/>
              <w:tr2bl w:val="nil"/>
            </w:tcBorders>
            <w:tcMar>
              <w:top w:w="0" w:type="dxa"/>
              <w:left w:w="108" w:type="dxa"/>
              <w:bottom w:w="0" w:type="dxa"/>
              <w:right w:w="108" w:type="dxa"/>
            </w:tcMar>
          </w:tcPr>
          <w:p w:rsidRPr="00135D4B" w:rsidR="00330B0D" w:rsidP="00AC5C24" w:rsidRDefault="00330B0D" w14:paraId="1FD3C357" w14:textId="77777777">
            <w:pPr>
              <w:ind w:firstLine="0"/>
              <w:jc w:val="center"/>
              <w:rPr>
                <w:b/>
                <w:bCs/>
                <w:color w:val="000000" w:themeColor="text1"/>
                <w:szCs w:val="28"/>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135D4B" w:rsidR="00330B0D" w:rsidP="00AC5C24" w:rsidRDefault="00330B0D" w14:paraId="19F99B94" w14:textId="77777777">
            <w:pPr>
              <w:ind w:firstLine="0"/>
              <w:jc w:val="center"/>
              <w:rPr>
                <w:color w:val="000000" w:themeColor="text1"/>
                <w:szCs w:val="28"/>
              </w:rPr>
            </w:pPr>
            <w:r w:rsidRPr="00135D4B">
              <w:rPr>
                <w:b/>
                <w:bCs/>
                <w:color w:val="000000" w:themeColor="text1"/>
                <w:szCs w:val="28"/>
                <w:vertAlign w:val="superscript"/>
              </w:rPr>
              <w:t>__________________________________________</w:t>
            </w:r>
          </w:p>
        </w:tc>
      </w:tr>
      <w:tr w:rsidRPr="00135D4B" w:rsidR="00330B0D" w:rsidTr="000438CE" w14:paraId="26DBDC4A" w14:textId="77777777">
        <w:tblPrEx>
          <w:tblBorders>
            <w:top w:val="none" w:color="auto" w:sz="0" w:space="0"/>
            <w:bottom w:val="none" w:color="auto" w:sz="0" w:space="0"/>
            <w:insideH w:val="none" w:color="auto" w:sz="0" w:space="0"/>
            <w:insideV w:val="none" w:color="auto" w:sz="0" w:space="0"/>
          </w:tblBorders>
        </w:tblPrEx>
        <w:tc>
          <w:tcPr>
            <w:tcW w:w="9069" w:type="dxa"/>
            <w:tcBorders>
              <w:top w:val="nil"/>
              <w:left w:val="nil"/>
              <w:bottom w:val="nil"/>
              <w:right w:val="nil"/>
              <w:tl2br w:val="nil"/>
              <w:tr2bl w:val="nil"/>
            </w:tcBorders>
            <w:tcMar>
              <w:top w:w="0" w:type="dxa"/>
              <w:left w:w="108" w:type="dxa"/>
              <w:bottom w:w="0" w:type="dxa"/>
              <w:right w:w="108" w:type="dxa"/>
            </w:tcMar>
          </w:tcPr>
          <w:p w:rsidRPr="00135D4B" w:rsidR="00330B0D" w:rsidP="00330B0D" w:rsidRDefault="00330B0D" w14:paraId="7549AF6D" w14:textId="77777777">
            <w:pPr>
              <w:ind w:firstLine="0"/>
              <w:jc w:val="center"/>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97"/>
            </w:r>
            <w:r w:rsidRPr="00135D4B">
              <w:rPr>
                <w:i/>
                <w:color w:val="000000" w:themeColor="text1"/>
                <w:sz w:val="28"/>
                <w:szCs w:val="28"/>
              </w:rPr>
              <w:t>......, ngày .... tháng ... năm ……</w:t>
            </w:r>
          </w:p>
        </w:tc>
      </w:tr>
    </w:tbl>
    <w:p w:rsidR="00330B0D" w:rsidP="00330B0D" w:rsidRDefault="00330B0D" w14:paraId="5B9EC7BE" w14:textId="77777777">
      <w:pPr>
        <w:pStyle w:val="Heading2"/>
        <w:spacing w:before="240" w:after="120"/>
        <w:ind w:firstLine="0"/>
        <w:jc w:val="center"/>
        <w:rPr>
          <w:rFonts w:ascii="Times New Roman" w:hAnsi="Times New Roman"/>
          <w:color w:val="000000" w:themeColor="text1"/>
        </w:rPr>
      </w:pPr>
      <w:r w:rsidRPr="00135D4B">
        <w:rPr>
          <w:rFonts w:ascii="Times New Roman" w:hAnsi="Times New Roman"/>
          <w:color w:val="000000" w:themeColor="text1"/>
        </w:rPr>
        <w:t xml:space="preserve">GIẤY </w:t>
      </w:r>
      <w:r>
        <w:rPr>
          <w:rFonts w:ascii="Times New Roman" w:hAnsi="Times New Roman"/>
          <w:color w:val="000000" w:themeColor="text1"/>
        </w:rPr>
        <w:t>CAM KẾT</w:t>
      </w:r>
    </w:p>
    <w:p w:rsidR="00C251D9" w:rsidP="00C251D9" w:rsidRDefault="00330B0D" w14:paraId="75619B16" w14:textId="77777777">
      <w:pPr>
        <w:pStyle w:val="Heading2"/>
        <w:spacing w:before="0"/>
        <w:ind w:firstLine="0"/>
        <w:jc w:val="center"/>
        <w:rPr>
          <w:rFonts w:ascii="Times New Roman" w:hAnsi="Times New Roman"/>
          <w:color w:val="000000" w:themeColor="text1"/>
        </w:rPr>
      </w:pPr>
      <w:r w:rsidRPr="00330B0D">
        <w:rPr>
          <w:rFonts w:ascii="Times New Roman" w:hAnsi="Times New Roman"/>
          <w:color w:val="000000" w:themeColor="text1"/>
          <w:lang w:val="vi-VN"/>
        </w:rPr>
        <w:t xml:space="preserve">về việc chấp hành nghiêm chỉnh các biện pháp quản lý, </w:t>
      </w:r>
    </w:p>
    <w:p w:rsidRPr="00135D4B" w:rsidR="00330B0D" w:rsidP="00C251D9" w:rsidRDefault="00330B0D" w14:paraId="3C879DBE" w14:textId="77777777">
      <w:pPr>
        <w:pStyle w:val="Heading2"/>
        <w:spacing w:before="0"/>
        <w:ind w:firstLine="0"/>
        <w:jc w:val="center"/>
        <w:rPr>
          <w:rFonts w:ascii="Times New Roman" w:hAnsi="Times New Roman"/>
          <w:color w:val="000000" w:themeColor="text1"/>
          <w:lang w:val="vi-VN"/>
        </w:rPr>
      </w:pPr>
      <w:r w:rsidRPr="00330B0D">
        <w:rPr>
          <w:rFonts w:ascii="Times New Roman" w:hAnsi="Times New Roman"/>
          <w:color w:val="000000" w:themeColor="text1"/>
          <w:lang w:val="vi-VN"/>
        </w:rPr>
        <w:t xml:space="preserve">giám </w:t>
      </w:r>
      <w:r w:rsidR="00C251D9">
        <w:rPr>
          <w:rFonts w:ascii="Times New Roman" w:hAnsi="Times New Roman"/>
          <w:color w:val="000000" w:themeColor="text1"/>
        </w:rPr>
        <w:t xml:space="preserve">sát </w:t>
      </w:r>
      <w:r w:rsidRPr="00135D4B">
        <w:rPr>
          <w:rFonts w:ascii="Times New Roman" w:hAnsi="Times New Roman"/>
          <w:color w:val="000000" w:themeColor="text1"/>
          <w:lang w:val="vi-VN"/>
        </w:rPr>
        <w:t>cai nghiện ma túy tự nguyện tại gia đình, cộng đồng</w:t>
      </w:r>
    </w:p>
    <w:p w:rsidRPr="00330B0D" w:rsidR="00330B0D" w:rsidP="00330B0D" w:rsidRDefault="00330B0D" w14:paraId="39BB5A84" w14:textId="77777777">
      <w:pPr>
        <w:spacing w:before="180" w:after="180"/>
        <w:ind w:firstLine="0"/>
        <w:jc w:val="center"/>
        <w:rPr>
          <w:color w:val="222222"/>
          <w:sz w:val="26"/>
          <w:szCs w:val="26"/>
        </w:rPr>
      </w:pPr>
      <w:r w:rsidRPr="00330B0D">
        <w:rPr>
          <w:color w:val="222222"/>
          <w:sz w:val="26"/>
          <w:szCs w:val="26"/>
        </w:rPr>
        <w:t>Kính gửi:</w:t>
      </w:r>
      <w:r>
        <w:rPr>
          <w:color w:val="222222"/>
          <w:sz w:val="26"/>
          <w:szCs w:val="26"/>
        </w:rPr>
        <w:t xml:space="preserve"> Công an</w:t>
      </w:r>
      <w:r w:rsidRPr="00330B0D">
        <w:rPr>
          <w:color w:val="222222"/>
          <w:sz w:val="26"/>
          <w:szCs w:val="26"/>
        </w:rPr>
        <w:t xml:space="preserve"> ………………</w:t>
      </w:r>
      <w:r w:rsidRPr="00F97B80">
        <w:rPr>
          <w:color w:val="222222"/>
          <w:vertAlign w:val="superscript"/>
        </w:rPr>
        <w:t>2</w:t>
      </w:r>
      <w:r w:rsidRPr="00330B0D">
        <w:rPr>
          <w:color w:val="222222"/>
          <w:sz w:val="26"/>
          <w:szCs w:val="26"/>
        </w:rPr>
        <w:t>………………….</w:t>
      </w:r>
    </w:p>
    <w:p w:rsidRPr="00330B0D" w:rsidR="00330B0D" w:rsidP="000A7A60" w:rsidRDefault="00330B0D" w14:paraId="638C4148" w14:textId="77777777">
      <w:pPr>
        <w:spacing w:before="180" w:after="180"/>
        <w:rPr>
          <w:color w:val="222222"/>
          <w:sz w:val="26"/>
          <w:szCs w:val="26"/>
        </w:rPr>
      </w:pPr>
      <w:r w:rsidRPr="00330B0D">
        <w:rPr>
          <w:color w:val="222222"/>
          <w:sz w:val="26"/>
          <w:szCs w:val="26"/>
        </w:rPr>
        <w:t xml:space="preserve">Tên tôi </w:t>
      </w:r>
      <w:proofErr w:type="gramStart"/>
      <w:r w:rsidRPr="00330B0D">
        <w:rPr>
          <w:color w:val="222222"/>
          <w:sz w:val="26"/>
          <w:szCs w:val="26"/>
        </w:rPr>
        <w:t>là:…</w:t>
      </w:r>
      <w:proofErr w:type="gramEnd"/>
      <w:r w:rsidRPr="00330B0D">
        <w:rPr>
          <w:color w:val="222222"/>
          <w:sz w:val="26"/>
          <w:szCs w:val="26"/>
        </w:rPr>
        <w:t>……</w:t>
      </w:r>
      <w:proofErr w:type="gramStart"/>
      <w:r w:rsidRPr="00330B0D">
        <w:rPr>
          <w:color w:val="222222"/>
          <w:sz w:val="26"/>
          <w:szCs w:val="26"/>
        </w:rPr>
        <w:t>…..</w:t>
      </w:r>
      <w:proofErr w:type="gramEnd"/>
      <w:r w:rsidRPr="00330B0D">
        <w:rPr>
          <w:color w:val="222222"/>
          <w:sz w:val="26"/>
          <w:szCs w:val="26"/>
        </w:rPr>
        <w:t>………</w:t>
      </w:r>
      <w:proofErr w:type="gramStart"/>
      <w:r w:rsidRPr="00330B0D">
        <w:rPr>
          <w:color w:val="222222"/>
          <w:sz w:val="26"/>
          <w:szCs w:val="26"/>
        </w:rPr>
        <w:t>…..</w:t>
      </w:r>
      <w:proofErr w:type="gramEnd"/>
      <w:r w:rsidRPr="00330B0D">
        <w:rPr>
          <w:color w:val="222222"/>
          <w:sz w:val="26"/>
          <w:szCs w:val="26"/>
        </w:rPr>
        <w:t>……………………</w:t>
      </w:r>
      <w:r w:rsidR="004056F0">
        <w:rPr>
          <w:color w:val="222222"/>
          <w:sz w:val="26"/>
          <w:szCs w:val="26"/>
        </w:rPr>
        <w:t>……………………….</w:t>
      </w:r>
    </w:p>
    <w:p w:rsidRPr="00330B0D" w:rsidR="00330B0D" w:rsidP="000A7A60" w:rsidRDefault="00330B0D" w14:paraId="16B1645D" w14:textId="77777777">
      <w:pPr>
        <w:spacing w:before="180" w:after="180"/>
        <w:rPr>
          <w:color w:val="222222"/>
          <w:sz w:val="26"/>
          <w:szCs w:val="26"/>
        </w:rPr>
      </w:pPr>
      <w:r w:rsidRPr="00330B0D">
        <w:rPr>
          <w:color w:val="222222"/>
          <w:sz w:val="26"/>
          <w:szCs w:val="26"/>
        </w:rPr>
        <w:t>Ngày</w:t>
      </w:r>
      <w:r w:rsidR="000A7A60">
        <w:rPr>
          <w:color w:val="222222"/>
          <w:sz w:val="26"/>
          <w:szCs w:val="26"/>
        </w:rPr>
        <w:t>,</w:t>
      </w:r>
      <w:r w:rsidRPr="00330B0D">
        <w:rPr>
          <w:color w:val="222222"/>
          <w:sz w:val="26"/>
          <w:szCs w:val="26"/>
        </w:rPr>
        <w:t xml:space="preserve"> tháng</w:t>
      </w:r>
      <w:r w:rsidR="000A7A60">
        <w:rPr>
          <w:color w:val="222222"/>
          <w:sz w:val="26"/>
          <w:szCs w:val="26"/>
        </w:rPr>
        <w:t>,</w:t>
      </w:r>
      <w:r w:rsidRPr="00330B0D">
        <w:rPr>
          <w:color w:val="222222"/>
          <w:sz w:val="26"/>
          <w:szCs w:val="26"/>
        </w:rPr>
        <w:t xml:space="preserve"> năm sinh: ………</w:t>
      </w:r>
      <w:r w:rsidR="000A7A60">
        <w:rPr>
          <w:color w:val="222222"/>
          <w:sz w:val="26"/>
          <w:szCs w:val="26"/>
        </w:rPr>
        <w:t>…….</w:t>
      </w:r>
      <w:r w:rsidRPr="00330B0D">
        <w:rPr>
          <w:color w:val="222222"/>
          <w:sz w:val="26"/>
          <w:szCs w:val="26"/>
        </w:rPr>
        <w:t xml:space="preserve"> Giới </w:t>
      </w:r>
      <w:proofErr w:type="gramStart"/>
      <w:r w:rsidRPr="00330B0D">
        <w:rPr>
          <w:color w:val="222222"/>
          <w:sz w:val="26"/>
          <w:szCs w:val="26"/>
        </w:rPr>
        <w:t>tính:…</w:t>
      </w:r>
      <w:proofErr w:type="gramEnd"/>
      <w:r w:rsidRPr="00330B0D">
        <w:rPr>
          <w:color w:val="222222"/>
          <w:sz w:val="26"/>
          <w:szCs w:val="26"/>
        </w:rPr>
        <w:t>……</w:t>
      </w:r>
      <w:r w:rsidR="00C251D9">
        <w:rPr>
          <w:color w:val="222222"/>
          <w:sz w:val="26"/>
          <w:szCs w:val="26"/>
        </w:rPr>
        <w:t>…</w:t>
      </w:r>
      <w:r w:rsidR="004056F0">
        <w:rPr>
          <w:color w:val="222222"/>
          <w:sz w:val="26"/>
          <w:szCs w:val="26"/>
        </w:rPr>
        <w:t>………………….</w:t>
      </w:r>
    </w:p>
    <w:p w:rsidRPr="00330B0D" w:rsidR="00330B0D" w:rsidP="000A7A60" w:rsidRDefault="00330B0D" w14:paraId="2E640B45" w14:textId="77777777">
      <w:pPr>
        <w:spacing w:before="180" w:after="180"/>
        <w:rPr>
          <w:color w:val="222222"/>
          <w:sz w:val="26"/>
          <w:szCs w:val="26"/>
        </w:rPr>
      </w:pPr>
      <w:r w:rsidRPr="00330B0D">
        <w:rPr>
          <w:color w:val="222222"/>
          <w:sz w:val="26"/>
          <w:szCs w:val="26"/>
        </w:rPr>
        <w:t>Quê quán….………………………………………...</w:t>
      </w:r>
      <w:r w:rsidR="00C251D9">
        <w:rPr>
          <w:color w:val="222222"/>
          <w:sz w:val="26"/>
          <w:szCs w:val="26"/>
        </w:rPr>
        <w:t>............................</w:t>
      </w:r>
      <w:r w:rsidR="004056F0">
        <w:rPr>
          <w:color w:val="222222"/>
          <w:sz w:val="26"/>
          <w:szCs w:val="26"/>
        </w:rPr>
        <w:t>..........</w:t>
      </w:r>
    </w:p>
    <w:p w:rsidRPr="00330B0D" w:rsidR="00330B0D" w:rsidP="000A7A60" w:rsidRDefault="00330B0D" w14:paraId="4F11147B" w14:textId="77777777">
      <w:pPr>
        <w:spacing w:before="180" w:after="180"/>
        <w:rPr>
          <w:color w:val="222222"/>
          <w:sz w:val="26"/>
          <w:szCs w:val="26"/>
        </w:rPr>
      </w:pPr>
      <w:r w:rsidRPr="00330B0D">
        <w:rPr>
          <w:color w:val="222222"/>
          <w:sz w:val="26"/>
          <w:szCs w:val="26"/>
        </w:rPr>
        <w:t xml:space="preserve">Địa chỉ thường </w:t>
      </w:r>
      <w:proofErr w:type="gramStart"/>
      <w:r w:rsidRPr="00330B0D">
        <w:rPr>
          <w:color w:val="222222"/>
          <w:sz w:val="26"/>
          <w:szCs w:val="26"/>
        </w:rPr>
        <w:t>trú:…</w:t>
      </w:r>
      <w:proofErr w:type="gramEnd"/>
      <w:r w:rsidRPr="00330B0D">
        <w:rPr>
          <w:color w:val="222222"/>
          <w:sz w:val="26"/>
          <w:szCs w:val="26"/>
        </w:rPr>
        <w:t>……………….………………</w:t>
      </w:r>
      <w:r w:rsidR="00C251D9">
        <w:rPr>
          <w:color w:val="222222"/>
          <w:sz w:val="26"/>
          <w:szCs w:val="26"/>
        </w:rPr>
        <w:t>…………………………</w:t>
      </w:r>
    </w:p>
    <w:p w:rsidRPr="00C251D9" w:rsidR="00C251D9" w:rsidP="000A7A60" w:rsidRDefault="00C251D9" w14:paraId="5D4B9849" w14:textId="77777777">
      <w:pPr>
        <w:spacing w:before="180" w:after="180"/>
        <w:rPr>
          <w:color w:val="222222"/>
          <w:sz w:val="26"/>
          <w:szCs w:val="26"/>
        </w:rPr>
      </w:pPr>
      <w:r w:rsidRPr="00C251D9">
        <w:rPr>
          <w:color w:val="222222"/>
          <w:sz w:val="26"/>
          <w:szCs w:val="26"/>
        </w:rPr>
        <w:t xml:space="preserve">Số </w:t>
      </w:r>
      <w:r w:rsidR="000A7A60">
        <w:rPr>
          <w:color w:val="222222"/>
          <w:sz w:val="26"/>
          <w:szCs w:val="26"/>
        </w:rPr>
        <w:t>CC/</w:t>
      </w:r>
      <w:r w:rsidRPr="00C251D9">
        <w:rPr>
          <w:color w:val="222222"/>
          <w:sz w:val="26"/>
          <w:szCs w:val="26"/>
        </w:rPr>
        <w:t>CCCD/CMND/H</w:t>
      </w:r>
      <w:r w:rsidR="000A7A60">
        <w:rPr>
          <w:color w:val="222222"/>
          <w:sz w:val="26"/>
          <w:szCs w:val="26"/>
        </w:rPr>
        <w:t>C</w:t>
      </w:r>
      <w:r w:rsidRPr="00C251D9">
        <w:rPr>
          <w:color w:val="222222"/>
          <w:sz w:val="26"/>
          <w:szCs w:val="26"/>
        </w:rPr>
        <w:t>: ................................. ngày cấp: ............................ nơi cấp: ......................................................................................................................</w:t>
      </w:r>
      <w:r w:rsidR="004056F0">
        <w:rPr>
          <w:color w:val="222222"/>
          <w:sz w:val="26"/>
          <w:szCs w:val="26"/>
        </w:rPr>
        <w:t>.........</w:t>
      </w:r>
    </w:p>
    <w:p w:rsidR="00C251D9" w:rsidP="000A7A60" w:rsidRDefault="00C251D9" w14:paraId="381E0E0C" w14:textId="77777777">
      <w:pPr>
        <w:spacing w:before="180" w:after="180"/>
        <w:rPr>
          <w:color w:val="222222"/>
          <w:sz w:val="26"/>
          <w:szCs w:val="26"/>
        </w:rPr>
      </w:pPr>
      <w:r w:rsidRPr="00C251D9">
        <w:rPr>
          <w:color w:val="222222"/>
          <w:sz w:val="26"/>
          <w:szCs w:val="26"/>
        </w:rPr>
        <w:t>Nơi cư trú hoặc chỗ ở hiện nay: .................................................................</w:t>
      </w:r>
      <w:r w:rsidR="004056F0">
        <w:rPr>
          <w:color w:val="222222"/>
          <w:sz w:val="26"/>
          <w:szCs w:val="26"/>
        </w:rPr>
        <w:t>......</w:t>
      </w:r>
    </w:p>
    <w:p w:rsidRPr="00330B0D" w:rsidR="00330B0D" w:rsidP="000A7A60" w:rsidRDefault="00330B0D" w14:paraId="740DC0EB" w14:textId="77777777">
      <w:pPr>
        <w:spacing w:before="180" w:after="180"/>
        <w:rPr>
          <w:color w:val="222222"/>
          <w:sz w:val="26"/>
          <w:szCs w:val="26"/>
        </w:rPr>
      </w:pPr>
      <w:r w:rsidRPr="00330B0D">
        <w:rPr>
          <w:color w:val="222222"/>
          <w:sz w:val="26"/>
          <w:szCs w:val="26"/>
        </w:rPr>
        <w:t>Điện thoại liên hệ: ……...……………………</w:t>
      </w:r>
      <w:proofErr w:type="gramStart"/>
      <w:r w:rsidRPr="00330B0D">
        <w:rPr>
          <w:color w:val="222222"/>
          <w:sz w:val="26"/>
          <w:szCs w:val="26"/>
        </w:rPr>
        <w:t>…..</w:t>
      </w:r>
      <w:proofErr w:type="gramEnd"/>
      <w:r w:rsidRPr="00330B0D">
        <w:rPr>
          <w:color w:val="222222"/>
          <w:sz w:val="26"/>
          <w:szCs w:val="26"/>
        </w:rPr>
        <w:t>…………</w:t>
      </w:r>
      <w:r w:rsidR="00C251D9">
        <w:rPr>
          <w:color w:val="222222"/>
          <w:sz w:val="26"/>
          <w:szCs w:val="26"/>
        </w:rPr>
        <w:t>………………</w:t>
      </w:r>
      <w:r w:rsidR="004056F0">
        <w:rPr>
          <w:color w:val="222222"/>
          <w:sz w:val="26"/>
          <w:szCs w:val="26"/>
        </w:rPr>
        <w:t>…</w:t>
      </w:r>
    </w:p>
    <w:p w:rsidRPr="00330B0D" w:rsidR="00330B0D" w:rsidP="000A7A60" w:rsidRDefault="00330B0D" w14:paraId="4EAEDA0D" w14:textId="77777777">
      <w:pPr>
        <w:spacing w:before="180" w:after="180"/>
        <w:rPr>
          <w:color w:val="222222"/>
          <w:sz w:val="26"/>
          <w:szCs w:val="26"/>
        </w:rPr>
      </w:pPr>
      <w:r w:rsidRPr="00330B0D">
        <w:rPr>
          <w:color w:val="222222"/>
          <w:sz w:val="26"/>
          <w:szCs w:val="26"/>
        </w:rPr>
        <w:t xml:space="preserve">Tôi cam kết chấp hành nghiêm chỉnh các biện pháp quản lý, giám </w:t>
      </w:r>
      <w:r w:rsidR="00C251D9">
        <w:rPr>
          <w:color w:val="222222"/>
          <w:sz w:val="26"/>
          <w:szCs w:val="26"/>
        </w:rPr>
        <w:t xml:space="preserve">sát </w:t>
      </w:r>
      <w:r w:rsidRPr="00330B0D">
        <w:rPr>
          <w:color w:val="222222"/>
          <w:sz w:val="26"/>
          <w:szCs w:val="26"/>
        </w:rPr>
        <w:t xml:space="preserve">cai nghiện ma túy tự nguyện tại gia đình, cộng đồng </w:t>
      </w:r>
      <w:r w:rsidR="000A7A60">
        <w:rPr>
          <w:color w:val="222222"/>
          <w:sz w:val="26"/>
          <w:szCs w:val="26"/>
        </w:rPr>
        <w:t>n</w:t>
      </w:r>
      <w:r w:rsidRPr="00330B0D">
        <w:rPr>
          <w:color w:val="222222"/>
          <w:sz w:val="26"/>
          <w:szCs w:val="26"/>
        </w:rPr>
        <w:t xml:space="preserve">ếu vi phạm những điều cam kết trên, tôi xin hoàn toàn chịu trách nhiệm trước </w:t>
      </w:r>
      <w:r w:rsidR="00D67BC7">
        <w:rPr>
          <w:color w:val="222222"/>
          <w:sz w:val="26"/>
          <w:szCs w:val="26"/>
        </w:rPr>
        <w:t>pháp luật</w:t>
      </w:r>
      <w:r w:rsidRPr="00330B0D">
        <w:rPr>
          <w:color w:val="222222"/>
          <w:sz w:val="26"/>
          <w:szCs w:val="26"/>
        </w:rPr>
        <w:t>.</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12"/>
        <w:gridCol w:w="4860"/>
      </w:tblGrid>
      <w:tr w:rsidRPr="00135D4B" w:rsidR="00330B0D" w:rsidTr="00AC5C24" w14:paraId="21E62BA7" w14:textId="77777777">
        <w:trPr>
          <w:tblCellSpacing w:w="0" w:type="dxa"/>
          <w:jc w:val="center"/>
        </w:trPr>
        <w:tc>
          <w:tcPr>
            <w:tcW w:w="4212" w:type="dxa"/>
            <w:shd w:val="clear" w:color="auto" w:fill="FFFFFF"/>
            <w:tcMar>
              <w:top w:w="0" w:type="dxa"/>
              <w:left w:w="108" w:type="dxa"/>
              <w:bottom w:w="0" w:type="dxa"/>
              <w:right w:w="108" w:type="dxa"/>
            </w:tcMar>
            <w:hideMark/>
          </w:tcPr>
          <w:p w:rsidRPr="00135D4B" w:rsidR="00330B0D" w:rsidP="00AC5C24" w:rsidRDefault="00330B0D" w14:paraId="24F0071B" w14:textId="77777777">
            <w:pPr>
              <w:ind w:firstLine="0"/>
              <w:jc w:val="left"/>
              <w:rPr>
                <w:color w:val="000000" w:themeColor="text1"/>
                <w:sz w:val="22"/>
                <w:szCs w:val="22"/>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szCs w:val="22"/>
                <w:lang w:val="vi-VN"/>
              </w:rPr>
              <w:t>- Người cai nghiện tự nguyện;</w:t>
            </w:r>
          </w:p>
          <w:p w:rsidRPr="00135D4B" w:rsidR="00330B0D" w:rsidP="00AC5C24" w:rsidRDefault="00330B0D" w14:paraId="274D5D3E" w14:textId="77777777">
            <w:pPr>
              <w:ind w:firstLine="0"/>
              <w:jc w:val="left"/>
              <w:rPr>
                <w:color w:val="000000" w:themeColor="text1"/>
                <w:sz w:val="22"/>
                <w:szCs w:val="22"/>
                <w:lang w:val="vi-VN"/>
              </w:rPr>
            </w:pPr>
            <w:r w:rsidRPr="00135D4B">
              <w:rPr>
                <w:color w:val="000000" w:themeColor="text1"/>
                <w:sz w:val="22"/>
                <w:szCs w:val="22"/>
              </w:rPr>
              <w:t xml:space="preserve">- </w:t>
            </w:r>
            <w:r w:rsidRPr="00135D4B">
              <w:rPr>
                <w:color w:val="000000" w:themeColor="text1"/>
                <w:sz w:val="22"/>
                <w:szCs w:val="22"/>
                <w:lang w:val="vi-VN"/>
              </w:rPr>
              <w:t>........................;</w:t>
            </w:r>
          </w:p>
          <w:p w:rsidRPr="00135D4B" w:rsidR="00330B0D" w:rsidP="00AC5C24" w:rsidRDefault="00330B0D" w14:paraId="5DFEE378" w14:textId="77777777">
            <w:pPr>
              <w:ind w:firstLine="0"/>
              <w:jc w:val="left"/>
              <w:rPr>
                <w:color w:val="000000" w:themeColor="text1"/>
                <w:sz w:val="26"/>
                <w:szCs w:val="26"/>
              </w:rPr>
            </w:pPr>
            <w:r w:rsidRPr="00135D4B">
              <w:rPr>
                <w:color w:val="000000" w:themeColor="text1"/>
                <w:sz w:val="22"/>
                <w:szCs w:val="22"/>
              </w:rPr>
              <w:t xml:space="preserve">- </w:t>
            </w:r>
            <w:r w:rsidRPr="00135D4B">
              <w:rPr>
                <w:color w:val="000000" w:themeColor="text1"/>
                <w:sz w:val="22"/>
                <w:szCs w:val="22"/>
                <w:lang w:val="vi-VN"/>
              </w:rPr>
              <w:t>Lưu................</w:t>
            </w:r>
            <w:r w:rsidRPr="00135D4B">
              <w:rPr>
                <w:color w:val="000000" w:themeColor="text1"/>
                <w:sz w:val="22"/>
                <w:szCs w:val="22"/>
              </w:rPr>
              <w:t>.</w:t>
            </w:r>
          </w:p>
        </w:tc>
        <w:tc>
          <w:tcPr>
            <w:tcW w:w="4860" w:type="dxa"/>
            <w:shd w:val="clear" w:color="auto" w:fill="FFFFFF"/>
            <w:tcMar>
              <w:top w:w="0" w:type="dxa"/>
              <w:left w:w="108" w:type="dxa"/>
              <w:bottom w:w="0" w:type="dxa"/>
              <w:right w:w="108" w:type="dxa"/>
            </w:tcMar>
            <w:hideMark/>
          </w:tcPr>
          <w:p w:rsidRPr="00135D4B" w:rsidR="00330B0D" w:rsidP="00AC5C24" w:rsidRDefault="00C345D2" w14:paraId="16696B88" w14:textId="77777777">
            <w:pPr>
              <w:ind w:firstLine="0"/>
              <w:jc w:val="center"/>
              <w:rPr>
                <w:b/>
                <w:iCs/>
                <w:color w:val="000000" w:themeColor="text1"/>
                <w:sz w:val="26"/>
                <w:szCs w:val="26"/>
              </w:rPr>
            </w:pPr>
            <w:r>
              <w:rPr>
                <w:b/>
                <w:iCs/>
                <w:color w:val="000000" w:themeColor="text1"/>
                <w:sz w:val="26"/>
                <w:szCs w:val="26"/>
              </w:rPr>
              <w:t>NGƯỜI CAM KẾT</w:t>
            </w:r>
          </w:p>
          <w:p w:rsidRPr="00135D4B" w:rsidR="00330B0D" w:rsidP="00AC5C24" w:rsidRDefault="00330B0D" w14:paraId="654EFA53" w14:textId="77777777">
            <w:pPr>
              <w:ind w:firstLine="0"/>
              <w:jc w:val="center"/>
              <w:rPr>
                <w:color w:val="000000" w:themeColor="text1"/>
                <w:sz w:val="26"/>
                <w:szCs w:val="26"/>
                <w:lang w:val="vi-VN"/>
              </w:rPr>
            </w:pPr>
            <w:r w:rsidRPr="00135D4B">
              <w:rPr>
                <w:i/>
                <w:iCs/>
                <w:color w:val="000000" w:themeColor="text1"/>
                <w:sz w:val="26"/>
                <w:szCs w:val="26"/>
                <w:lang w:val="vi-VN"/>
              </w:rPr>
              <w:t>(Ký và ghi rõ họ tên, đóng dấu)</w:t>
            </w:r>
          </w:p>
        </w:tc>
      </w:tr>
    </w:tbl>
    <w:p w:rsidR="00330B0D" w:rsidP="008F344F" w:rsidRDefault="00330B0D" w14:paraId="162575EB" w14:textId="77777777">
      <w:pPr>
        <w:rPr>
          <w:b/>
          <w:color w:val="000000" w:themeColor="text1"/>
          <w:spacing w:val="-8"/>
          <w:sz w:val="25"/>
          <w:szCs w:val="25"/>
        </w:rPr>
      </w:pPr>
    </w:p>
    <w:p w:rsidR="00330B0D" w:rsidP="008F344F" w:rsidRDefault="00330B0D" w14:paraId="36298074" w14:textId="77777777">
      <w:pPr>
        <w:rPr>
          <w:b/>
          <w:color w:val="000000" w:themeColor="text1"/>
          <w:spacing w:val="-8"/>
          <w:sz w:val="25"/>
          <w:szCs w:val="25"/>
        </w:rPr>
      </w:pPr>
    </w:p>
    <w:p w:rsidR="00330B0D" w:rsidP="008F344F" w:rsidRDefault="00330B0D" w14:paraId="7131B1F0" w14:textId="77777777">
      <w:pPr>
        <w:rPr>
          <w:b/>
          <w:color w:val="000000" w:themeColor="text1"/>
          <w:spacing w:val="-8"/>
          <w:sz w:val="25"/>
          <w:szCs w:val="25"/>
        </w:rPr>
      </w:pPr>
    </w:p>
    <w:p w:rsidR="00330B0D" w:rsidP="008F344F" w:rsidRDefault="00330B0D" w14:paraId="1A842F30" w14:textId="77777777">
      <w:pPr>
        <w:rPr>
          <w:b/>
          <w:color w:val="000000" w:themeColor="text1"/>
          <w:spacing w:val="-8"/>
          <w:sz w:val="25"/>
          <w:szCs w:val="25"/>
        </w:rPr>
      </w:pPr>
    </w:p>
    <w:p w:rsidR="00330B0D" w:rsidP="008F344F" w:rsidRDefault="00330B0D" w14:paraId="5C130699" w14:textId="77777777">
      <w:pPr>
        <w:rPr>
          <w:b/>
          <w:color w:val="000000" w:themeColor="text1"/>
          <w:spacing w:val="-8"/>
          <w:sz w:val="25"/>
          <w:szCs w:val="25"/>
        </w:rPr>
      </w:pPr>
    </w:p>
    <w:p w:rsidR="00330B0D" w:rsidP="008F344F" w:rsidRDefault="00330B0D" w14:paraId="60F10455" w14:textId="77777777">
      <w:pPr>
        <w:rPr>
          <w:b/>
          <w:color w:val="000000" w:themeColor="text1"/>
          <w:spacing w:val="-8"/>
          <w:sz w:val="25"/>
          <w:szCs w:val="25"/>
        </w:rPr>
      </w:pPr>
    </w:p>
    <w:p w:rsidR="00330B0D" w:rsidP="008F344F" w:rsidRDefault="00330B0D" w14:paraId="1940082C" w14:textId="77777777">
      <w:pPr>
        <w:rPr>
          <w:b/>
          <w:color w:val="000000" w:themeColor="text1"/>
          <w:spacing w:val="-8"/>
          <w:sz w:val="25"/>
          <w:szCs w:val="25"/>
        </w:rPr>
      </w:pPr>
    </w:p>
    <w:p w:rsidR="00330B0D" w:rsidP="008F344F" w:rsidRDefault="00330B0D" w14:paraId="48864AEA" w14:textId="77777777">
      <w:pPr>
        <w:rPr>
          <w:b/>
          <w:color w:val="000000" w:themeColor="text1"/>
          <w:spacing w:val="-8"/>
          <w:sz w:val="25"/>
          <w:szCs w:val="25"/>
        </w:rPr>
      </w:pPr>
    </w:p>
    <w:p w:rsidR="00330B0D" w:rsidP="008F344F" w:rsidRDefault="00330B0D" w14:paraId="62F4BF0F" w14:textId="77777777">
      <w:pPr>
        <w:rPr>
          <w:b/>
          <w:color w:val="000000" w:themeColor="text1"/>
          <w:spacing w:val="-8"/>
          <w:sz w:val="25"/>
          <w:szCs w:val="25"/>
        </w:rPr>
      </w:pPr>
    </w:p>
    <w:p w:rsidR="00330B0D" w:rsidP="008F344F" w:rsidRDefault="00330B0D" w14:paraId="62528A4C" w14:textId="77777777">
      <w:pPr>
        <w:rPr>
          <w:b/>
          <w:color w:val="000000" w:themeColor="text1"/>
          <w:spacing w:val="-8"/>
          <w:sz w:val="25"/>
          <w:szCs w:val="25"/>
        </w:rPr>
      </w:pPr>
    </w:p>
    <w:p w:rsidR="00330B0D" w:rsidP="008F344F" w:rsidRDefault="00330B0D" w14:paraId="13907C60" w14:textId="77777777">
      <w:pPr>
        <w:rPr>
          <w:b/>
          <w:color w:val="000000" w:themeColor="text1"/>
          <w:spacing w:val="-8"/>
          <w:sz w:val="25"/>
          <w:szCs w:val="25"/>
        </w:rPr>
      </w:pPr>
    </w:p>
    <w:p w:rsidR="00330B0D" w:rsidP="008F344F" w:rsidRDefault="00330B0D" w14:paraId="29001E88" w14:textId="77777777">
      <w:pPr>
        <w:rPr>
          <w:b/>
          <w:color w:val="000000" w:themeColor="text1"/>
          <w:spacing w:val="-8"/>
          <w:sz w:val="25"/>
          <w:szCs w:val="25"/>
        </w:rPr>
      </w:pPr>
    </w:p>
    <w:p w:rsidR="00074D36" w:rsidRDefault="00074D36" w14:paraId="3405DABF" w14:textId="77777777">
      <w:pPr>
        <w:spacing w:after="200" w:line="276" w:lineRule="auto"/>
        <w:ind w:firstLine="0"/>
        <w:jc w:val="left"/>
        <w:rPr>
          <w:b/>
          <w:sz w:val="25"/>
          <w:szCs w:val="25"/>
        </w:rPr>
      </w:pPr>
      <w:r>
        <w:rPr>
          <w:b/>
          <w:sz w:val="25"/>
          <w:szCs w:val="25"/>
        </w:rPr>
        <w:br w:type="page"/>
      </w:r>
    </w:p>
    <w:p w:rsidRPr="00C16C5C" w:rsidR="00DF4D88" w:rsidP="00074D36" w:rsidRDefault="00DF4D88" w14:paraId="04A00EF7" w14:textId="498BBF25">
      <w:pPr>
        <w:jc w:val="right"/>
        <w:rPr>
          <w:b/>
          <w:sz w:val="25"/>
          <w:szCs w:val="25"/>
          <w:lang w:val="vi-VN"/>
        </w:rPr>
      </w:pPr>
      <w:r w:rsidRPr="00C16C5C">
        <w:rPr>
          <w:b/>
          <w:sz w:val="25"/>
          <w:szCs w:val="25"/>
        </w:rPr>
        <w:t xml:space="preserve">Mẫu số </w:t>
      </w:r>
      <w:r w:rsidRPr="00C16C5C">
        <w:rPr>
          <w:b/>
          <w:sz w:val="25"/>
          <w:szCs w:val="25"/>
          <w:lang w:val="vi-VN"/>
        </w:rPr>
        <w:t>2</w:t>
      </w:r>
      <w:r>
        <w:rPr>
          <w:b/>
          <w:sz w:val="25"/>
          <w:szCs w:val="25"/>
        </w:rPr>
        <w:t>6</w:t>
      </w:r>
    </w:p>
    <w:p w:rsidRPr="004A6CAB" w:rsidR="00DF4D88" w:rsidP="00DF4D88" w:rsidRDefault="00DF4D88" w14:paraId="0B6ADF1E" w14:textId="77777777">
      <w:pPr>
        <w:ind w:firstLine="0"/>
        <w:rPr>
          <w:b/>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tblGrid>
      <w:tr w:rsidRPr="004A6CAB" w:rsidR="00DF4D88" w:rsidTr="00AC5C24" w14:paraId="646D51B5" w14:textId="77777777">
        <w:tc>
          <w:tcPr>
            <w:tcW w:w="3544" w:type="dxa"/>
            <w:tcBorders>
              <w:top w:val="nil"/>
              <w:left w:val="nil"/>
              <w:bottom w:val="nil"/>
              <w:right w:val="nil"/>
              <w:tl2br w:val="nil"/>
              <w:tr2bl w:val="nil"/>
            </w:tcBorders>
            <w:tcMar>
              <w:top w:w="0" w:type="dxa"/>
              <w:left w:w="108" w:type="dxa"/>
              <w:bottom w:w="0" w:type="dxa"/>
              <w:right w:w="108" w:type="dxa"/>
            </w:tcMar>
          </w:tcPr>
          <w:p w:rsidRPr="00DF4D88" w:rsidR="00DF4D88" w:rsidP="00AC5C24" w:rsidRDefault="00DF4D88" w14:paraId="1DFE3D05" w14:textId="77777777">
            <w:pPr>
              <w:ind w:firstLine="0"/>
              <w:jc w:val="center"/>
              <w:rPr>
                <w:b/>
                <w:szCs w:val="28"/>
              </w:rPr>
            </w:pPr>
            <w:r w:rsidRPr="000A7A60">
              <w:rPr>
                <w:bCs/>
                <w:szCs w:val="28"/>
              </w:rPr>
              <w:t>CÔNG AN</w:t>
            </w:r>
            <w:r w:rsidRPr="00DF4D88">
              <w:rPr>
                <w:bCs/>
                <w:szCs w:val="28"/>
              </w:rPr>
              <w:t>………</w:t>
            </w:r>
            <w:r w:rsidR="000A7A60">
              <w:rPr>
                <w:rStyle w:val="FootnoteReference"/>
                <w:bCs/>
                <w:szCs w:val="28"/>
              </w:rPr>
              <w:footnoteReference w:id="98"/>
            </w:r>
            <w:r w:rsidRPr="00DF4D88">
              <w:rPr>
                <w:bCs/>
                <w:szCs w:val="28"/>
              </w:rPr>
              <w:t>…………</w:t>
            </w:r>
          </w:p>
          <w:p w:rsidRPr="004A6CAB" w:rsidR="00DF4D88" w:rsidP="00AC5C24" w:rsidRDefault="00DF4D88" w14:paraId="3D77A85B" w14:textId="77777777">
            <w:pPr>
              <w:ind w:firstLine="0"/>
              <w:jc w:val="center"/>
              <w:rPr>
                <w:szCs w:val="28"/>
                <w:lang w:val="vi-VN"/>
              </w:rPr>
            </w:pPr>
            <w:r>
              <w:rPr>
                <w:b/>
                <w:szCs w:val="28"/>
              </w:rPr>
              <w:t xml:space="preserve">CÔNG AN </w:t>
            </w:r>
            <w:r w:rsidRPr="004A6CAB">
              <w:rPr>
                <w:szCs w:val="28"/>
                <w:lang w:val="vi-VN"/>
              </w:rPr>
              <w:t>............</w:t>
            </w:r>
            <w:r w:rsidR="000A7A60">
              <w:rPr>
                <w:rStyle w:val="FootnoteReference"/>
                <w:szCs w:val="28"/>
                <w:lang w:val="vi-VN"/>
              </w:rPr>
              <w:footnoteReference w:id="99"/>
            </w:r>
            <w:r w:rsidRPr="004A6CAB">
              <w:rPr>
                <w:szCs w:val="28"/>
              </w:rPr>
              <w:t>..............</w:t>
            </w:r>
            <w:r w:rsidRPr="004A6CAB">
              <w:rPr>
                <w:szCs w:val="28"/>
                <w:lang w:val="vi-VN"/>
              </w:rPr>
              <w:t>....</w:t>
            </w:r>
          </w:p>
          <w:p w:rsidRPr="004A6CAB" w:rsidR="00DF4D88" w:rsidP="00AC5C24" w:rsidRDefault="00DF4D88" w14:paraId="32828619" w14:textId="77777777">
            <w:pPr>
              <w:ind w:firstLine="0"/>
              <w:rPr>
                <w:szCs w:val="28"/>
              </w:rPr>
            </w:pPr>
            <w:r w:rsidRPr="004A6CAB">
              <w:rPr>
                <w:noProof/>
                <w:szCs w:val="28"/>
              </w:rPr>
              <mc:AlternateContent>
                <mc:Choice Requires="wps">
                  <w:drawing>
                    <wp:anchor distT="0" distB="0" distL="114300" distR="114300" simplePos="0" relativeHeight="251936768" behindDoc="0" locked="0" layoutInCell="1" allowOverlap="1" wp14:anchorId="64809D66" wp14:editId="35234F09">
                      <wp:simplePos x="0" y="0"/>
                      <wp:positionH relativeFrom="column">
                        <wp:posOffset>459105</wp:posOffset>
                      </wp:positionH>
                      <wp:positionV relativeFrom="paragraph">
                        <wp:posOffset>60960</wp:posOffset>
                      </wp:positionV>
                      <wp:extent cx="1196340" cy="0"/>
                      <wp:effectExtent l="0" t="0" r="22860" b="19050"/>
                      <wp:wrapNone/>
                      <wp:docPr id="29" name="Straight Connector 29"/>
                      <wp:cNvGraphicFramePr/>
                      <a:graphic xmlns:a="http://schemas.openxmlformats.org/drawingml/2006/main">
                        <a:graphicData uri="http://schemas.microsoft.com/office/word/2010/wordprocessingShape">
                          <wps:wsp>
                            <wps:cNvCnPr/>
                            <wps:spPr>
                              <a:xfrm flipV="1">
                                <a:off x="0" y="0"/>
                                <a:ext cx="1196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429372E2">
                    <v:line id="Straight Connector 29" style="position:absolute;flip:y;z-index:251936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36.15pt,4.8pt" to="130.35pt,4.8pt" w14:anchorId="486858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"/>
                  </w:pict>
                </mc:Fallback>
              </mc:AlternateContent>
            </w:r>
          </w:p>
        </w:tc>
        <w:tc>
          <w:tcPr>
            <w:tcW w:w="5508" w:type="dxa"/>
            <w:tcBorders>
              <w:top w:val="nil"/>
              <w:left w:val="nil"/>
              <w:bottom w:val="nil"/>
              <w:right w:val="nil"/>
              <w:tl2br w:val="nil"/>
              <w:tr2bl w:val="nil"/>
            </w:tcBorders>
            <w:tcMar>
              <w:top w:w="0" w:type="dxa"/>
              <w:left w:w="108" w:type="dxa"/>
              <w:bottom w:w="0" w:type="dxa"/>
              <w:right w:w="108" w:type="dxa"/>
            </w:tcMar>
          </w:tcPr>
          <w:p w:rsidRPr="004A6CAB" w:rsidR="00DF4D88" w:rsidP="00AC5C24" w:rsidRDefault="00DF4D88" w14:paraId="545F3B28" w14:textId="77777777">
            <w:pPr>
              <w:ind w:firstLine="0"/>
              <w:jc w:val="center"/>
              <w:rPr>
                <w:szCs w:val="28"/>
              </w:rPr>
            </w:pPr>
            <w:r w:rsidRPr="004A6CAB">
              <w:rPr>
                <w:b/>
                <w:bCs/>
                <w:noProof/>
                <w:szCs w:val="28"/>
              </w:rPr>
              <mc:AlternateContent>
                <mc:Choice Requires="wps">
                  <w:drawing>
                    <wp:anchor distT="0" distB="0" distL="114300" distR="114300" simplePos="0" relativeHeight="251937792" behindDoc="0" locked="0" layoutInCell="1" allowOverlap="1" wp14:anchorId="269BE536" wp14:editId="45B51365">
                      <wp:simplePos x="0" y="0"/>
                      <wp:positionH relativeFrom="column">
                        <wp:posOffset>692785</wp:posOffset>
                      </wp:positionH>
                      <wp:positionV relativeFrom="paragraph">
                        <wp:posOffset>396240</wp:posOffset>
                      </wp:positionV>
                      <wp:extent cx="2019300" cy="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78EC61E4">
                    <v:line id="Straight Connector 30" style="position:absolute;z-index:2519377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54.55pt,31.2pt" to="213.55pt,31.2pt" w14:anchorId="258A5C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"/>
                  </w:pict>
                </mc:Fallback>
              </mc:AlternateContent>
            </w:r>
            <w:r w:rsidRPr="004A6CAB">
              <w:rPr>
                <w:b/>
                <w:bCs/>
                <w:szCs w:val="28"/>
                <w:lang w:val="vi-VN"/>
              </w:rPr>
              <w:t>CỘNG HÒA XÃ HỘI CHỦ NGHĨA VIỆT NAM</w:t>
            </w:r>
            <w:r w:rsidRPr="004A6CAB">
              <w:rPr>
                <w:b/>
                <w:bCs/>
                <w:szCs w:val="28"/>
                <w:lang w:val="vi-VN"/>
              </w:rPr>
              <w:br/>
            </w:r>
            <w:r w:rsidRPr="004A6CAB">
              <w:rPr>
                <w:b/>
                <w:bCs/>
                <w:sz w:val="26"/>
                <w:szCs w:val="26"/>
                <w:lang w:val="vi-VN"/>
              </w:rPr>
              <w:t>Độc lập - Tự do - Hạnh phúc</w:t>
            </w:r>
            <w:r w:rsidRPr="004A6CAB">
              <w:rPr>
                <w:b/>
                <w:bCs/>
                <w:szCs w:val="28"/>
                <w:lang w:val="vi-VN"/>
              </w:rPr>
              <w:t xml:space="preserve"> </w:t>
            </w:r>
            <w:r w:rsidRPr="004A6CAB">
              <w:rPr>
                <w:b/>
                <w:bCs/>
                <w:szCs w:val="28"/>
                <w:lang w:val="vi-VN"/>
              </w:rPr>
              <w:br/>
            </w:r>
          </w:p>
        </w:tc>
      </w:tr>
      <w:tr w:rsidRPr="004A6CAB" w:rsidR="00DF4D88" w:rsidTr="00AC5C24" w14:paraId="3A821470"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4A6CAB" w:rsidR="00DF4D88" w:rsidP="00AC5C24" w:rsidRDefault="00DF4D88" w14:paraId="50E48756" w14:textId="77777777">
            <w:pPr>
              <w:rPr>
                <w:sz w:val="28"/>
                <w:szCs w:val="28"/>
              </w:rPr>
            </w:pPr>
            <w:r w:rsidRPr="00C3538E">
              <w:rPr>
                <w:sz w:val="26"/>
                <w:szCs w:val="28"/>
                <w:lang w:val="vi-VN"/>
              </w:rPr>
              <w:t>Số:       /</w:t>
            </w:r>
            <w:r w:rsidR="000A7A60">
              <w:rPr>
                <w:sz w:val="26"/>
                <w:szCs w:val="28"/>
              </w:rPr>
              <w:t>CA</w:t>
            </w:r>
            <w:r w:rsidRPr="00C3538E">
              <w:rPr>
                <w:sz w:val="26"/>
                <w:szCs w:val="28"/>
              </w:rPr>
              <w:t>-…….</w:t>
            </w:r>
          </w:p>
        </w:tc>
        <w:tc>
          <w:tcPr>
            <w:tcW w:w="5508" w:type="dxa"/>
            <w:tcBorders>
              <w:top w:val="nil"/>
              <w:left w:val="nil"/>
              <w:bottom w:val="nil"/>
              <w:right w:val="nil"/>
              <w:tl2br w:val="nil"/>
              <w:tr2bl w:val="nil"/>
            </w:tcBorders>
            <w:tcMar>
              <w:top w:w="0" w:type="dxa"/>
              <w:left w:w="108" w:type="dxa"/>
              <w:bottom w:w="0" w:type="dxa"/>
              <w:right w:w="108" w:type="dxa"/>
            </w:tcMar>
          </w:tcPr>
          <w:p w:rsidRPr="004A6CAB" w:rsidR="00DF4D88" w:rsidP="00AC5C24" w:rsidRDefault="00DF4D88" w14:paraId="6A28CE5F" w14:textId="77777777">
            <w:pPr>
              <w:ind w:firstLine="0"/>
              <w:jc w:val="right"/>
              <w:rPr>
                <w:sz w:val="28"/>
                <w:szCs w:val="28"/>
              </w:rPr>
            </w:pPr>
            <w:r w:rsidRPr="004A6CAB">
              <w:rPr>
                <w:i/>
                <w:sz w:val="28"/>
                <w:szCs w:val="28"/>
              </w:rPr>
              <w:t>……</w:t>
            </w:r>
            <w:r w:rsidRPr="004A6CAB">
              <w:rPr>
                <w:rStyle w:val="FootnoteReference"/>
                <w:i/>
                <w:sz w:val="28"/>
                <w:szCs w:val="28"/>
              </w:rPr>
              <w:footnoteReference w:id="100"/>
            </w:r>
            <w:r w:rsidRPr="004A6CAB">
              <w:rPr>
                <w:i/>
                <w:sz w:val="28"/>
                <w:szCs w:val="28"/>
              </w:rPr>
              <w:t>......, ngày .... tháng ... năm ……</w:t>
            </w:r>
          </w:p>
        </w:tc>
      </w:tr>
      <w:tr w:rsidRPr="004A6CAB" w:rsidR="00DF4D88" w:rsidTr="00AC5C24" w14:paraId="6606C5D6"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4A6CAB" w:rsidR="00DF4D88" w:rsidP="00AC5C24" w:rsidRDefault="00DF4D88" w14:paraId="2B56E52E" w14:textId="77777777">
            <w:pPr>
              <w:ind w:firstLine="0"/>
              <w:jc w:val="center"/>
              <w:rPr>
                <w:sz w:val="28"/>
                <w:szCs w:val="28"/>
                <w:lang w:val="vi-VN"/>
              </w:rPr>
            </w:pPr>
            <w:r w:rsidRPr="00CC19F1">
              <w:rPr>
                <w:bCs/>
                <w:szCs w:val="22"/>
              </w:rPr>
              <w:t>V/v tiếp tục quản lý, hỗ trợ người cai nghiện ma túy tự nguyện tại gia đình, cộng đồng</w:t>
            </w:r>
          </w:p>
        </w:tc>
        <w:tc>
          <w:tcPr>
            <w:tcW w:w="5508" w:type="dxa"/>
            <w:tcBorders>
              <w:top w:val="nil"/>
              <w:left w:val="nil"/>
              <w:bottom w:val="nil"/>
              <w:right w:val="nil"/>
              <w:tl2br w:val="nil"/>
              <w:tr2bl w:val="nil"/>
            </w:tcBorders>
            <w:tcMar>
              <w:top w:w="0" w:type="dxa"/>
              <w:left w:w="108" w:type="dxa"/>
              <w:bottom w:w="0" w:type="dxa"/>
              <w:right w:w="108" w:type="dxa"/>
            </w:tcMar>
          </w:tcPr>
          <w:p w:rsidRPr="004A6CAB" w:rsidR="00DF4D88" w:rsidP="00AC5C24" w:rsidRDefault="00DF4D88" w14:paraId="3FA2DD0B" w14:textId="77777777">
            <w:pPr>
              <w:ind w:firstLine="0"/>
              <w:jc w:val="right"/>
              <w:rPr>
                <w:i/>
                <w:sz w:val="28"/>
                <w:szCs w:val="28"/>
              </w:rPr>
            </w:pPr>
          </w:p>
        </w:tc>
      </w:tr>
    </w:tbl>
    <w:p w:rsidRPr="004A6CAB" w:rsidR="00DF4D88" w:rsidP="00DF4D88" w:rsidRDefault="00DF4D88" w14:paraId="2CE09097" w14:textId="77777777">
      <w:pPr>
        <w:spacing w:before="120" w:after="120"/>
        <w:ind w:firstLine="0"/>
        <w:jc w:val="center"/>
        <w:rPr>
          <w:b/>
          <w:sz w:val="26"/>
          <w:szCs w:val="26"/>
        </w:rPr>
      </w:pPr>
    </w:p>
    <w:p w:rsidRPr="004A6CAB" w:rsidR="00DF4D88" w:rsidP="00DF4D88" w:rsidRDefault="00DF4D88" w14:paraId="3E17AF45" w14:textId="77777777">
      <w:pPr>
        <w:spacing w:before="120" w:after="120"/>
        <w:ind w:firstLine="0"/>
        <w:jc w:val="center"/>
        <w:rPr>
          <w:sz w:val="26"/>
          <w:szCs w:val="26"/>
        </w:rPr>
      </w:pPr>
      <w:r w:rsidRPr="000A7A60">
        <w:rPr>
          <w:bCs/>
          <w:sz w:val="26"/>
          <w:szCs w:val="26"/>
        </w:rPr>
        <w:t>Kính gửi:</w:t>
      </w:r>
      <w:r w:rsidRPr="004A6CAB">
        <w:rPr>
          <w:sz w:val="26"/>
          <w:szCs w:val="26"/>
        </w:rPr>
        <w:t xml:space="preserve"> </w:t>
      </w:r>
      <w:r>
        <w:rPr>
          <w:sz w:val="26"/>
          <w:szCs w:val="26"/>
        </w:rPr>
        <w:t>Công an</w:t>
      </w:r>
      <w:r w:rsidRPr="004A6CAB">
        <w:rPr>
          <w:sz w:val="26"/>
          <w:szCs w:val="26"/>
        </w:rPr>
        <w:t xml:space="preserve"> ………</w:t>
      </w:r>
      <w:r w:rsidR="007D3748">
        <w:rPr>
          <w:rStyle w:val="FootnoteReference"/>
          <w:sz w:val="26"/>
          <w:szCs w:val="26"/>
        </w:rPr>
        <w:footnoteReference w:id="101"/>
      </w:r>
      <w:r w:rsidRPr="004A6CAB">
        <w:rPr>
          <w:sz w:val="26"/>
          <w:szCs w:val="26"/>
        </w:rPr>
        <w:t>…</w:t>
      </w:r>
      <w:proofErr w:type="gramStart"/>
      <w:r w:rsidRPr="004A6CAB">
        <w:rPr>
          <w:sz w:val="26"/>
          <w:szCs w:val="26"/>
        </w:rPr>
        <w:t>…..</w:t>
      </w:r>
      <w:proofErr w:type="gramEnd"/>
    </w:p>
    <w:p w:rsidRPr="004A6CAB" w:rsidR="00DF4D88" w:rsidP="00DF4D88" w:rsidRDefault="00DF4D88" w14:paraId="2DABCFAC" w14:textId="77777777">
      <w:pPr>
        <w:spacing w:before="120" w:after="120"/>
        <w:ind w:firstLine="0"/>
        <w:jc w:val="center"/>
        <w:rPr>
          <w:sz w:val="26"/>
          <w:szCs w:val="26"/>
        </w:rPr>
      </w:pPr>
    </w:p>
    <w:p w:rsidRPr="004A6CAB" w:rsidR="00DF4D88" w:rsidP="00DF4D88" w:rsidRDefault="00DF4D88" w14:paraId="334AB8A6" w14:textId="77777777">
      <w:pPr>
        <w:spacing w:before="120" w:after="120"/>
        <w:rPr>
          <w:sz w:val="26"/>
          <w:szCs w:val="26"/>
          <w:lang w:val="vi-VN"/>
        </w:rPr>
      </w:pPr>
      <w:r w:rsidRPr="004A6CAB">
        <w:rPr>
          <w:sz w:val="26"/>
          <w:szCs w:val="26"/>
          <w:lang w:val="vi-VN"/>
        </w:rPr>
        <w:t>Ông (bà):</w:t>
      </w:r>
      <w:r w:rsidRPr="004A6CAB">
        <w:rPr>
          <w:sz w:val="26"/>
          <w:szCs w:val="26"/>
        </w:rPr>
        <w:t xml:space="preserve"> </w:t>
      </w:r>
      <w:r w:rsidRPr="004A6CAB">
        <w:rPr>
          <w:sz w:val="26"/>
          <w:szCs w:val="26"/>
          <w:lang w:val="vi-VN"/>
        </w:rPr>
        <w:t>...............</w:t>
      </w:r>
      <w:r w:rsidRPr="004A6CAB">
        <w:rPr>
          <w:rStyle w:val="FootnoteReference"/>
          <w:sz w:val="26"/>
          <w:szCs w:val="26"/>
          <w:lang w:val="vi-VN"/>
        </w:rPr>
        <w:t xml:space="preserve"> </w:t>
      </w:r>
      <w:r w:rsidRPr="004A6CAB">
        <w:rPr>
          <w:rStyle w:val="FootnoteReference"/>
          <w:sz w:val="26"/>
          <w:szCs w:val="26"/>
          <w:lang w:val="vi-VN"/>
        </w:rPr>
        <w:footnoteReference w:id="102"/>
      </w:r>
      <w:r w:rsidRPr="004A6CAB">
        <w:rPr>
          <w:sz w:val="26"/>
          <w:szCs w:val="26"/>
          <w:lang w:val="vi-VN"/>
        </w:rPr>
        <w:t>............</w:t>
      </w:r>
      <w:r w:rsidRPr="004A6CAB">
        <w:rPr>
          <w:sz w:val="26"/>
          <w:szCs w:val="26"/>
        </w:rPr>
        <w:t>..............</w:t>
      </w:r>
      <w:r w:rsidRPr="004A6CAB">
        <w:rPr>
          <w:sz w:val="26"/>
          <w:szCs w:val="26"/>
          <w:lang w:val="vi-VN"/>
        </w:rPr>
        <w:t>.đang thực hiện cai nghiện ma túy tự nguyện tại gia đình, cộng đồng theo Quyết định số: .........../QĐ-</w:t>
      </w:r>
      <w:r>
        <w:rPr>
          <w:sz w:val="26"/>
          <w:szCs w:val="26"/>
        </w:rPr>
        <w:t>CA</w:t>
      </w:r>
      <w:r w:rsidRPr="004A6CAB">
        <w:rPr>
          <w:sz w:val="26"/>
          <w:szCs w:val="26"/>
          <w:lang w:val="vi-VN"/>
        </w:rPr>
        <w:t xml:space="preserve"> ngày ..... t</w:t>
      </w:r>
      <w:r>
        <w:rPr>
          <w:sz w:val="26"/>
          <w:szCs w:val="26"/>
          <w:lang w:val="vi-VN"/>
        </w:rPr>
        <w:t xml:space="preserve">háng..... năm ...... của </w:t>
      </w:r>
      <w:r>
        <w:rPr>
          <w:sz w:val="26"/>
          <w:szCs w:val="26"/>
        </w:rPr>
        <w:t>CA</w:t>
      </w:r>
      <w:r w:rsidRPr="004A6CAB">
        <w:rPr>
          <w:sz w:val="26"/>
          <w:szCs w:val="26"/>
          <w:lang w:val="vi-VN"/>
        </w:rPr>
        <w:t xml:space="preserve"> ..................</w:t>
      </w:r>
      <w:r w:rsidR="00EF527C">
        <w:rPr>
          <w:sz w:val="26"/>
          <w:szCs w:val="26"/>
          <w:vertAlign w:val="superscript"/>
        </w:rPr>
        <w:t>2</w:t>
      </w:r>
      <w:r w:rsidRPr="004A6CAB">
        <w:rPr>
          <w:sz w:val="26"/>
          <w:szCs w:val="26"/>
          <w:lang w:val="vi-VN"/>
        </w:rPr>
        <w:t>......................... (kèm theo). Nay chuyển đến cư trú tại: ................................................</w:t>
      </w:r>
      <w:r w:rsidR="00EF527C">
        <w:rPr>
          <w:sz w:val="26"/>
          <w:szCs w:val="26"/>
          <w:vertAlign w:val="superscript"/>
        </w:rPr>
        <w:t>4</w:t>
      </w:r>
      <w:r w:rsidRPr="004A6CAB">
        <w:rPr>
          <w:sz w:val="26"/>
          <w:szCs w:val="26"/>
          <w:lang w:val="vi-VN"/>
        </w:rPr>
        <w:t>.................................................................</w:t>
      </w:r>
    </w:p>
    <w:p w:rsidRPr="004A6CAB" w:rsidR="00DF4D88" w:rsidP="00DF4D88" w:rsidRDefault="00DF4D88" w14:paraId="549A96DD" w14:textId="77777777">
      <w:pPr>
        <w:spacing w:before="120" w:after="120"/>
        <w:rPr>
          <w:sz w:val="26"/>
          <w:szCs w:val="26"/>
          <w:lang w:val="vi-VN"/>
        </w:rPr>
      </w:pPr>
      <w:r w:rsidRPr="004A6CAB">
        <w:rPr>
          <w:sz w:val="26"/>
          <w:szCs w:val="26"/>
        </w:rPr>
        <w:t>Căn cứ Nghị định số ……/202</w:t>
      </w:r>
      <w:r>
        <w:rPr>
          <w:sz w:val="26"/>
          <w:szCs w:val="26"/>
        </w:rPr>
        <w:t>6</w:t>
      </w:r>
      <w:r w:rsidRPr="004A6CAB">
        <w:rPr>
          <w:sz w:val="26"/>
          <w:szCs w:val="26"/>
        </w:rPr>
        <w:t>/NĐ-CP ngày … tháng … năm 202</w:t>
      </w:r>
      <w:r>
        <w:rPr>
          <w:sz w:val="26"/>
          <w:szCs w:val="26"/>
        </w:rPr>
        <w:t>6</w:t>
      </w:r>
      <w:r w:rsidRPr="004A6CAB">
        <w:rPr>
          <w:sz w:val="26"/>
          <w:szCs w:val="26"/>
        </w:rPr>
        <w:t xml:space="preserve"> của Chính phủ quy định chi tiết </w:t>
      </w:r>
      <w:r>
        <w:rPr>
          <w:sz w:val="26"/>
          <w:szCs w:val="26"/>
        </w:rPr>
        <w:t xml:space="preserve">và hướng dẫn thi hành </w:t>
      </w:r>
      <w:r w:rsidRPr="004A6CAB">
        <w:rPr>
          <w:sz w:val="26"/>
          <w:szCs w:val="26"/>
        </w:rPr>
        <w:t xml:space="preserve">một số điều của Luật Phòng, chống ma túy, </w:t>
      </w:r>
      <w:r w:rsidRPr="004A6CAB">
        <w:rPr>
          <w:sz w:val="26"/>
          <w:szCs w:val="26"/>
          <w:lang w:val="vi-VN"/>
        </w:rPr>
        <w:t>đ</w:t>
      </w:r>
      <w:r>
        <w:rPr>
          <w:sz w:val="26"/>
          <w:szCs w:val="26"/>
        </w:rPr>
        <w:t xml:space="preserve">ề nghị Công </w:t>
      </w:r>
      <w:proofErr w:type="gramStart"/>
      <w:r>
        <w:rPr>
          <w:sz w:val="26"/>
          <w:szCs w:val="26"/>
        </w:rPr>
        <w:t xml:space="preserve">an </w:t>
      </w:r>
      <w:r w:rsidRPr="004A6CAB">
        <w:rPr>
          <w:sz w:val="26"/>
          <w:szCs w:val="26"/>
        </w:rPr>
        <w:t>.</w:t>
      </w:r>
      <w:proofErr w:type="gramEnd"/>
      <w:r w:rsidRPr="004A6CAB">
        <w:rPr>
          <w:sz w:val="26"/>
          <w:szCs w:val="26"/>
        </w:rPr>
        <w:t xml:space="preserve"> …….</w:t>
      </w:r>
      <w:r>
        <w:rPr>
          <w:sz w:val="26"/>
          <w:szCs w:val="26"/>
          <w:lang w:val="vi-VN"/>
        </w:rPr>
        <w:t>..</w:t>
      </w:r>
      <w:r w:rsidR="00EF527C">
        <w:rPr>
          <w:sz w:val="26"/>
          <w:szCs w:val="26"/>
          <w:vertAlign w:val="superscript"/>
        </w:rPr>
        <w:t>4</w:t>
      </w:r>
      <w:r>
        <w:rPr>
          <w:sz w:val="26"/>
          <w:szCs w:val="26"/>
          <w:lang w:val="vi-VN"/>
        </w:rPr>
        <w:t>...........</w:t>
      </w:r>
      <w:r>
        <w:rPr>
          <w:sz w:val="26"/>
          <w:szCs w:val="26"/>
        </w:rPr>
        <w:t xml:space="preserve"> </w:t>
      </w:r>
      <w:r w:rsidRPr="004A6CAB">
        <w:rPr>
          <w:sz w:val="26"/>
          <w:szCs w:val="26"/>
        </w:rPr>
        <w:t xml:space="preserve">tiếp </w:t>
      </w:r>
      <w:r w:rsidRPr="004A6CAB">
        <w:rPr>
          <w:sz w:val="26"/>
          <w:szCs w:val="26"/>
          <w:lang w:val="vi-VN"/>
        </w:rPr>
        <w:t xml:space="preserve">nhận, </w:t>
      </w:r>
      <w:r w:rsidRPr="004A6CAB">
        <w:rPr>
          <w:sz w:val="26"/>
          <w:szCs w:val="26"/>
        </w:rPr>
        <w:t>quản lý, hỗ trợ cai nghiện tự nguyện tại gia đình, cộng đồng đối với:</w:t>
      </w:r>
      <w:r w:rsidRPr="004A6CAB">
        <w:rPr>
          <w:sz w:val="26"/>
          <w:szCs w:val="26"/>
          <w:lang w:val="vi-VN"/>
        </w:rPr>
        <w:t xml:space="preserve"> </w:t>
      </w:r>
      <w:r w:rsidRPr="004A6CAB">
        <w:rPr>
          <w:sz w:val="26"/>
          <w:szCs w:val="26"/>
        </w:rPr>
        <w:t>Ông(bà)</w:t>
      </w:r>
      <w:r w:rsidRPr="004A6CAB">
        <w:rPr>
          <w:sz w:val="26"/>
          <w:szCs w:val="26"/>
          <w:lang w:val="vi-VN"/>
        </w:rPr>
        <w:t>: ................</w:t>
      </w:r>
      <w:r w:rsidR="00EF527C">
        <w:rPr>
          <w:sz w:val="26"/>
          <w:szCs w:val="26"/>
          <w:vertAlign w:val="superscript"/>
        </w:rPr>
        <w:t>5</w:t>
      </w:r>
      <w:r w:rsidRPr="004A6CAB">
        <w:rPr>
          <w:sz w:val="26"/>
          <w:szCs w:val="26"/>
          <w:lang w:val="vi-VN"/>
        </w:rPr>
        <w:t>....................... theo  quy định của pháp luật.</w:t>
      </w:r>
    </w:p>
    <w:p w:rsidRPr="004A6CAB" w:rsidR="00DF4D88" w:rsidP="00DF4D88" w:rsidRDefault="00EF527C" w14:paraId="499A7EF7" w14:textId="77777777">
      <w:pPr>
        <w:spacing w:before="120" w:after="120"/>
        <w:rPr>
          <w:sz w:val="26"/>
          <w:szCs w:val="26"/>
          <w:lang w:val="vi-VN"/>
        </w:rPr>
      </w:pPr>
      <w:r>
        <w:rPr>
          <w:sz w:val="26"/>
          <w:szCs w:val="26"/>
        </w:rPr>
        <w:t>Công an …</w:t>
      </w:r>
      <w:r>
        <w:rPr>
          <w:sz w:val="26"/>
          <w:szCs w:val="26"/>
          <w:vertAlign w:val="superscript"/>
        </w:rPr>
        <w:t>2</w:t>
      </w:r>
      <w:r>
        <w:rPr>
          <w:sz w:val="26"/>
          <w:szCs w:val="26"/>
        </w:rPr>
        <w:t>…</w:t>
      </w:r>
      <w:proofErr w:type="gramStart"/>
      <w:r>
        <w:rPr>
          <w:sz w:val="26"/>
          <w:szCs w:val="26"/>
        </w:rPr>
        <w:t>….xin</w:t>
      </w:r>
      <w:proofErr w:type="gramEnd"/>
      <w:r>
        <w:rPr>
          <w:sz w:val="26"/>
          <w:szCs w:val="26"/>
        </w:rPr>
        <w:t xml:space="preserve"> thông báo để các đồng chí biết</w:t>
      </w:r>
      <w:r w:rsidRPr="004A6CAB" w:rsidR="00DF4D88">
        <w:rPr>
          <w:sz w:val="26"/>
          <w:szCs w:val="26"/>
          <w:lang w:val="vi-VN"/>
        </w:rPr>
        <w:t>./.</w:t>
      </w:r>
    </w:p>
    <w:p w:rsidRPr="004A6CAB" w:rsidR="00DF4D88" w:rsidP="00DF4D88" w:rsidRDefault="00DF4D88" w14:paraId="4705AC09" w14:textId="77777777">
      <w:pPr>
        <w:spacing w:before="120" w:after="120"/>
        <w:rPr>
          <w:sz w:val="26"/>
          <w:szCs w:val="26"/>
          <w:lang w:val="vi-VN"/>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50"/>
        <w:gridCol w:w="4822"/>
      </w:tblGrid>
      <w:tr w:rsidRPr="004A6CAB" w:rsidR="00DF4D88" w:rsidTr="00AC5C24" w14:paraId="76132398" w14:textId="77777777">
        <w:trPr>
          <w:tblCellSpacing w:w="0" w:type="dxa"/>
          <w:jc w:val="center"/>
        </w:trPr>
        <w:tc>
          <w:tcPr>
            <w:tcW w:w="4428" w:type="dxa"/>
            <w:shd w:val="clear" w:color="auto" w:fill="FFFFFF"/>
            <w:tcMar>
              <w:top w:w="0" w:type="dxa"/>
              <w:left w:w="108" w:type="dxa"/>
              <w:bottom w:w="0" w:type="dxa"/>
              <w:right w:w="108" w:type="dxa"/>
            </w:tcMar>
            <w:hideMark/>
          </w:tcPr>
          <w:p w:rsidRPr="004A6CAB" w:rsidR="00DF4D88" w:rsidP="00AC5C24" w:rsidRDefault="00DF4D88" w14:paraId="3FA5BB19" w14:textId="77777777">
            <w:pPr>
              <w:ind w:firstLine="0"/>
              <w:jc w:val="left"/>
              <w:rPr>
                <w:sz w:val="22"/>
                <w:szCs w:val="22"/>
              </w:rPr>
            </w:pPr>
            <w:r w:rsidRPr="004A6CAB">
              <w:t> </w:t>
            </w:r>
            <w:r w:rsidRPr="004A6CAB">
              <w:rPr>
                <w:b/>
                <w:bCs/>
                <w:i/>
                <w:iCs/>
              </w:rPr>
              <w:t>Nơi nhận:</w:t>
            </w:r>
            <w:r w:rsidRPr="004A6CAB">
              <w:rPr>
                <w:b/>
                <w:bCs/>
                <w:i/>
                <w:iCs/>
                <w:sz w:val="26"/>
                <w:szCs w:val="26"/>
              </w:rPr>
              <w:br/>
            </w:r>
            <w:r w:rsidRPr="004A6CAB">
              <w:rPr>
                <w:sz w:val="22"/>
                <w:szCs w:val="22"/>
              </w:rPr>
              <w:t xml:space="preserve">- Như </w:t>
            </w:r>
            <w:r w:rsidRPr="004A6CAB">
              <w:rPr>
                <w:sz w:val="22"/>
                <w:szCs w:val="22"/>
                <w:lang w:val="vi-VN"/>
              </w:rPr>
              <w:t>trên</w:t>
            </w:r>
            <w:r w:rsidRPr="004A6CAB">
              <w:rPr>
                <w:sz w:val="22"/>
                <w:szCs w:val="22"/>
              </w:rPr>
              <w:t>;</w:t>
            </w:r>
          </w:p>
          <w:p w:rsidRPr="004A6CAB" w:rsidR="00DF4D88" w:rsidP="00AC5C24" w:rsidRDefault="00DF4D88" w14:paraId="54078227" w14:textId="77777777">
            <w:pPr>
              <w:ind w:firstLine="0"/>
              <w:jc w:val="left"/>
              <w:rPr>
                <w:sz w:val="26"/>
                <w:szCs w:val="26"/>
              </w:rPr>
            </w:pPr>
            <w:r w:rsidRPr="004A6CAB">
              <w:rPr>
                <w:sz w:val="22"/>
                <w:szCs w:val="22"/>
                <w:lang w:val="vi-VN"/>
              </w:rPr>
              <w:t>- Ông, bà.....</w:t>
            </w:r>
            <w:r w:rsidR="00EF527C">
              <w:rPr>
                <w:sz w:val="22"/>
                <w:szCs w:val="22"/>
                <w:vertAlign w:val="superscript"/>
              </w:rPr>
              <w:t>5</w:t>
            </w:r>
            <w:r w:rsidRPr="004A6CAB">
              <w:rPr>
                <w:sz w:val="22"/>
                <w:szCs w:val="22"/>
                <w:lang w:val="vi-VN"/>
              </w:rPr>
              <w:t>...........</w:t>
            </w:r>
            <w:r w:rsidRPr="004A6CAB">
              <w:rPr>
                <w:sz w:val="22"/>
                <w:szCs w:val="22"/>
              </w:rPr>
              <w:br/>
            </w:r>
            <w:r w:rsidRPr="004A6CAB">
              <w:rPr>
                <w:sz w:val="22"/>
                <w:szCs w:val="22"/>
              </w:rPr>
              <w:t xml:space="preserve">- </w:t>
            </w:r>
            <w:r w:rsidRPr="004A6CAB">
              <w:rPr>
                <w:sz w:val="22"/>
                <w:szCs w:val="22"/>
                <w:lang w:val="vi-VN"/>
              </w:rPr>
              <w:t>Lưu................</w:t>
            </w:r>
            <w:r w:rsidRPr="004A6CAB">
              <w:rPr>
                <w:sz w:val="22"/>
                <w:szCs w:val="22"/>
              </w:rPr>
              <w:t>.</w:t>
            </w:r>
          </w:p>
        </w:tc>
        <w:tc>
          <w:tcPr>
            <w:tcW w:w="5046" w:type="dxa"/>
            <w:shd w:val="clear" w:color="auto" w:fill="FFFFFF"/>
            <w:tcMar>
              <w:top w:w="0" w:type="dxa"/>
              <w:left w:w="108" w:type="dxa"/>
              <w:bottom w:w="0" w:type="dxa"/>
              <w:right w:w="108" w:type="dxa"/>
            </w:tcMar>
            <w:hideMark/>
          </w:tcPr>
          <w:p w:rsidRPr="00DF4D88" w:rsidR="00DF4D88" w:rsidP="00AC5C24" w:rsidRDefault="00DF4D88" w14:paraId="3F18E45D" w14:textId="77777777">
            <w:pPr>
              <w:ind w:firstLine="0"/>
              <w:jc w:val="center"/>
              <w:rPr>
                <w:b/>
                <w:iCs/>
                <w:sz w:val="26"/>
                <w:szCs w:val="26"/>
              </w:rPr>
            </w:pPr>
            <w:r>
              <w:rPr>
                <w:b/>
                <w:iCs/>
                <w:sz w:val="26"/>
                <w:szCs w:val="26"/>
              </w:rPr>
              <w:t>TRƯỞNG CÔNG AN</w:t>
            </w:r>
          </w:p>
          <w:p w:rsidRPr="004A6CAB" w:rsidR="00DF4D88" w:rsidP="00AC5C24" w:rsidRDefault="00DF4D88" w14:paraId="38FDA797" w14:textId="77777777">
            <w:pPr>
              <w:ind w:firstLine="0"/>
              <w:jc w:val="center"/>
              <w:rPr>
                <w:sz w:val="26"/>
                <w:szCs w:val="26"/>
              </w:rPr>
            </w:pPr>
            <w:r w:rsidRPr="000B5CA6">
              <w:rPr>
                <w:i/>
                <w:iCs/>
                <w:sz w:val="26"/>
                <w:szCs w:val="26"/>
              </w:rPr>
              <w:t>(Ký và ghi rõ họ tên, đóng dấu)</w:t>
            </w:r>
          </w:p>
        </w:tc>
      </w:tr>
    </w:tbl>
    <w:p w:rsidR="002F7802" w:rsidP="002F7802" w:rsidRDefault="002F7802" w14:paraId="574972F5" w14:textId="77777777">
      <w:pPr>
        <w:spacing w:before="120" w:after="120"/>
        <w:ind w:firstLine="0"/>
        <w:jc w:val="left"/>
        <w:rPr>
          <w:b/>
          <w:sz w:val="26"/>
        </w:rPr>
      </w:pPr>
    </w:p>
    <w:p w:rsidR="002F7802" w:rsidRDefault="002F7802" w14:paraId="37CBFAD8" w14:textId="77777777">
      <w:pPr>
        <w:spacing w:after="200" w:line="276" w:lineRule="auto"/>
        <w:ind w:firstLine="0"/>
        <w:jc w:val="left"/>
        <w:rPr>
          <w:b/>
          <w:sz w:val="26"/>
        </w:rPr>
      </w:pPr>
      <w:r>
        <w:rPr>
          <w:b/>
          <w:sz w:val="26"/>
        </w:rPr>
        <w:br w:type="page"/>
      </w:r>
    </w:p>
    <w:p w:rsidRPr="002F7802" w:rsidR="00474E3E" w:rsidP="00074D36" w:rsidRDefault="00474E3E" w14:paraId="27630224" w14:textId="1130C6C9">
      <w:pPr>
        <w:spacing w:before="120" w:after="120"/>
        <w:jc w:val="right"/>
        <w:rPr>
          <w:b/>
          <w:sz w:val="26"/>
        </w:rPr>
      </w:pPr>
      <w:r w:rsidRPr="00135D4B">
        <w:rPr>
          <w:b/>
          <w:color w:val="000000" w:themeColor="text1"/>
          <w:spacing w:val="-8"/>
          <w:sz w:val="25"/>
          <w:szCs w:val="25"/>
          <w:lang w:val="vi-VN"/>
        </w:rPr>
        <w:t xml:space="preserve">Mẫu số </w:t>
      </w:r>
      <w:r w:rsidRPr="00135D4B" w:rsidR="00F81F31">
        <w:rPr>
          <w:b/>
          <w:color w:val="000000" w:themeColor="text1"/>
          <w:spacing w:val="-8"/>
          <w:sz w:val="25"/>
          <w:szCs w:val="25"/>
        </w:rPr>
        <w:t>2</w:t>
      </w:r>
      <w:r w:rsidR="00DF4D88">
        <w:rPr>
          <w:b/>
          <w:color w:val="000000" w:themeColor="text1"/>
          <w:spacing w:val="-8"/>
          <w:sz w:val="25"/>
          <w:szCs w:val="25"/>
        </w:rPr>
        <w:t>7</w:t>
      </w:r>
    </w:p>
    <w:p w:rsidRPr="00135D4B" w:rsidR="00474E3E" w:rsidP="00474E3E" w:rsidRDefault="00474E3E" w14:paraId="1C55F878"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61"/>
        <w:gridCol w:w="5508"/>
      </w:tblGrid>
      <w:tr w:rsidRPr="00135D4B" w:rsidR="00135D4B" w:rsidTr="00B3741E" w14:paraId="7E11C644" w14:textId="77777777">
        <w:tc>
          <w:tcPr>
            <w:tcW w:w="3561" w:type="dxa"/>
            <w:tcBorders>
              <w:top w:val="nil"/>
              <w:left w:val="nil"/>
              <w:bottom w:val="nil"/>
              <w:right w:val="nil"/>
              <w:tl2br w:val="nil"/>
              <w:tr2bl w:val="nil"/>
            </w:tcBorders>
            <w:tcMar>
              <w:top w:w="0" w:type="dxa"/>
              <w:left w:w="108" w:type="dxa"/>
              <w:bottom w:w="0" w:type="dxa"/>
              <w:right w:w="108" w:type="dxa"/>
            </w:tcMar>
          </w:tcPr>
          <w:p w:rsidRPr="00135D4B" w:rsidR="009C501B" w:rsidP="009C501B" w:rsidRDefault="009C501B" w14:paraId="2929E1D2" w14:textId="77777777">
            <w:pPr>
              <w:ind w:firstLine="0"/>
              <w:jc w:val="center"/>
              <w:rPr>
                <w:bCs/>
                <w:color w:val="000000" w:themeColor="text1"/>
                <w:szCs w:val="28"/>
              </w:rPr>
            </w:pPr>
            <w:r w:rsidRPr="00135D4B">
              <w:rPr>
                <w:bCs/>
                <w:color w:val="000000" w:themeColor="text1"/>
                <w:szCs w:val="28"/>
              </w:rPr>
              <w:t xml:space="preserve"> </w:t>
            </w:r>
            <w:r w:rsidRPr="00135D4B">
              <w:rPr>
                <w:bCs/>
                <w:color w:val="000000" w:themeColor="text1"/>
                <w:szCs w:val="28"/>
                <w:lang w:val="vi-VN"/>
              </w:rPr>
              <w:t>.......</w:t>
            </w:r>
            <w:r w:rsidRPr="00135D4B">
              <w:rPr>
                <w:rStyle w:val="FootnoteReference"/>
                <w:bCs/>
                <w:color w:val="000000" w:themeColor="text1"/>
                <w:szCs w:val="28"/>
                <w:lang w:val="vi-VN"/>
              </w:rPr>
              <w:footnoteReference w:id="103"/>
            </w:r>
            <w:r w:rsidRPr="00135D4B">
              <w:rPr>
                <w:bCs/>
                <w:color w:val="000000" w:themeColor="text1"/>
                <w:szCs w:val="28"/>
                <w:lang w:val="vi-VN"/>
              </w:rPr>
              <w:t>.....</w:t>
            </w:r>
          </w:p>
          <w:p w:rsidRPr="00135D4B" w:rsidR="009C501B" w:rsidP="009C501B" w:rsidRDefault="009C501B" w14:paraId="46C9010B" w14:textId="77777777">
            <w:pPr>
              <w:ind w:firstLine="0"/>
              <w:jc w:val="center"/>
              <w:rPr>
                <w:color w:val="000000" w:themeColor="text1"/>
                <w:szCs w:val="28"/>
                <w:lang w:val="vi-VN"/>
              </w:rPr>
            </w:pPr>
            <w:r w:rsidRPr="00135D4B">
              <w:rPr>
                <w:color w:val="000000" w:themeColor="text1"/>
                <w:szCs w:val="28"/>
                <w:lang w:val="vi-VN"/>
              </w:rPr>
              <w:t>............</w:t>
            </w:r>
            <w:r w:rsidRPr="00135D4B">
              <w:rPr>
                <w:rStyle w:val="FootnoteReference"/>
                <w:color w:val="000000" w:themeColor="text1"/>
                <w:szCs w:val="28"/>
                <w:lang w:val="vi-VN"/>
              </w:rPr>
              <w:footnoteReference w:id="104"/>
            </w:r>
            <w:r w:rsidRPr="00135D4B">
              <w:rPr>
                <w:color w:val="000000" w:themeColor="text1"/>
                <w:szCs w:val="28"/>
                <w:lang w:val="vi-VN"/>
              </w:rPr>
              <w:t>...................</w:t>
            </w:r>
          </w:p>
          <w:p w:rsidRPr="00135D4B" w:rsidR="00474E3E" w:rsidP="00551467" w:rsidRDefault="00551467" w14:paraId="2839CEFA" w14:textId="77777777">
            <w:pPr>
              <w:ind w:firstLine="0"/>
              <w:jc w:val="center"/>
              <w:rPr>
                <w:color w:val="000000" w:themeColor="text1"/>
                <w:szCs w:val="28"/>
                <w:vertAlign w:val="superscript"/>
              </w:rPr>
            </w:pPr>
            <w:r w:rsidRPr="00135D4B">
              <w:rPr>
                <w:color w:val="000000" w:themeColor="text1"/>
                <w:szCs w:val="28"/>
                <w:vertAlign w:val="superscript"/>
              </w:rPr>
              <w:t>______________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551467" w:rsidP="00B3741E" w:rsidRDefault="00474E3E" w14:paraId="4CC60757" w14:textId="77777777">
            <w:pPr>
              <w:ind w:firstLine="0"/>
              <w:jc w:val="center"/>
              <w:rPr>
                <w:b/>
                <w:bCs/>
                <w:color w:val="000000" w:themeColor="text1"/>
                <w:szCs w:val="28"/>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135D4B" w:rsidR="00474E3E" w:rsidP="00B3741E" w:rsidRDefault="00551467" w14:paraId="6414691F" w14:textId="77777777">
            <w:pPr>
              <w:ind w:firstLine="0"/>
              <w:jc w:val="center"/>
              <w:rPr>
                <w:color w:val="000000" w:themeColor="text1"/>
                <w:szCs w:val="28"/>
              </w:rPr>
            </w:pPr>
            <w:r w:rsidRPr="00135D4B">
              <w:rPr>
                <w:b/>
                <w:bCs/>
                <w:color w:val="000000" w:themeColor="text1"/>
                <w:szCs w:val="28"/>
                <w:vertAlign w:val="superscript"/>
              </w:rPr>
              <w:t>__________________________________________</w:t>
            </w:r>
          </w:p>
        </w:tc>
      </w:tr>
      <w:tr w:rsidRPr="00135D4B" w:rsidR="00135D4B" w:rsidTr="00B3741E" w14:paraId="6E1C5C4F" w14:textId="77777777">
        <w:tblPrEx>
          <w:tblBorders>
            <w:top w:val="none" w:color="auto" w:sz="0" w:space="0"/>
            <w:bottom w:val="none" w:color="auto" w:sz="0" w:space="0"/>
            <w:insideH w:val="none" w:color="auto" w:sz="0" w:space="0"/>
            <w:insideV w:val="none" w:color="auto" w:sz="0" w:space="0"/>
          </w:tblBorders>
        </w:tblPrEx>
        <w:tc>
          <w:tcPr>
            <w:tcW w:w="3561" w:type="dxa"/>
            <w:tcBorders>
              <w:top w:val="nil"/>
              <w:left w:val="nil"/>
              <w:bottom w:val="nil"/>
              <w:right w:val="nil"/>
              <w:tl2br w:val="nil"/>
              <w:tr2bl w:val="nil"/>
            </w:tcBorders>
            <w:tcMar>
              <w:top w:w="0" w:type="dxa"/>
              <w:left w:w="108" w:type="dxa"/>
              <w:bottom w:w="0" w:type="dxa"/>
              <w:right w:w="108" w:type="dxa"/>
            </w:tcMar>
          </w:tcPr>
          <w:p w:rsidRPr="00135D4B" w:rsidR="00474E3E" w:rsidP="00B3741E" w:rsidRDefault="00474E3E" w14:paraId="0AF01026" w14:textId="77777777">
            <w:pPr>
              <w:ind w:firstLine="0"/>
              <w:jc w:val="center"/>
              <w:rPr>
                <w:color w:val="000000" w:themeColor="text1"/>
                <w:sz w:val="28"/>
                <w:szCs w:val="28"/>
              </w:rPr>
            </w:pPr>
            <w:r w:rsidRPr="00135D4B">
              <w:rPr>
                <w:color w:val="000000" w:themeColor="text1"/>
                <w:sz w:val="26"/>
                <w:szCs w:val="28"/>
                <w:lang w:val="vi-VN"/>
              </w:rPr>
              <w:t>Số:       /GXN</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474E3E" w:rsidP="00B3741E" w:rsidRDefault="00474E3E" w14:paraId="36A83595" w14:textId="77777777">
            <w:pPr>
              <w:ind w:firstLine="0"/>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105"/>
            </w:r>
            <w:r w:rsidRPr="00135D4B">
              <w:rPr>
                <w:i/>
                <w:color w:val="000000" w:themeColor="text1"/>
                <w:sz w:val="28"/>
                <w:szCs w:val="28"/>
              </w:rPr>
              <w:t>......, ngày .... tháng ... năm ……</w:t>
            </w:r>
          </w:p>
        </w:tc>
      </w:tr>
    </w:tbl>
    <w:p w:rsidRPr="00135D4B" w:rsidR="00474E3E" w:rsidP="00474E3E" w:rsidRDefault="00474E3E" w14:paraId="510E31F8" w14:textId="77777777">
      <w:pPr>
        <w:pStyle w:val="Heading2"/>
        <w:spacing w:before="240" w:after="120"/>
        <w:ind w:firstLine="0"/>
        <w:jc w:val="center"/>
        <w:rPr>
          <w:rFonts w:ascii="Times New Roman" w:hAnsi="Times New Roman"/>
          <w:color w:val="000000" w:themeColor="text1"/>
          <w:lang w:val="vi-VN"/>
        </w:rPr>
      </w:pPr>
      <w:r w:rsidRPr="00135D4B">
        <w:rPr>
          <w:rFonts w:ascii="Times New Roman" w:hAnsi="Times New Roman"/>
          <w:color w:val="000000" w:themeColor="text1"/>
        </w:rPr>
        <w:t>GIẤY XÁC NHẬN</w:t>
      </w:r>
      <w:r w:rsidRPr="00135D4B">
        <w:rPr>
          <w:rFonts w:ascii="Times New Roman" w:hAnsi="Times New Roman"/>
          <w:color w:val="000000" w:themeColor="text1"/>
          <w:lang w:val="vi-VN"/>
        </w:rPr>
        <w:t xml:space="preserve"> </w:t>
      </w:r>
      <w:r w:rsidRPr="00135D4B">
        <w:rPr>
          <w:rFonts w:ascii="Times New Roman" w:hAnsi="Times New Roman"/>
          <w:color w:val="000000" w:themeColor="text1"/>
          <w:lang w:val="vi-VN"/>
        </w:rPr>
        <w:br/>
      </w:r>
      <w:r w:rsidRPr="00135D4B">
        <w:rPr>
          <w:rFonts w:ascii="Times New Roman" w:hAnsi="Times New Roman"/>
          <w:color w:val="000000" w:themeColor="text1"/>
          <w:lang w:val="vi-VN"/>
        </w:rPr>
        <w:t xml:space="preserve">Hoàn thành </w:t>
      </w:r>
      <w:r w:rsidRPr="00135D4B" w:rsidR="008F344F">
        <w:rPr>
          <w:rFonts w:ascii="Times New Roman" w:hAnsi="Times New Roman"/>
          <w:color w:val="000000" w:themeColor="text1"/>
        </w:rPr>
        <w:t xml:space="preserve">dịch vụ </w:t>
      </w:r>
      <w:r w:rsidRPr="00135D4B">
        <w:rPr>
          <w:rFonts w:ascii="Times New Roman" w:hAnsi="Times New Roman"/>
          <w:color w:val="000000" w:themeColor="text1"/>
          <w:lang w:val="vi-VN"/>
        </w:rPr>
        <w:t>cai nghiện ma túy tự nguyện tại gia đình, cộng đồng</w:t>
      </w:r>
    </w:p>
    <w:p w:rsidRPr="00135D4B" w:rsidR="00474E3E" w:rsidP="00551467" w:rsidRDefault="00551467" w14:paraId="289FC6E5" w14:textId="77777777">
      <w:pPr>
        <w:pStyle w:val="BodyTextIndent3"/>
        <w:spacing w:before="120"/>
        <w:ind w:left="0" w:firstLine="0"/>
        <w:jc w:val="center"/>
        <w:rPr>
          <w:i/>
          <w:color w:val="000000" w:themeColor="text1"/>
          <w:sz w:val="26"/>
          <w:szCs w:val="26"/>
          <w:vertAlign w:val="superscript"/>
          <w:lang w:val="vi-VN"/>
        </w:rPr>
      </w:pPr>
      <w:r w:rsidRPr="00135D4B">
        <w:rPr>
          <w:i/>
          <w:color w:val="000000" w:themeColor="text1"/>
          <w:sz w:val="26"/>
          <w:szCs w:val="26"/>
          <w:vertAlign w:val="superscript"/>
          <w:lang w:val="vi-VN"/>
        </w:rPr>
        <w:t>_________________</w:t>
      </w:r>
    </w:p>
    <w:p w:rsidRPr="00135D4B" w:rsidR="00474E3E" w:rsidP="00297864" w:rsidRDefault="00297864" w14:paraId="149E03D4"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sidR="00474E3E">
        <w:rPr>
          <w:i/>
          <w:color w:val="000000" w:themeColor="text1"/>
          <w:sz w:val="26"/>
          <w:szCs w:val="26"/>
          <w:lang w:val="vi-VN"/>
        </w:rPr>
        <w:t>;</w:t>
      </w:r>
    </w:p>
    <w:p w:rsidRPr="00135D4B" w:rsidR="00474E3E" w:rsidP="00474E3E" w:rsidRDefault="00474E3E" w14:paraId="0D059E2E" w14:textId="77777777">
      <w:pPr>
        <w:pStyle w:val="BodyTextIndent3"/>
        <w:spacing w:before="120"/>
        <w:ind w:left="0" w:firstLine="709"/>
        <w:rPr>
          <w:i/>
          <w:color w:val="000000" w:themeColor="text1"/>
          <w:sz w:val="26"/>
          <w:szCs w:val="26"/>
          <w:lang w:val="vi-VN"/>
        </w:rPr>
      </w:pPr>
      <w:r w:rsidRPr="00135D4B">
        <w:rPr>
          <w:i/>
          <w:color w:val="000000" w:themeColor="text1"/>
          <w:sz w:val="26"/>
          <w:szCs w:val="26"/>
          <w:lang w:val="vi-VN"/>
        </w:rPr>
        <w:t>Căn cứ Quyết định số: .........../QĐ-</w:t>
      </w:r>
      <w:r w:rsidRPr="00135D4B" w:rsidR="00297864">
        <w:rPr>
          <w:i/>
          <w:color w:val="000000" w:themeColor="text1"/>
          <w:sz w:val="26"/>
          <w:szCs w:val="26"/>
        </w:rPr>
        <w:t>CA</w:t>
      </w:r>
      <w:r w:rsidRPr="00135D4B">
        <w:rPr>
          <w:i/>
          <w:color w:val="000000" w:themeColor="text1"/>
          <w:sz w:val="26"/>
          <w:szCs w:val="26"/>
          <w:lang w:val="vi-VN"/>
        </w:rPr>
        <w:t xml:space="preserve"> ngày ..... tháng..... năm ...... của </w:t>
      </w:r>
      <w:r w:rsidRPr="00135D4B" w:rsidR="00297864">
        <w:rPr>
          <w:i/>
          <w:color w:val="000000" w:themeColor="text1"/>
          <w:sz w:val="26"/>
          <w:szCs w:val="26"/>
        </w:rPr>
        <w:t>Trưởng Công an</w:t>
      </w:r>
      <w:r w:rsidRPr="00135D4B">
        <w:rPr>
          <w:i/>
          <w:color w:val="000000" w:themeColor="text1"/>
          <w:sz w:val="26"/>
          <w:szCs w:val="26"/>
          <w:lang w:val="vi-VN"/>
        </w:rPr>
        <w:t>......................... về việc cai nghiện ma túy tự nguyện tại gia đình, cộng đồng;</w:t>
      </w:r>
    </w:p>
    <w:p w:rsidRPr="00135D4B" w:rsidR="00474E3E" w:rsidP="00474E3E" w:rsidRDefault="00474E3E" w14:paraId="2B920D19" w14:textId="77777777">
      <w:pPr>
        <w:pStyle w:val="BodyTextIndent3"/>
        <w:spacing w:before="120"/>
        <w:ind w:left="0" w:firstLine="709"/>
        <w:rPr>
          <w:i/>
          <w:color w:val="000000" w:themeColor="text1"/>
          <w:sz w:val="26"/>
          <w:szCs w:val="26"/>
          <w:lang w:val="vi-VN"/>
        </w:rPr>
      </w:pPr>
      <w:r w:rsidRPr="00135D4B">
        <w:rPr>
          <w:i/>
          <w:color w:val="000000" w:themeColor="text1"/>
          <w:sz w:val="26"/>
          <w:szCs w:val="26"/>
          <w:lang w:val="vi-VN"/>
        </w:rPr>
        <w:t xml:space="preserve">Căn cứ kết quả </w:t>
      </w:r>
      <w:r w:rsidRPr="00135D4B" w:rsidR="008F344F">
        <w:rPr>
          <w:i/>
          <w:color w:val="000000" w:themeColor="text1"/>
          <w:sz w:val="26"/>
          <w:szCs w:val="26"/>
        </w:rPr>
        <w:t>sử dụng d</w:t>
      </w:r>
      <w:r w:rsidR="00FE4E25">
        <w:rPr>
          <w:i/>
          <w:color w:val="000000" w:themeColor="text1"/>
          <w:sz w:val="26"/>
          <w:szCs w:val="26"/>
        </w:rPr>
        <w:t xml:space="preserve">ịch vụ </w:t>
      </w:r>
      <w:r w:rsidRPr="00135D4B">
        <w:rPr>
          <w:i/>
          <w:color w:val="000000" w:themeColor="text1"/>
          <w:sz w:val="26"/>
          <w:szCs w:val="26"/>
          <w:lang w:val="vi-VN"/>
        </w:rPr>
        <w:t xml:space="preserve">cai nghiện </w:t>
      </w:r>
      <w:r w:rsidR="00FE4E25">
        <w:rPr>
          <w:i/>
          <w:color w:val="000000" w:themeColor="text1"/>
          <w:sz w:val="26"/>
          <w:szCs w:val="26"/>
        </w:rPr>
        <w:t xml:space="preserve">ma túy </w:t>
      </w:r>
      <w:r w:rsidRPr="00135D4B">
        <w:rPr>
          <w:i/>
          <w:color w:val="000000" w:themeColor="text1"/>
          <w:sz w:val="26"/>
          <w:szCs w:val="26"/>
          <w:lang w:val="vi-VN"/>
        </w:rPr>
        <w:t>tự nguyện của ông (bà):....................</w:t>
      </w:r>
      <w:r w:rsidRPr="00135D4B">
        <w:rPr>
          <w:rStyle w:val="FootnoteReference"/>
          <w:i/>
          <w:color w:val="000000" w:themeColor="text1"/>
          <w:sz w:val="26"/>
          <w:szCs w:val="26"/>
          <w:lang w:val="vi-VN"/>
        </w:rPr>
        <w:t xml:space="preserve"> </w:t>
      </w:r>
      <w:r w:rsidRPr="00135D4B">
        <w:rPr>
          <w:rStyle w:val="FootnoteReference"/>
          <w:i/>
          <w:color w:val="000000" w:themeColor="text1"/>
          <w:sz w:val="26"/>
          <w:szCs w:val="26"/>
          <w:lang w:val="vi-VN"/>
        </w:rPr>
        <w:footnoteReference w:id="106"/>
      </w:r>
      <w:r w:rsidRPr="00135D4B">
        <w:rPr>
          <w:i/>
          <w:color w:val="000000" w:themeColor="text1"/>
          <w:sz w:val="26"/>
          <w:szCs w:val="26"/>
          <w:lang w:val="vi-VN"/>
        </w:rPr>
        <w:t>...........................</w:t>
      </w:r>
    </w:p>
    <w:p w:rsidRPr="00135D4B" w:rsidR="00474E3E" w:rsidP="00474E3E" w:rsidRDefault="00474E3E" w14:paraId="1D0D4F60" w14:textId="77777777">
      <w:pPr>
        <w:pStyle w:val="Heading2"/>
        <w:spacing w:before="240" w:after="120"/>
        <w:ind w:firstLine="0"/>
        <w:jc w:val="center"/>
        <w:rPr>
          <w:rFonts w:ascii="Times New Roman" w:hAnsi="Times New Roman"/>
          <w:color w:val="000000" w:themeColor="text1"/>
          <w:lang w:val="vi-VN"/>
        </w:rPr>
      </w:pPr>
      <w:r w:rsidRPr="00135D4B">
        <w:rPr>
          <w:rFonts w:ascii="Times New Roman" w:hAnsi="Times New Roman"/>
          <w:color w:val="000000" w:themeColor="text1"/>
          <w:lang w:val="vi-VN"/>
        </w:rPr>
        <w:t>XÁC NHẬN:</w:t>
      </w:r>
    </w:p>
    <w:p w:rsidRPr="00135D4B" w:rsidR="00474E3E" w:rsidP="00474E3E" w:rsidRDefault="00474E3E" w14:paraId="22AAE0CE" w14:textId="77777777">
      <w:pPr>
        <w:shd w:val="clear" w:color="auto" w:fill="FFFFFF"/>
        <w:spacing w:before="120" w:after="120"/>
        <w:jc w:val="left"/>
        <w:rPr>
          <w:color w:val="000000" w:themeColor="text1"/>
          <w:sz w:val="26"/>
          <w:szCs w:val="26"/>
          <w:lang w:val="vi-VN"/>
        </w:rPr>
      </w:pPr>
      <w:r w:rsidRPr="00135D4B">
        <w:rPr>
          <w:b/>
          <w:color w:val="000000" w:themeColor="text1"/>
          <w:sz w:val="26"/>
          <w:szCs w:val="26"/>
          <w:lang w:val="vi-VN"/>
        </w:rPr>
        <w:t>1.</w:t>
      </w:r>
      <w:r w:rsidRPr="00135D4B">
        <w:rPr>
          <w:color w:val="000000" w:themeColor="text1"/>
          <w:sz w:val="26"/>
          <w:szCs w:val="26"/>
          <w:lang w:val="vi-VN"/>
        </w:rPr>
        <w:t xml:space="preserve"> Ông (bà)</w:t>
      </w:r>
      <w:r w:rsidRPr="00135D4B">
        <w:rPr>
          <w:color w:val="000000" w:themeColor="text1"/>
          <w:sz w:val="26"/>
          <w:szCs w:val="26"/>
          <w:vertAlign w:val="superscript"/>
          <w:lang w:val="vi-VN"/>
        </w:rPr>
        <w:t xml:space="preserve"> </w:t>
      </w:r>
      <w:r w:rsidRPr="00135D4B">
        <w:rPr>
          <w:color w:val="000000" w:themeColor="text1"/>
          <w:sz w:val="26"/>
          <w:szCs w:val="26"/>
          <w:lang w:val="vi-VN"/>
        </w:rPr>
        <w:t>............................</w:t>
      </w:r>
      <w:r w:rsidRPr="00135D4B">
        <w:rPr>
          <w:color w:val="000000" w:themeColor="text1"/>
          <w:sz w:val="26"/>
          <w:szCs w:val="26"/>
          <w:vertAlign w:val="superscript"/>
          <w:lang w:val="vi-VN"/>
        </w:rPr>
        <w:t>3</w:t>
      </w:r>
      <w:r w:rsidRPr="00135D4B">
        <w:rPr>
          <w:color w:val="000000" w:themeColor="text1"/>
          <w:sz w:val="26"/>
          <w:szCs w:val="26"/>
          <w:lang w:val="vi-VN"/>
        </w:rPr>
        <w:t>................................ ..; Giới tính..........................</w:t>
      </w:r>
    </w:p>
    <w:p w:rsidRPr="00135D4B" w:rsidR="00474E3E" w:rsidP="00474E3E" w:rsidRDefault="00474E3E" w14:paraId="107F0AE4" w14:textId="77777777">
      <w:pPr>
        <w:shd w:val="clear" w:color="auto" w:fill="FFFFFF"/>
        <w:spacing w:before="120" w:after="120"/>
        <w:jc w:val="left"/>
        <w:rPr>
          <w:color w:val="000000" w:themeColor="text1"/>
          <w:sz w:val="26"/>
          <w:szCs w:val="26"/>
          <w:lang w:val="vi-VN"/>
        </w:rPr>
      </w:pPr>
      <w:r w:rsidRPr="00135D4B">
        <w:rPr>
          <w:color w:val="000000" w:themeColor="text1"/>
          <w:sz w:val="26"/>
          <w:szCs w:val="26"/>
          <w:lang w:val="vi-VN"/>
        </w:rPr>
        <w:t>Ngày, tháng, năm sinh:…………………..……………………………………...</w:t>
      </w:r>
    </w:p>
    <w:p w:rsidRPr="00135D4B" w:rsidR="00474E3E" w:rsidP="00474E3E" w:rsidRDefault="00474E3E" w14:paraId="74D18E50" w14:textId="77777777">
      <w:pPr>
        <w:shd w:val="clear" w:color="auto" w:fill="FFFFFF"/>
        <w:spacing w:before="120" w:after="120"/>
        <w:jc w:val="left"/>
        <w:rPr>
          <w:color w:val="000000" w:themeColor="text1"/>
          <w:sz w:val="26"/>
          <w:szCs w:val="26"/>
          <w:lang w:val="vi-VN"/>
        </w:rPr>
      </w:pPr>
      <w:r w:rsidRPr="00135D4B">
        <w:rPr>
          <w:color w:val="000000" w:themeColor="text1"/>
          <w:sz w:val="26"/>
          <w:szCs w:val="26"/>
          <w:lang w:val="vi-VN"/>
        </w:rPr>
        <w:t xml:space="preserve">Số </w:t>
      </w:r>
      <w:r w:rsidR="006E38B7">
        <w:rPr>
          <w:color w:val="000000" w:themeColor="text1"/>
          <w:sz w:val="26"/>
          <w:szCs w:val="26"/>
        </w:rPr>
        <w:t>CC/</w:t>
      </w:r>
      <w:r w:rsidRPr="00135D4B">
        <w:rPr>
          <w:color w:val="000000" w:themeColor="text1"/>
          <w:sz w:val="26"/>
          <w:szCs w:val="26"/>
          <w:lang w:val="vi-VN"/>
        </w:rPr>
        <w:t>CCCD/CMND/H</w:t>
      </w:r>
      <w:r w:rsidR="006E38B7">
        <w:rPr>
          <w:color w:val="000000" w:themeColor="text1"/>
          <w:sz w:val="26"/>
          <w:szCs w:val="26"/>
        </w:rPr>
        <w:t>C</w:t>
      </w:r>
      <w:r w:rsidRPr="00135D4B">
        <w:rPr>
          <w:color w:val="000000" w:themeColor="text1"/>
          <w:sz w:val="26"/>
          <w:szCs w:val="26"/>
          <w:lang w:val="vi-VN"/>
        </w:rPr>
        <w:t>: ................................. ngày cấp: ............................ nơi cấp: ...........................................................................................................................</w:t>
      </w:r>
    </w:p>
    <w:p w:rsidRPr="00135D4B" w:rsidR="00474E3E" w:rsidP="00474E3E" w:rsidRDefault="00474E3E" w14:paraId="264D89D3" w14:textId="77777777">
      <w:pPr>
        <w:shd w:val="clear" w:color="auto" w:fill="FFFFFF"/>
        <w:spacing w:before="120" w:after="120"/>
        <w:jc w:val="left"/>
        <w:rPr>
          <w:color w:val="000000" w:themeColor="text1"/>
          <w:sz w:val="26"/>
          <w:szCs w:val="26"/>
          <w:lang w:val="vi-VN"/>
        </w:rPr>
      </w:pPr>
      <w:r w:rsidRPr="00135D4B">
        <w:rPr>
          <w:color w:val="000000" w:themeColor="text1"/>
          <w:sz w:val="26"/>
          <w:szCs w:val="26"/>
          <w:lang w:val="vi-VN"/>
        </w:rPr>
        <w:t>Nơi cư trú:……………………………………………………………………......</w:t>
      </w:r>
    </w:p>
    <w:p w:rsidRPr="00135D4B" w:rsidR="00474E3E" w:rsidP="00474E3E" w:rsidRDefault="00474E3E" w14:paraId="07AD39C0" w14:textId="77777777">
      <w:pPr>
        <w:pStyle w:val="BodyTextIndent3"/>
        <w:spacing w:before="120"/>
        <w:ind w:left="0" w:firstLine="709"/>
        <w:rPr>
          <w:b/>
          <w:color w:val="000000" w:themeColor="text1"/>
          <w:sz w:val="26"/>
          <w:szCs w:val="26"/>
          <w:lang w:val="vi-VN"/>
        </w:rPr>
      </w:pPr>
      <w:r w:rsidRPr="00135D4B">
        <w:rPr>
          <w:b/>
          <w:color w:val="000000" w:themeColor="text1"/>
          <w:sz w:val="26"/>
          <w:szCs w:val="26"/>
          <w:lang w:val="vi-VN"/>
        </w:rPr>
        <w:t>2.</w:t>
      </w:r>
      <w:r w:rsidRPr="00135D4B">
        <w:rPr>
          <w:color w:val="000000" w:themeColor="text1"/>
          <w:sz w:val="26"/>
          <w:szCs w:val="26"/>
          <w:lang w:val="vi-VN"/>
        </w:rPr>
        <w:t xml:space="preserve"> Xác nhận:</w:t>
      </w:r>
      <w:r w:rsidRPr="00135D4B">
        <w:rPr>
          <w:b/>
          <w:color w:val="000000" w:themeColor="text1"/>
          <w:sz w:val="26"/>
          <w:szCs w:val="26"/>
          <w:lang w:val="vi-VN"/>
        </w:rPr>
        <w:t xml:space="preserve"> Hoàn thành </w:t>
      </w:r>
      <w:r w:rsidRPr="00135D4B" w:rsidR="008F344F">
        <w:rPr>
          <w:b/>
          <w:color w:val="000000" w:themeColor="text1"/>
          <w:sz w:val="26"/>
          <w:szCs w:val="26"/>
        </w:rPr>
        <w:t>dịch vụ ………………………</w:t>
      </w:r>
      <w:r w:rsidRPr="00135D4B" w:rsidR="001A4244">
        <w:rPr>
          <w:b/>
          <w:color w:val="000000" w:themeColor="text1"/>
          <w:sz w:val="26"/>
          <w:szCs w:val="26"/>
          <w:vertAlign w:val="superscript"/>
        </w:rPr>
        <w:t>6</w:t>
      </w:r>
      <w:r w:rsidRPr="00135D4B" w:rsidR="008F344F">
        <w:rPr>
          <w:b/>
          <w:color w:val="000000" w:themeColor="text1"/>
          <w:sz w:val="26"/>
          <w:szCs w:val="26"/>
        </w:rPr>
        <w:t>…………………..</w:t>
      </w:r>
      <w:r w:rsidRPr="00135D4B">
        <w:rPr>
          <w:b/>
          <w:color w:val="000000" w:themeColor="text1"/>
          <w:sz w:val="26"/>
          <w:szCs w:val="26"/>
          <w:lang w:val="vi-VN"/>
        </w:rPr>
        <w:t xml:space="preserve">cai nghiện ma túy tự nguyện tại gia đình, cộng đồng. </w:t>
      </w:r>
    </w:p>
    <w:p w:rsidRPr="00135D4B" w:rsidR="00474E3E" w:rsidP="00474E3E" w:rsidRDefault="00474E3E" w14:paraId="1B8D22EA"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Thời gian: từ ngày..... tháng...... năm........ đến ngày..... tháng...... năm........</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12"/>
        <w:gridCol w:w="4860"/>
      </w:tblGrid>
      <w:tr w:rsidRPr="00135D4B" w:rsidR="00135D4B" w:rsidTr="00B3741E" w14:paraId="35105496" w14:textId="77777777">
        <w:trPr>
          <w:tblCellSpacing w:w="0" w:type="dxa"/>
          <w:jc w:val="center"/>
        </w:trPr>
        <w:tc>
          <w:tcPr>
            <w:tcW w:w="4212" w:type="dxa"/>
            <w:shd w:val="clear" w:color="auto" w:fill="FFFFFF"/>
            <w:tcMar>
              <w:top w:w="0" w:type="dxa"/>
              <w:left w:w="108" w:type="dxa"/>
              <w:bottom w:w="0" w:type="dxa"/>
              <w:right w:w="108" w:type="dxa"/>
            </w:tcMar>
            <w:hideMark/>
          </w:tcPr>
          <w:p w:rsidRPr="00135D4B" w:rsidR="00474E3E" w:rsidP="00B3741E" w:rsidRDefault="00474E3E" w14:paraId="10812C46" w14:textId="77777777">
            <w:pPr>
              <w:ind w:firstLine="0"/>
              <w:jc w:val="left"/>
              <w:rPr>
                <w:color w:val="000000" w:themeColor="text1"/>
                <w:sz w:val="22"/>
                <w:szCs w:val="22"/>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szCs w:val="22"/>
                <w:lang w:val="vi-VN"/>
              </w:rPr>
              <w:t>- Người cai nghiện tự nguyện;</w:t>
            </w:r>
          </w:p>
          <w:p w:rsidRPr="00135D4B" w:rsidR="00474E3E" w:rsidP="00B3741E" w:rsidRDefault="00474E3E" w14:paraId="468C34EC" w14:textId="77777777">
            <w:pPr>
              <w:ind w:firstLine="0"/>
              <w:jc w:val="left"/>
              <w:rPr>
                <w:color w:val="000000" w:themeColor="text1"/>
                <w:sz w:val="22"/>
                <w:szCs w:val="22"/>
                <w:lang w:val="vi-VN"/>
              </w:rPr>
            </w:pPr>
            <w:r w:rsidRPr="00135D4B">
              <w:rPr>
                <w:color w:val="000000" w:themeColor="text1"/>
                <w:sz w:val="22"/>
                <w:szCs w:val="22"/>
              </w:rPr>
              <w:t xml:space="preserve">- </w:t>
            </w:r>
            <w:r w:rsidRPr="00135D4B">
              <w:rPr>
                <w:color w:val="000000" w:themeColor="text1"/>
                <w:sz w:val="22"/>
                <w:szCs w:val="22"/>
                <w:lang w:val="vi-VN"/>
              </w:rPr>
              <w:t>........................</w:t>
            </w:r>
            <w:r w:rsidRPr="00135D4B">
              <w:rPr>
                <w:rStyle w:val="FootnoteReference"/>
                <w:color w:val="000000" w:themeColor="text1"/>
                <w:sz w:val="22"/>
                <w:szCs w:val="22"/>
                <w:lang w:val="vi-VN"/>
              </w:rPr>
              <w:footnoteReference w:id="107"/>
            </w:r>
            <w:r w:rsidRPr="00135D4B">
              <w:rPr>
                <w:color w:val="000000" w:themeColor="text1"/>
                <w:sz w:val="22"/>
                <w:szCs w:val="22"/>
                <w:lang w:val="vi-VN"/>
              </w:rPr>
              <w:t>;</w:t>
            </w:r>
          </w:p>
          <w:p w:rsidRPr="00135D4B" w:rsidR="00474E3E" w:rsidP="00B3741E" w:rsidRDefault="00474E3E" w14:paraId="0BD7241E" w14:textId="77777777">
            <w:pPr>
              <w:ind w:firstLine="0"/>
              <w:jc w:val="left"/>
              <w:rPr>
                <w:color w:val="000000" w:themeColor="text1"/>
                <w:sz w:val="26"/>
                <w:szCs w:val="26"/>
              </w:rPr>
            </w:pPr>
            <w:r w:rsidRPr="00135D4B">
              <w:rPr>
                <w:color w:val="000000" w:themeColor="text1"/>
                <w:sz w:val="22"/>
                <w:szCs w:val="22"/>
              </w:rPr>
              <w:t xml:space="preserve">- </w:t>
            </w:r>
            <w:r w:rsidRPr="00135D4B">
              <w:rPr>
                <w:color w:val="000000" w:themeColor="text1"/>
                <w:sz w:val="22"/>
                <w:szCs w:val="22"/>
                <w:lang w:val="vi-VN"/>
              </w:rPr>
              <w:t>Lưu................</w:t>
            </w:r>
            <w:r w:rsidRPr="00135D4B">
              <w:rPr>
                <w:color w:val="000000" w:themeColor="text1"/>
                <w:sz w:val="22"/>
                <w:szCs w:val="22"/>
              </w:rPr>
              <w:t>.</w:t>
            </w:r>
          </w:p>
        </w:tc>
        <w:tc>
          <w:tcPr>
            <w:tcW w:w="4860" w:type="dxa"/>
            <w:shd w:val="clear" w:color="auto" w:fill="FFFFFF"/>
            <w:tcMar>
              <w:top w:w="0" w:type="dxa"/>
              <w:left w:w="108" w:type="dxa"/>
              <w:bottom w:w="0" w:type="dxa"/>
              <w:right w:w="108" w:type="dxa"/>
            </w:tcMar>
            <w:hideMark/>
          </w:tcPr>
          <w:p w:rsidRPr="00135D4B" w:rsidR="009C501B" w:rsidP="009C501B" w:rsidRDefault="006E38B7" w14:paraId="57915954" w14:textId="77777777">
            <w:pPr>
              <w:ind w:firstLine="0"/>
              <w:jc w:val="center"/>
              <w:rPr>
                <w:b/>
                <w:iCs/>
                <w:color w:val="000000" w:themeColor="text1"/>
                <w:sz w:val="26"/>
                <w:szCs w:val="26"/>
              </w:rPr>
            </w:pPr>
            <w:r>
              <w:rPr>
                <w:b/>
                <w:iCs/>
                <w:color w:val="000000" w:themeColor="text1"/>
                <w:sz w:val="26"/>
                <w:szCs w:val="26"/>
              </w:rPr>
              <w:t>TỔ CHỨC</w:t>
            </w:r>
            <w:r w:rsidR="00645B84">
              <w:rPr>
                <w:b/>
                <w:iCs/>
                <w:color w:val="000000" w:themeColor="text1"/>
                <w:sz w:val="26"/>
                <w:szCs w:val="26"/>
              </w:rPr>
              <w:t>/</w:t>
            </w:r>
            <w:r>
              <w:rPr>
                <w:b/>
                <w:iCs/>
                <w:color w:val="000000" w:themeColor="text1"/>
                <w:sz w:val="26"/>
                <w:szCs w:val="26"/>
              </w:rPr>
              <w:t>CÁ NHÂN</w:t>
            </w:r>
          </w:p>
          <w:p w:rsidRPr="00135D4B" w:rsidR="00474E3E" w:rsidP="00B3741E" w:rsidRDefault="00474E3E" w14:paraId="7E1CE1D3" w14:textId="77777777">
            <w:pPr>
              <w:ind w:firstLine="0"/>
              <w:jc w:val="center"/>
              <w:rPr>
                <w:color w:val="000000" w:themeColor="text1"/>
                <w:sz w:val="26"/>
                <w:szCs w:val="26"/>
                <w:lang w:val="vi-VN"/>
              </w:rPr>
            </w:pPr>
            <w:r w:rsidRPr="00135D4B">
              <w:rPr>
                <w:i/>
                <w:iCs/>
                <w:color w:val="000000" w:themeColor="text1"/>
                <w:sz w:val="26"/>
                <w:szCs w:val="26"/>
                <w:lang w:val="vi-VN"/>
              </w:rPr>
              <w:t>(Ký và ghi rõ họ tên, đóng dấu)</w:t>
            </w:r>
          </w:p>
        </w:tc>
      </w:tr>
    </w:tbl>
    <w:p w:rsidRPr="00135D4B" w:rsidR="00474E3E" w:rsidP="00474E3E" w:rsidRDefault="00474E3E" w14:paraId="4E89DEED" w14:textId="77777777">
      <w:pPr>
        <w:pStyle w:val="BodyTextIndent3"/>
        <w:spacing w:after="0"/>
        <w:ind w:left="0" w:firstLine="709"/>
        <w:rPr>
          <w:color w:val="000000" w:themeColor="text1"/>
          <w:sz w:val="26"/>
          <w:szCs w:val="26"/>
          <w:lang w:val="vi-VN"/>
        </w:rPr>
      </w:pPr>
    </w:p>
    <w:p w:rsidRPr="00135D4B" w:rsidR="00474E3E" w:rsidP="00474E3E" w:rsidRDefault="00474E3E" w14:paraId="1A39FB2C" w14:textId="77777777">
      <w:pPr>
        <w:pStyle w:val="Header"/>
        <w:rPr>
          <w:color w:val="000000" w:themeColor="text1"/>
          <w:sz w:val="28"/>
          <w:szCs w:val="28"/>
          <w:lang w:val="vi-VN"/>
        </w:rPr>
      </w:pPr>
    </w:p>
    <w:p w:rsidRPr="00135D4B" w:rsidR="00474E3E" w:rsidP="00474E3E" w:rsidRDefault="00474E3E" w14:paraId="3D658EFE" w14:textId="77777777">
      <w:pPr>
        <w:spacing w:after="200" w:line="276" w:lineRule="auto"/>
        <w:ind w:firstLine="0"/>
        <w:jc w:val="left"/>
        <w:rPr>
          <w:b/>
          <w:color w:val="000000" w:themeColor="text1"/>
          <w:sz w:val="26"/>
          <w:szCs w:val="26"/>
          <w:lang w:val="vi-VN"/>
        </w:rPr>
      </w:pPr>
      <w:r w:rsidRPr="00135D4B">
        <w:rPr>
          <w:b/>
          <w:color w:val="000000" w:themeColor="text1"/>
          <w:sz w:val="26"/>
          <w:szCs w:val="26"/>
          <w:lang w:val="vi-VN"/>
        </w:rPr>
        <w:br w:type="page"/>
      </w:r>
    </w:p>
    <w:p w:rsidRPr="00135D4B" w:rsidR="00474E3E" w:rsidP="0063041B" w:rsidRDefault="00474E3E" w14:paraId="7C2B6F1A" w14:textId="205776B8">
      <w:pPr>
        <w:jc w:val="right"/>
        <w:rPr>
          <w:b/>
          <w:color w:val="000000" w:themeColor="text1"/>
          <w:sz w:val="25"/>
          <w:szCs w:val="25"/>
          <w:lang w:val="vi-VN"/>
        </w:rPr>
      </w:pPr>
      <w:r w:rsidRPr="00135D4B">
        <w:rPr>
          <w:b/>
          <w:color w:val="000000" w:themeColor="text1"/>
          <w:sz w:val="25"/>
          <w:szCs w:val="25"/>
          <w:lang w:val="vi-VN"/>
        </w:rPr>
        <w:t xml:space="preserve">Mẫu số </w:t>
      </w:r>
      <w:r w:rsidRPr="00135D4B" w:rsidR="00F81F31">
        <w:rPr>
          <w:b/>
          <w:color w:val="000000" w:themeColor="text1"/>
          <w:sz w:val="25"/>
          <w:szCs w:val="25"/>
        </w:rPr>
        <w:t>2</w:t>
      </w:r>
      <w:r w:rsidR="00DF4D88">
        <w:rPr>
          <w:b/>
          <w:color w:val="000000" w:themeColor="text1"/>
          <w:sz w:val="25"/>
          <w:szCs w:val="25"/>
        </w:rPr>
        <w:t>8</w:t>
      </w:r>
    </w:p>
    <w:p w:rsidRPr="00135D4B" w:rsidR="00474E3E" w:rsidP="00474E3E" w:rsidRDefault="00474E3E" w14:paraId="29522791"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17"/>
        <w:gridCol w:w="5491"/>
        <w:gridCol w:w="17"/>
      </w:tblGrid>
      <w:tr w:rsidRPr="00135D4B" w:rsidR="00135D4B" w:rsidTr="00B3741E" w14:paraId="630A9025" w14:textId="77777777">
        <w:trPr>
          <w:gridAfter w:val="1"/>
          <w:wAfter w:w="17" w:type="dxa"/>
        </w:trPr>
        <w:tc>
          <w:tcPr>
            <w:tcW w:w="3544" w:type="dxa"/>
            <w:tcBorders>
              <w:top w:val="nil"/>
              <w:left w:val="nil"/>
              <w:bottom w:val="nil"/>
              <w:right w:val="nil"/>
              <w:tl2br w:val="nil"/>
              <w:tr2bl w:val="nil"/>
            </w:tcBorders>
            <w:tcMar>
              <w:top w:w="0" w:type="dxa"/>
              <w:left w:w="108" w:type="dxa"/>
              <w:bottom w:w="0" w:type="dxa"/>
              <w:right w:w="108" w:type="dxa"/>
            </w:tcMar>
          </w:tcPr>
          <w:p w:rsidRPr="00135D4B" w:rsidR="00474E3E" w:rsidP="00B3741E" w:rsidRDefault="006D7FC4" w14:paraId="4FC4A78A" w14:textId="77777777">
            <w:pPr>
              <w:ind w:firstLine="0"/>
              <w:jc w:val="center"/>
              <w:rPr>
                <w:iCs/>
                <w:color w:val="000000" w:themeColor="text1"/>
                <w:szCs w:val="26"/>
                <w:lang w:val="vi-VN"/>
              </w:rPr>
            </w:pPr>
            <w:r w:rsidRPr="00135D4B">
              <w:rPr>
                <w:iCs/>
                <w:color w:val="000000" w:themeColor="text1"/>
                <w:szCs w:val="26"/>
              </w:rPr>
              <w:t>CÔNG AN</w:t>
            </w:r>
            <w:proofErr w:type="gramStart"/>
            <w:r w:rsidR="00C24903">
              <w:rPr>
                <w:iCs/>
                <w:color w:val="000000" w:themeColor="text1"/>
                <w:szCs w:val="26"/>
              </w:rPr>
              <w:t>…..</w:t>
            </w:r>
            <w:proofErr w:type="gramEnd"/>
            <w:r w:rsidRPr="00135D4B" w:rsidR="00474E3E">
              <w:rPr>
                <w:rStyle w:val="FootnoteReference"/>
                <w:iCs/>
                <w:color w:val="000000" w:themeColor="text1"/>
                <w:szCs w:val="26"/>
                <w:lang w:val="vi-VN"/>
              </w:rPr>
              <w:footnoteReference w:id="108"/>
            </w:r>
            <w:proofErr w:type="gramStart"/>
            <w:r w:rsidR="00C24903">
              <w:rPr>
                <w:iCs/>
                <w:color w:val="000000" w:themeColor="text1"/>
                <w:szCs w:val="26"/>
              </w:rPr>
              <w:t>…..</w:t>
            </w:r>
            <w:proofErr w:type="gramEnd"/>
          </w:p>
          <w:p w:rsidRPr="00135D4B" w:rsidR="00474E3E" w:rsidP="00B3741E" w:rsidRDefault="006D7FC4" w14:paraId="465C2602" w14:textId="77777777">
            <w:pPr>
              <w:ind w:firstLine="0"/>
              <w:jc w:val="center"/>
              <w:rPr>
                <w:b/>
                <w:iCs/>
                <w:color w:val="000000" w:themeColor="text1"/>
                <w:szCs w:val="26"/>
                <w:lang w:val="fr-FR"/>
              </w:rPr>
            </w:pPr>
            <w:r w:rsidRPr="00135D4B">
              <w:rPr>
                <w:b/>
                <w:iCs/>
                <w:color w:val="000000" w:themeColor="text1"/>
                <w:szCs w:val="26"/>
              </w:rPr>
              <w:t>CÔNG AN XÃ</w:t>
            </w:r>
            <w:r w:rsidRPr="00135D4B" w:rsidR="00474E3E">
              <w:rPr>
                <w:b/>
                <w:iCs/>
                <w:color w:val="000000" w:themeColor="text1"/>
                <w:szCs w:val="26"/>
                <w:lang w:val="fr-FR"/>
              </w:rPr>
              <w:t>……</w:t>
            </w:r>
            <w:r w:rsidRPr="00135D4B" w:rsidR="00474E3E">
              <w:rPr>
                <w:rStyle w:val="FootnoteReference"/>
                <w:b/>
                <w:iCs/>
                <w:color w:val="000000" w:themeColor="text1"/>
                <w:szCs w:val="26"/>
              </w:rPr>
              <w:footnoteReference w:id="109"/>
            </w:r>
            <w:r w:rsidRPr="00135D4B" w:rsidR="00474E3E">
              <w:rPr>
                <w:b/>
                <w:iCs/>
                <w:color w:val="000000" w:themeColor="text1"/>
                <w:szCs w:val="26"/>
                <w:lang w:val="fr-FR"/>
              </w:rPr>
              <w:t>….</w:t>
            </w:r>
          </w:p>
          <w:p w:rsidRPr="00135D4B" w:rsidR="00474E3E" w:rsidP="00551467" w:rsidRDefault="00551467" w14:paraId="582B0280" w14:textId="77777777">
            <w:pPr>
              <w:ind w:firstLine="0"/>
              <w:jc w:val="center"/>
              <w:rPr>
                <w:color w:val="000000" w:themeColor="text1"/>
                <w:szCs w:val="28"/>
                <w:vertAlign w:val="superscript"/>
              </w:rPr>
            </w:pPr>
            <w:r w:rsidRPr="00135D4B">
              <w:rPr>
                <w:color w:val="000000" w:themeColor="text1"/>
                <w:szCs w:val="28"/>
                <w:vertAlign w:val="superscript"/>
              </w:rPr>
              <w:t>__________</w:t>
            </w:r>
          </w:p>
        </w:tc>
        <w:tc>
          <w:tcPr>
            <w:tcW w:w="5508" w:type="dxa"/>
            <w:gridSpan w:val="2"/>
            <w:tcBorders>
              <w:top w:val="nil"/>
              <w:left w:val="nil"/>
              <w:bottom w:val="nil"/>
              <w:right w:val="nil"/>
              <w:tl2br w:val="nil"/>
              <w:tr2bl w:val="nil"/>
            </w:tcBorders>
            <w:tcMar>
              <w:top w:w="0" w:type="dxa"/>
              <w:left w:w="108" w:type="dxa"/>
              <w:bottom w:w="0" w:type="dxa"/>
              <w:right w:w="108" w:type="dxa"/>
            </w:tcMar>
          </w:tcPr>
          <w:p w:rsidRPr="00135D4B" w:rsidR="00551467" w:rsidP="00B3741E" w:rsidRDefault="00474E3E" w14:paraId="050BD84C" w14:textId="77777777">
            <w:pPr>
              <w:ind w:firstLine="0"/>
              <w:jc w:val="center"/>
              <w:rPr>
                <w:b/>
                <w:bCs/>
                <w:color w:val="000000" w:themeColor="text1"/>
                <w:szCs w:val="28"/>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135D4B" w:rsidR="00474E3E" w:rsidP="00B3741E" w:rsidRDefault="00551467" w14:paraId="32758F63" w14:textId="77777777">
            <w:pPr>
              <w:ind w:firstLine="0"/>
              <w:jc w:val="center"/>
              <w:rPr>
                <w:color w:val="000000" w:themeColor="text1"/>
                <w:szCs w:val="28"/>
              </w:rPr>
            </w:pPr>
            <w:r w:rsidRPr="00135D4B">
              <w:rPr>
                <w:b/>
                <w:bCs/>
                <w:color w:val="000000" w:themeColor="text1"/>
                <w:szCs w:val="28"/>
                <w:vertAlign w:val="superscript"/>
              </w:rPr>
              <w:t>_______________________________________________</w:t>
            </w:r>
          </w:p>
        </w:tc>
      </w:tr>
      <w:tr w:rsidRPr="00135D4B" w:rsidR="00474E3E" w:rsidTr="00B3741E" w14:paraId="37235723" w14:textId="77777777">
        <w:tblPrEx>
          <w:tblBorders>
            <w:top w:val="none" w:color="auto" w:sz="0" w:space="0"/>
            <w:bottom w:val="none" w:color="auto" w:sz="0" w:space="0"/>
            <w:insideH w:val="none" w:color="auto" w:sz="0" w:space="0"/>
            <w:insideV w:val="none" w:color="auto" w:sz="0" w:space="0"/>
          </w:tblBorders>
        </w:tblPrEx>
        <w:tc>
          <w:tcPr>
            <w:tcW w:w="3561" w:type="dxa"/>
            <w:gridSpan w:val="2"/>
            <w:tcBorders>
              <w:top w:val="nil"/>
              <w:left w:val="nil"/>
              <w:bottom w:val="nil"/>
              <w:right w:val="nil"/>
              <w:tl2br w:val="nil"/>
              <w:tr2bl w:val="nil"/>
            </w:tcBorders>
            <w:tcMar>
              <w:top w:w="0" w:type="dxa"/>
              <w:left w:w="108" w:type="dxa"/>
              <w:bottom w:w="0" w:type="dxa"/>
              <w:right w:w="108" w:type="dxa"/>
            </w:tcMar>
          </w:tcPr>
          <w:p w:rsidRPr="00AA38A8" w:rsidR="00474E3E" w:rsidP="00B3741E" w:rsidRDefault="00474E3E" w14:paraId="2748CAB6" w14:textId="77777777">
            <w:pPr>
              <w:ind w:firstLine="0"/>
              <w:jc w:val="center"/>
              <w:rPr>
                <w:color w:val="000000" w:themeColor="text1"/>
                <w:sz w:val="28"/>
                <w:szCs w:val="28"/>
              </w:rPr>
            </w:pPr>
            <w:r w:rsidRPr="00135D4B">
              <w:rPr>
                <w:color w:val="000000" w:themeColor="text1"/>
                <w:sz w:val="26"/>
                <w:szCs w:val="28"/>
                <w:lang w:val="vi-VN"/>
              </w:rPr>
              <w:t>Số:       /GXN-C</w:t>
            </w:r>
            <w:r w:rsidR="00AA38A8">
              <w:rPr>
                <w:color w:val="000000" w:themeColor="text1"/>
                <w:sz w:val="26"/>
                <w:szCs w:val="28"/>
              </w:rPr>
              <w:t>A…</w:t>
            </w:r>
          </w:p>
        </w:tc>
        <w:tc>
          <w:tcPr>
            <w:tcW w:w="5508" w:type="dxa"/>
            <w:gridSpan w:val="2"/>
            <w:tcBorders>
              <w:top w:val="nil"/>
              <w:left w:val="nil"/>
              <w:bottom w:val="nil"/>
              <w:right w:val="nil"/>
              <w:tl2br w:val="nil"/>
              <w:tr2bl w:val="nil"/>
            </w:tcBorders>
            <w:tcMar>
              <w:top w:w="0" w:type="dxa"/>
              <w:left w:w="108" w:type="dxa"/>
              <w:bottom w:w="0" w:type="dxa"/>
              <w:right w:w="108" w:type="dxa"/>
            </w:tcMar>
          </w:tcPr>
          <w:p w:rsidRPr="00135D4B" w:rsidR="00474E3E" w:rsidP="00B3741E" w:rsidRDefault="00474E3E" w14:paraId="2E9577D8" w14:textId="77777777">
            <w:pPr>
              <w:ind w:firstLine="0"/>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110"/>
            </w:r>
            <w:r w:rsidRPr="00135D4B">
              <w:rPr>
                <w:i/>
                <w:color w:val="000000" w:themeColor="text1"/>
                <w:sz w:val="28"/>
                <w:szCs w:val="28"/>
              </w:rPr>
              <w:t>......, ngày .... tháng ... năm ……</w:t>
            </w:r>
          </w:p>
        </w:tc>
      </w:tr>
    </w:tbl>
    <w:p w:rsidRPr="00135D4B" w:rsidR="00474E3E" w:rsidP="00474E3E" w:rsidRDefault="00474E3E" w14:paraId="61D29FFF" w14:textId="77777777">
      <w:pPr>
        <w:pStyle w:val="Heading2"/>
        <w:spacing w:before="0"/>
        <w:ind w:firstLine="0"/>
        <w:jc w:val="center"/>
        <w:rPr>
          <w:rFonts w:ascii="Times New Roman" w:hAnsi="Times New Roman"/>
          <w:color w:val="000000" w:themeColor="text1"/>
        </w:rPr>
      </w:pPr>
    </w:p>
    <w:p w:rsidRPr="00135D4B" w:rsidR="00474E3E" w:rsidP="00474E3E" w:rsidRDefault="00474E3E" w14:paraId="6850E202" w14:textId="77777777">
      <w:pPr>
        <w:pStyle w:val="Heading2"/>
        <w:spacing w:before="0"/>
        <w:ind w:firstLine="0"/>
        <w:jc w:val="center"/>
        <w:rPr>
          <w:rFonts w:ascii="Times New Roman" w:hAnsi="Times New Roman"/>
          <w:color w:val="000000" w:themeColor="text1"/>
        </w:rPr>
      </w:pPr>
      <w:r w:rsidRPr="00135D4B">
        <w:rPr>
          <w:rFonts w:ascii="Times New Roman" w:hAnsi="Times New Roman"/>
          <w:color w:val="000000" w:themeColor="text1"/>
        </w:rPr>
        <w:t>GIẤY XÁC NHẬN</w:t>
      </w:r>
      <w:r w:rsidRPr="00135D4B">
        <w:rPr>
          <w:rFonts w:ascii="Times New Roman" w:hAnsi="Times New Roman"/>
          <w:color w:val="000000" w:themeColor="text1"/>
          <w:lang w:val="vi-VN"/>
        </w:rPr>
        <w:t xml:space="preserve"> </w:t>
      </w:r>
      <w:r w:rsidRPr="00135D4B">
        <w:rPr>
          <w:rFonts w:ascii="Times New Roman" w:hAnsi="Times New Roman"/>
          <w:color w:val="000000" w:themeColor="text1"/>
          <w:lang w:val="vi-VN"/>
        </w:rPr>
        <w:br/>
      </w:r>
      <w:r w:rsidRPr="00135D4B">
        <w:rPr>
          <w:rFonts w:ascii="Times New Roman" w:hAnsi="Times New Roman"/>
          <w:color w:val="000000" w:themeColor="text1"/>
          <w:lang w:val="vi-VN"/>
        </w:rPr>
        <w:t>Hoàn thành cai nghiện ma túy tự nguyện</w:t>
      </w:r>
      <w:r w:rsidRPr="00135D4B" w:rsidR="00A16B56">
        <w:rPr>
          <w:rFonts w:ascii="Times New Roman" w:hAnsi="Times New Roman"/>
          <w:color w:val="000000" w:themeColor="text1"/>
        </w:rPr>
        <w:t xml:space="preserve"> </w:t>
      </w:r>
      <w:r w:rsidRPr="004340B2" w:rsidR="004340B2">
        <w:rPr>
          <w:rFonts w:ascii="Times New Roman" w:hAnsi="Times New Roman"/>
          <w:color w:val="000000" w:themeColor="text1"/>
        </w:rPr>
        <w:t>tại gia đình, cộng đồng</w:t>
      </w:r>
    </w:p>
    <w:p w:rsidRPr="00135D4B" w:rsidR="00474E3E" w:rsidP="00551467" w:rsidRDefault="00551467" w14:paraId="01FB67E8" w14:textId="77777777">
      <w:pPr>
        <w:spacing w:before="120" w:after="120"/>
        <w:ind w:firstLine="0"/>
        <w:jc w:val="center"/>
        <w:rPr>
          <w:b/>
          <w:color w:val="000000" w:themeColor="text1"/>
          <w:szCs w:val="26"/>
          <w:lang w:val="vi-VN"/>
        </w:rPr>
      </w:pPr>
      <w:r w:rsidRPr="00135D4B">
        <w:rPr>
          <w:color w:val="000000" w:themeColor="text1"/>
          <w:szCs w:val="28"/>
          <w:vertAlign w:val="superscript"/>
        </w:rPr>
        <w:t>____________________</w:t>
      </w:r>
    </w:p>
    <w:p w:rsidRPr="00135D4B" w:rsidR="00474E3E" w:rsidP="00474E3E" w:rsidRDefault="006D7FC4" w14:paraId="24CDE874" w14:textId="77777777">
      <w:pPr>
        <w:spacing w:before="120" w:after="120"/>
        <w:ind w:firstLine="0"/>
        <w:jc w:val="center"/>
        <w:rPr>
          <w:b/>
          <w:color w:val="000000" w:themeColor="text1"/>
          <w:szCs w:val="26"/>
          <w:lang w:val="vi-VN"/>
        </w:rPr>
      </w:pPr>
      <w:r w:rsidRPr="00135D4B">
        <w:rPr>
          <w:b/>
          <w:color w:val="000000" w:themeColor="text1"/>
          <w:szCs w:val="26"/>
        </w:rPr>
        <w:t>CÔNG AN</w:t>
      </w:r>
      <w:r w:rsidRPr="00135D4B" w:rsidR="00474E3E">
        <w:rPr>
          <w:b/>
          <w:color w:val="000000" w:themeColor="text1"/>
          <w:szCs w:val="26"/>
          <w:lang w:val="vi-VN"/>
        </w:rPr>
        <w:t xml:space="preserve"> .................</w:t>
      </w:r>
      <w:r w:rsidRPr="00135D4B" w:rsidR="00474E3E">
        <w:rPr>
          <w:b/>
          <w:color w:val="000000" w:themeColor="text1"/>
          <w:szCs w:val="26"/>
          <w:vertAlign w:val="superscript"/>
        </w:rPr>
        <w:t>2</w:t>
      </w:r>
      <w:r w:rsidRPr="00135D4B" w:rsidR="00474E3E">
        <w:rPr>
          <w:b/>
          <w:color w:val="000000" w:themeColor="text1"/>
          <w:szCs w:val="26"/>
          <w:lang w:val="vi-VN"/>
        </w:rPr>
        <w:t>...................</w:t>
      </w:r>
    </w:p>
    <w:p w:rsidRPr="00135D4B" w:rsidR="00474E3E" w:rsidP="00A16B56" w:rsidRDefault="00A16B56" w14:paraId="0A5B7453"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sidR="00474E3E">
        <w:rPr>
          <w:i/>
          <w:color w:val="000000" w:themeColor="text1"/>
          <w:sz w:val="26"/>
          <w:szCs w:val="26"/>
          <w:lang w:val="vi-VN"/>
        </w:rPr>
        <w:t>;</w:t>
      </w:r>
    </w:p>
    <w:p w:rsidRPr="00135D4B" w:rsidR="00474E3E" w:rsidP="00474E3E" w:rsidRDefault="00474E3E" w14:paraId="718A57E3" w14:textId="77777777">
      <w:pPr>
        <w:pStyle w:val="BodyTextIndent3"/>
        <w:spacing w:before="120"/>
        <w:ind w:left="0" w:firstLine="709"/>
        <w:rPr>
          <w:i/>
          <w:color w:val="000000" w:themeColor="text1"/>
          <w:sz w:val="26"/>
          <w:szCs w:val="26"/>
          <w:lang w:val="vi-VN"/>
        </w:rPr>
      </w:pPr>
      <w:r w:rsidRPr="00135D4B">
        <w:rPr>
          <w:i/>
          <w:color w:val="000000" w:themeColor="text1"/>
          <w:sz w:val="26"/>
          <w:szCs w:val="26"/>
          <w:lang w:val="vi-VN"/>
        </w:rPr>
        <w:t>Căn cứ Quyết định số: .........../QĐ-</w:t>
      </w:r>
      <w:r w:rsidRPr="00135D4B" w:rsidR="008208BF">
        <w:rPr>
          <w:i/>
          <w:color w:val="000000" w:themeColor="text1"/>
          <w:sz w:val="26"/>
          <w:szCs w:val="26"/>
        </w:rPr>
        <w:t>CA</w:t>
      </w:r>
      <w:r w:rsidRPr="00135D4B">
        <w:rPr>
          <w:i/>
          <w:color w:val="000000" w:themeColor="text1"/>
          <w:sz w:val="26"/>
          <w:szCs w:val="26"/>
          <w:lang w:val="vi-VN"/>
        </w:rPr>
        <w:t xml:space="preserve"> ngày ..... tháng..... năm ...... của </w:t>
      </w:r>
      <w:r w:rsidRPr="00135D4B" w:rsidR="008208BF">
        <w:rPr>
          <w:i/>
          <w:color w:val="000000" w:themeColor="text1"/>
          <w:sz w:val="26"/>
          <w:szCs w:val="26"/>
        </w:rPr>
        <w:t>Trưởng Công an</w:t>
      </w:r>
      <w:r w:rsidRPr="00135D4B">
        <w:rPr>
          <w:i/>
          <w:color w:val="000000" w:themeColor="text1"/>
          <w:sz w:val="26"/>
          <w:szCs w:val="26"/>
          <w:lang w:val="vi-VN"/>
        </w:rPr>
        <w:t xml:space="preserve">................................. về việc </w:t>
      </w:r>
      <w:r w:rsidRPr="00135D4B" w:rsidR="008208BF">
        <w:rPr>
          <w:i/>
          <w:color w:val="000000" w:themeColor="text1"/>
          <w:sz w:val="26"/>
          <w:szCs w:val="26"/>
        </w:rPr>
        <w:t xml:space="preserve">cai nghiện ma túy tự nguyện </w:t>
      </w:r>
      <w:r w:rsidRPr="00135D4B">
        <w:rPr>
          <w:i/>
          <w:color w:val="000000" w:themeColor="text1"/>
          <w:sz w:val="26"/>
          <w:szCs w:val="26"/>
          <w:lang w:val="vi-VN"/>
        </w:rPr>
        <w:t>tại gia đình, cộng đồng;</w:t>
      </w:r>
    </w:p>
    <w:p w:rsidRPr="00135D4B" w:rsidR="00474E3E" w:rsidP="00474E3E" w:rsidRDefault="00474E3E" w14:paraId="635A8118" w14:textId="77777777">
      <w:pPr>
        <w:pStyle w:val="BodyTextIndent3"/>
        <w:spacing w:before="120"/>
        <w:ind w:left="0" w:firstLine="709"/>
        <w:rPr>
          <w:i/>
          <w:color w:val="000000" w:themeColor="text1"/>
          <w:sz w:val="26"/>
          <w:szCs w:val="26"/>
          <w:lang w:val="vi-VN"/>
        </w:rPr>
      </w:pPr>
      <w:r w:rsidRPr="00135D4B">
        <w:rPr>
          <w:i/>
          <w:color w:val="000000" w:themeColor="text1"/>
          <w:sz w:val="26"/>
          <w:szCs w:val="26"/>
          <w:lang w:val="vi-VN"/>
        </w:rPr>
        <w:t>Căn cứ kết quả cai nghiện tự nguyện của ông (bà):....................</w:t>
      </w:r>
      <w:r w:rsidRPr="00135D4B">
        <w:rPr>
          <w:rStyle w:val="FootnoteReference"/>
          <w:i/>
          <w:color w:val="000000" w:themeColor="text1"/>
          <w:sz w:val="26"/>
          <w:szCs w:val="26"/>
          <w:lang w:val="vi-VN"/>
        </w:rPr>
        <w:t xml:space="preserve"> </w:t>
      </w:r>
      <w:r w:rsidRPr="00135D4B">
        <w:rPr>
          <w:rStyle w:val="FootnoteReference"/>
          <w:i/>
          <w:color w:val="000000" w:themeColor="text1"/>
          <w:sz w:val="26"/>
          <w:szCs w:val="26"/>
          <w:lang w:val="vi-VN"/>
        </w:rPr>
        <w:footnoteReference w:id="111"/>
      </w:r>
      <w:r w:rsidRPr="00135D4B">
        <w:rPr>
          <w:i/>
          <w:color w:val="000000" w:themeColor="text1"/>
          <w:sz w:val="26"/>
          <w:szCs w:val="26"/>
          <w:lang w:val="vi-VN"/>
        </w:rPr>
        <w:t>...........................</w:t>
      </w:r>
    </w:p>
    <w:p w:rsidRPr="00135D4B" w:rsidR="00474E3E" w:rsidP="00474E3E" w:rsidRDefault="00474E3E" w14:paraId="221769A3" w14:textId="77777777">
      <w:pPr>
        <w:spacing w:before="120" w:after="120"/>
        <w:ind w:firstLine="0"/>
        <w:jc w:val="center"/>
        <w:rPr>
          <w:b/>
          <w:color w:val="000000" w:themeColor="text1"/>
          <w:szCs w:val="26"/>
          <w:lang w:val="vi-VN"/>
        </w:rPr>
      </w:pPr>
      <w:r w:rsidRPr="00135D4B">
        <w:rPr>
          <w:b/>
          <w:color w:val="000000" w:themeColor="text1"/>
          <w:szCs w:val="26"/>
          <w:lang w:val="vi-VN"/>
        </w:rPr>
        <w:t>XÁC NHẬN:</w:t>
      </w:r>
    </w:p>
    <w:p w:rsidRPr="00135D4B" w:rsidR="00474E3E" w:rsidP="00474E3E" w:rsidRDefault="00474E3E" w14:paraId="773C459D" w14:textId="77777777">
      <w:pPr>
        <w:shd w:val="clear" w:color="auto" w:fill="FFFFFF"/>
        <w:jc w:val="left"/>
        <w:rPr>
          <w:color w:val="000000" w:themeColor="text1"/>
          <w:sz w:val="26"/>
          <w:szCs w:val="26"/>
          <w:lang w:val="vi-VN"/>
        </w:rPr>
      </w:pPr>
      <w:r w:rsidRPr="00135D4B">
        <w:rPr>
          <w:b/>
          <w:color w:val="000000" w:themeColor="text1"/>
          <w:sz w:val="26"/>
          <w:szCs w:val="26"/>
          <w:lang w:val="vi-VN"/>
        </w:rPr>
        <w:t>1.</w:t>
      </w:r>
      <w:r w:rsidRPr="00135D4B">
        <w:rPr>
          <w:color w:val="000000" w:themeColor="text1"/>
          <w:sz w:val="26"/>
          <w:szCs w:val="26"/>
          <w:lang w:val="vi-VN"/>
        </w:rPr>
        <w:t xml:space="preserve"> Ông (bà)</w:t>
      </w:r>
      <w:r w:rsidRPr="00135D4B">
        <w:rPr>
          <w:color w:val="000000" w:themeColor="text1"/>
          <w:sz w:val="26"/>
          <w:szCs w:val="26"/>
          <w:vertAlign w:val="superscript"/>
          <w:lang w:val="vi-VN"/>
        </w:rPr>
        <w:t xml:space="preserve"> </w:t>
      </w:r>
      <w:r w:rsidRPr="00135D4B">
        <w:rPr>
          <w:color w:val="000000" w:themeColor="text1"/>
          <w:sz w:val="26"/>
          <w:szCs w:val="26"/>
          <w:lang w:val="vi-VN"/>
        </w:rPr>
        <w:t>............................</w:t>
      </w:r>
      <w:r w:rsidRPr="00135D4B">
        <w:rPr>
          <w:color w:val="000000" w:themeColor="text1"/>
          <w:sz w:val="26"/>
          <w:szCs w:val="26"/>
          <w:vertAlign w:val="superscript"/>
          <w:lang w:val="vi-VN"/>
        </w:rPr>
        <w:t>4</w:t>
      </w:r>
      <w:r w:rsidRPr="00135D4B">
        <w:rPr>
          <w:color w:val="000000" w:themeColor="text1"/>
          <w:sz w:val="26"/>
          <w:szCs w:val="26"/>
          <w:lang w:val="vi-VN"/>
        </w:rPr>
        <w:t>................................ ; Giới tính............................</w:t>
      </w:r>
    </w:p>
    <w:p w:rsidRPr="00135D4B" w:rsidR="00474E3E" w:rsidP="00474E3E" w:rsidRDefault="00474E3E" w14:paraId="5E47891A" w14:textId="77777777">
      <w:pPr>
        <w:shd w:val="clear" w:color="auto" w:fill="FFFFFF"/>
        <w:jc w:val="left"/>
        <w:rPr>
          <w:color w:val="000000" w:themeColor="text1"/>
          <w:sz w:val="26"/>
          <w:szCs w:val="26"/>
          <w:lang w:val="vi-VN"/>
        </w:rPr>
      </w:pPr>
      <w:r w:rsidRPr="00135D4B">
        <w:rPr>
          <w:color w:val="000000" w:themeColor="text1"/>
          <w:sz w:val="26"/>
          <w:szCs w:val="26"/>
          <w:lang w:val="vi-VN"/>
        </w:rPr>
        <w:t>Ngày, tháng, năm sinh:…………………..………………………………………</w:t>
      </w:r>
    </w:p>
    <w:p w:rsidRPr="00135D4B" w:rsidR="00474E3E" w:rsidP="00474E3E" w:rsidRDefault="00474E3E" w14:paraId="79638807" w14:textId="77777777">
      <w:pPr>
        <w:shd w:val="clear" w:color="auto" w:fill="FFFFFF"/>
        <w:jc w:val="left"/>
        <w:rPr>
          <w:color w:val="000000" w:themeColor="text1"/>
          <w:sz w:val="26"/>
          <w:szCs w:val="26"/>
          <w:lang w:val="vi-VN"/>
        </w:rPr>
      </w:pPr>
      <w:r w:rsidRPr="00135D4B">
        <w:rPr>
          <w:color w:val="000000" w:themeColor="text1"/>
          <w:sz w:val="26"/>
          <w:szCs w:val="26"/>
          <w:lang w:val="vi-VN"/>
        </w:rPr>
        <w:t xml:space="preserve">Số </w:t>
      </w:r>
      <w:r w:rsidR="004340B2">
        <w:rPr>
          <w:color w:val="000000" w:themeColor="text1"/>
          <w:sz w:val="26"/>
          <w:szCs w:val="26"/>
        </w:rPr>
        <w:t>CC/</w:t>
      </w:r>
      <w:r w:rsidRPr="00135D4B">
        <w:rPr>
          <w:color w:val="000000" w:themeColor="text1"/>
          <w:sz w:val="26"/>
          <w:szCs w:val="26"/>
          <w:lang w:val="vi-VN"/>
        </w:rPr>
        <w:t>CCCD/CMND/H</w:t>
      </w:r>
      <w:r w:rsidR="004340B2">
        <w:rPr>
          <w:color w:val="000000" w:themeColor="text1"/>
          <w:sz w:val="26"/>
          <w:szCs w:val="26"/>
        </w:rPr>
        <w:t>C</w:t>
      </w:r>
      <w:r w:rsidRPr="00135D4B">
        <w:rPr>
          <w:color w:val="000000" w:themeColor="text1"/>
          <w:sz w:val="26"/>
          <w:szCs w:val="26"/>
          <w:lang w:val="vi-VN"/>
        </w:rPr>
        <w:t>: ................................. ngày cấp: ............................ nơi cấp: ...........................................................................................................................</w:t>
      </w:r>
    </w:p>
    <w:p w:rsidRPr="00135D4B" w:rsidR="00474E3E" w:rsidP="00474E3E" w:rsidRDefault="00474E3E" w14:paraId="7A666FB9" w14:textId="77777777">
      <w:pPr>
        <w:shd w:val="clear" w:color="auto" w:fill="FFFFFF"/>
        <w:jc w:val="left"/>
        <w:rPr>
          <w:color w:val="000000" w:themeColor="text1"/>
          <w:sz w:val="26"/>
          <w:szCs w:val="26"/>
          <w:lang w:val="vi-VN"/>
        </w:rPr>
      </w:pPr>
      <w:r w:rsidRPr="00135D4B">
        <w:rPr>
          <w:color w:val="000000" w:themeColor="text1"/>
          <w:sz w:val="26"/>
          <w:szCs w:val="26"/>
          <w:lang w:val="vi-VN"/>
        </w:rPr>
        <w:t>Nơi cư trú:……………………………………………………………………….</w:t>
      </w:r>
    </w:p>
    <w:p w:rsidRPr="004340B2" w:rsidR="00474E3E" w:rsidP="00474E3E" w:rsidRDefault="00474E3E" w14:paraId="46D8FDB9" w14:textId="77777777">
      <w:pPr>
        <w:pStyle w:val="BodyTextIndent3"/>
        <w:spacing w:after="0"/>
        <w:ind w:left="0" w:firstLine="709"/>
        <w:rPr>
          <w:b/>
          <w:color w:val="000000" w:themeColor="text1"/>
          <w:sz w:val="26"/>
          <w:szCs w:val="26"/>
        </w:rPr>
      </w:pPr>
      <w:r w:rsidRPr="00135D4B">
        <w:rPr>
          <w:b/>
          <w:color w:val="000000" w:themeColor="text1"/>
          <w:sz w:val="26"/>
          <w:szCs w:val="26"/>
          <w:lang w:val="vi-VN"/>
        </w:rPr>
        <w:t>2.</w:t>
      </w:r>
      <w:r w:rsidRPr="00135D4B">
        <w:rPr>
          <w:color w:val="000000" w:themeColor="text1"/>
          <w:sz w:val="26"/>
          <w:szCs w:val="26"/>
          <w:lang w:val="vi-VN"/>
        </w:rPr>
        <w:t xml:space="preserve"> Xác nhận:</w:t>
      </w:r>
      <w:r w:rsidRPr="00135D4B">
        <w:rPr>
          <w:b/>
          <w:color w:val="000000" w:themeColor="text1"/>
          <w:sz w:val="26"/>
          <w:szCs w:val="26"/>
          <w:lang w:val="vi-VN"/>
        </w:rPr>
        <w:t xml:space="preserve"> Hoàn thành cai nghiện ma túy tự nguyện</w:t>
      </w:r>
      <w:r w:rsidRPr="004340B2" w:rsidR="004340B2">
        <w:t xml:space="preserve"> </w:t>
      </w:r>
      <w:r w:rsidRPr="004340B2" w:rsidR="004340B2">
        <w:rPr>
          <w:b/>
          <w:color w:val="000000" w:themeColor="text1"/>
          <w:sz w:val="26"/>
          <w:szCs w:val="26"/>
          <w:lang w:val="vi-VN"/>
        </w:rPr>
        <w:t>tại gia đình, cộng đồng</w:t>
      </w:r>
      <w:r w:rsidR="004340B2">
        <w:rPr>
          <w:b/>
          <w:color w:val="000000" w:themeColor="text1"/>
          <w:sz w:val="26"/>
          <w:szCs w:val="26"/>
        </w:rPr>
        <w:t xml:space="preserve"> </w:t>
      </w:r>
    </w:p>
    <w:p w:rsidRPr="00135D4B" w:rsidR="00474E3E" w:rsidP="00474E3E" w:rsidRDefault="00474E3E" w14:paraId="0D8A833E" w14:textId="77777777">
      <w:pPr>
        <w:pStyle w:val="BodyTextIndent3"/>
        <w:spacing w:after="0"/>
        <w:ind w:left="0" w:firstLine="709"/>
        <w:rPr>
          <w:color w:val="000000" w:themeColor="text1"/>
          <w:sz w:val="26"/>
          <w:szCs w:val="26"/>
          <w:lang w:val="vi-VN"/>
        </w:rPr>
      </w:pPr>
      <w:r w:rsidRPr="00135D4B">
        <w:rPr>
          <w:color w:val="000000" w:themeColor="text1"/>
          <w:sz w:val="26"/>
          <w:szCs w:val="26"/>
          <w:lang w:val="vi-VN"/>
        </w:rPr>
        <w:t>Thời gian: từ ngày..... tháng...... năm........ đến ngày..... tháng...... năm........</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73"/>
        <w:gridCol w:w="4799"/>
      </w:tblGrid>
      <w:tr w:rsidRPr="00135D4B" w:rsidR="00135D4B" w:rsidTr="00B3741E" w14:paraId="0054B42E" w14:textId="77777777">
        <w:trPr>
          <w:tblCellSpacing w:w="0" w:type="dxa"/>
          <w:jc w:val="center"/>
        </w:trPr>
        <w:tc>
          <w:tcPr>
            <w:tcW w:w="4359" w:type="dxa"/>
            <w:shd w:val="clear" w:color="auto" w:fill="FFFFFF"/>
            <w:tcMar>
              <w:top w:w="0" w:type="dxa"/>
              <w:left w:w="108" w:type="dxa"/>
              <w:bottom w:w="0" w:type="dxa"/>
              <w:right w:w="108" w:type="dxa"/>
            </w:tcMar>
            <w:hideMark/>
          </w:tcPr>
          <w:p w:rsidRPr="00135D4B" w:rsidR="00474E3E" w:rsidP="00B3741E" w:rsidRDefault="00474E3E" w14:paraId="15D99D9E" w14:textId="77777777">
            <w:pPr>
              <w:spacing w:before="120"/>
              <w:ind w:firstLine="0"/>
              <w:jc w:val="left"/>
              <w:rPr>
                <w:color w:val="000000" w:themeColor="text1"/>
                <w:sz w:val="22"/>
                <w:szCs w:val="22"/>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szCs w:val="22"/>
                <w:lang w:val="vi-VN"/>
              </w:rPr>
              <w:t>- Ông, bà..................</w:t>
            </w:r>
            <w:r w:rsidRPr="00135D4B">
              <w:rPr>
                <w:color w:val="000000" w:themeColor="text1"/>
                <w:sz w:val="22"/>
                <w:szCs w:val="22"/>
                <w:vertAlign w:val="superscript"/>
                <w:lang w:val="vi-VN"/>
              </w:rPr>
              <w:t>4</w:t>
            </w:r>
            <w:r w:rsidRPr="00135D4B">
              <w:rPr>
                <w:color w:val="000000" w:themeColor="text1"/>
                <w:sz w:val="22"/>
                <w:szCs w:val="22"/>
                <w:lang w:val="vi-VN"/>
              </w:rPr>
              <w:t>;</w:t>
            </w:r>
          </w:p>
          <w:p w:rsidRPr="00135D4B" w:rsidR="00474E3E" w:rsidP="00B3741E" w:rsidRDefault="00474E3E" w14:paraId="588083CC" w14:textId="77777777">
            <w:pPr>
              <w:ind w:firstLine="0"/>
              <w:jc w:val="left"/>
              <w:rPr>
                <w:color w:val="000000" w:themeColor="text1"/>
                <w:sz w:val="22"/>
                <w:szCs w:val="22"/>
                <w:lang w:val="vi-VN"/>
              </w:rPr>
            </w:pPr>
            <w:r w:rsidRPr="00135D4B">
              <w:rPr>
                <w:color w:val="000000" w:themeColor="text1"/>
                <w:sz w:val="22"/>
                <w:szCs w:val="22"/>
                <w:lang w:val="vi-VN"/>
              </w:rPr>
              <w:t>- Đại diện gia đình...</w:t>
            </w:r>
            <w:r w:rsidRPr="00135D4B">
              <w:rPr>
                <w:rStyle w:val="FootnoteReference"/>
                <w:color w:val="000000" w:themeColor="text1"/>
                <w:sz w:val="22"/>
                <w:szCs w:val="22"/>
                <w:lang w:val="vi-VN"/>
              </w:rPr>
              <w:footnoteReference w:id="112"/>
            </w:r>
            <w:r w:rsidRPr="00135D4B">
              <w:rPr>
                <w:color w:val="000000" w:themeColor="text1"/>
                <w:sz w:val="22"/>
                <w:szCs w:val="22"/>
                <w:lang w:val="vi-VN"/>
              </w:rPr>
              <w:t>;</w:t>
            </w:r>
          </w:p>
          <w:p w:rsidRPr="00135D4B" w:rsidR="00474E3E" w:rsidP="00B3741E" w:rsidRDefault="00474E3E" w14:paraId="554D1B4D" w14:textId="77777777">
            <w:pPr>
              <w:ind w:firstLine="0"/>
              <w:jc w:val="left"/>
              <w:rPr>
                <w:color w:val="000000" w:themeColor="text1"/>
                <w:sz w:val="22"/>
                <w:szCs w:val="22"/>
              </w:rPr>
            </w:pPr>
            <w:r w:rsidRPr="00135D4B">
              <w:rPr>
                <w:color w:val="000000" w:themeColor="text1"/>
                <w:sz w:val="22"/>
                <w:szCs w:val="22"/>
                <w:lang w:val="vi-VN"/>
              </w:rPr>
              <w:t>- Công an xã</w:t>
            </w:r>
            <w:r w:rsidRPr="00135D4B">
              <w:rPr>
                <w:color w:val="000000" w:themeColor="text1"/>
                <w:sz w:val="22"/>
                <w:szCs w:val="22"/>
              </w:rPr>
              <w:t>/phường/thị trấn…;</w:t>
            </w:r>
          </w:p>
          <w:p w:rsidRPr="00135D4B" w:rsidR="00474E3E" w:rsidP="00B3741E" w:rsidRDefault="00474E3E" w14:paraId="0A1D2BEC" w14:textId="77777777">
            <w:pPr>
              <w:ind w:firstLine="0"/>
              <w:jc w:val="left"/>
              <w:rPr>
                <w:color w:val="000000" w:themeColor="text1"/>
                <w:sz w:val="22"/>
                <w:szCs w:val="22"/>
              </w:rPr>
            </w:pPr>
            <w:r w:rsidRPr="00135D4B">
              <w:rPr>
                <w:color w:val="000000" w:themeColor="text1"/>
                <w:sz w:val="22"/>
                <w:szCs w:val="22"/>
              </w:rPr>
              <w:t xml:space="preserve">- </w:t>
            </w:r>
            <w:r w:rsidRPr="00135D4B">
              <w:rPr>
                <w:color w:val="000000" w:themeColor="text1"/>
                <w:sz w:val="22"/>
                <w:szCs w:val="22"/>
                <w:lang w:val="vi-VN"/>
              </w:rPr>
              <w:t>Lưu.........................</w:t>
            </w:r>
            <w:r w:rsidRPr="00135D4B">
              <w:rPr>
                <w:color w:val="000000" w:themeColor="text1"/>
                <w:sz w:val="22"/>
                <w:szCs w:val="22"/>
              </w:rPr>
              <w:t>.</w:t>
            </w:r>
          </w:p>
          <w:p w:rsidRPr="00135D4B" w:rsidR="00755A95" w:rsidP="00B3741E" w:rsidRDefault="00755A95" w14:paraId="1C2AB323" w14:textId="77777777">
            <w:pPr>
              <w:ind w:firstLine="0"/>
              <w:jc w:val="left"/>
              <w:rPr>
                <w:color w:val="000000" w:themeColor="text1"/>
                <w:sz w:val="22"/>
                <w:szCs w:val="22"/>
              </w:rPr>
            </w:pPr>
          </w:p>
          <w:p w:rsidRPr="00135D4B" w:rsidR="00755A95" w:rsidP="00B3741E" w:rsidRDefault="00755A95" w14:paraId="2D26F43F" w14:textId="77777777">
            <w:pPr>
              <w:ind w:firstLine="0"/>
              <w:jc w:val="left"/>
              <w:rPr>
                <w:color w:val="000000" w:themeColor="text1"/>
                <w:sz w:val="26"/>
                <w:szCs w:val="26"/>
                <w:lang w:val="vi-VN"/>
              </w:rPr>
            </w:pPr>
          </w:p>
        </w:tc>
        <w:tc>
          <w:tcPr>
            <w:tcW w:w="4929" w:type="dxa"/>
            <w:shd w:val="clear" w:color="auto" w:fill="FFFFFF"/>
            <w:tcMar>
              <w:top w:w="0" w:type="dxa"/>
              <w:left w:w="108" w:type="dxa"/>
              <w:bottom w:w="0" w:type="dxa"/>
              <w:right w:w="108" w:type="dxa"/>
            </w:tcMar>
            <w:hideMark/>
          </w:tcPr>
          <w:p w:rsidRPr="00135D4B" w:rsidR="00474E3E" w:rsidP="00B3741E" w:rsidRDefault="006D7FC4" w14:paraId="4A74E702" w14:textId="77777777">
            <w:pPr>
              <w:spacing w:before="120"/>
              <w:ind w:firstLine="0"/>
              <w:jc w:val="center"/>
              <w:rPr>
                <w:b/>
                <w:iCs/>
                <w:color w:val="000000" w:themeColor="text1"/>
                <w:sz w:val="26"/>
                <w:szCs w:val="26"/>
              </w:rPr>
            </w:pPr>
            <w:r w:rsidRPr="00135D4B">
              <w:rPr>
                <w:b/>
                <w:iCs/>
                <w:color w:val="000000" w:themeColor="text1"/>
                <w:sz w:val="26"/>
                <w:szCs w:val="26"/>
              </w:rPr>
              <w:t>TRƯỞNG CÔNG AN</w:t>
            </w:r>
          </w:p>
          <w:p w:rsidRPr="00135D4B" w:rsidR="00474E3E" w:rsidP="00B3741E" w:rsidRDefault="00474E3E" w14:paraId="01CF1491" w14:textId="77777777">
            <w:pPr>
              <w:ind w:firstLine="0"/>
              <w:jc w:val="center"/>
              <w:rPr>
                <w:color w:val="000000" w:themeColor="text1"/>
                <w:sz w:val="22"/>
                <w:szCs w:val="26"/>
                <w:lang w:val="vi-VN"/>
              </w:rPr>
            </w:pPr>
            <w:r w:rsidRPr="00135D4B">
              <w:rPr>
                <w:i/>
                <w:iCs/>
                <w:color w:val="000000" w:themeColor="text1"/>
                <w:sz w:val="26"/>
                <w:szCs w:val="26"/>
                <w:lang w:val="vi-VN"/>
              </w:rPr>
              <w:t>(Ký, ghi rõ họ tên, đóng dấu)</w:t>
            </w:r>
          </w:p>
        </w:tc>
      </w:tr>
    </w:tbl>
    <w:p w:rsidRPr="00135D4B" w:rsidR="001C7B94" w:rsidP="00474E3E" w:rsidRDefault="001C7B94" w14:paraId="4C90F05A" w14:textId="77777777">
      <w:pPr>
        <w:ind w:firstLine="0"/>
        <w:rPr>
          <w:b/>
          <w:color w:val="000000" w:themeColor="text1"/>
          <w:sz w:val="25"/>
          <w:szCs w:val="25"/>
        </w:rPr>
      </w:pPr>
    </w:p>
    <w:p w:rsidRPr="00135D4B" w:rsidR="001C7B94" w:rsidP="00474E3E" w:rsidRDefault="001C7B94" w14:paraId="6F617A8A" w14:textId="77777777">
      <w:pPr>
        <w:ind w:firstLine="0"/>
        <w:rPr>
          <w:b/>
          <w:color w:val="000000" w:themeColor="text1"/>
          <w:sz w:val="25"/>
          <w:szCs w:val="25"/>
        </w:rPr>
      </w:pPr>
    </w:p>
    <w:p w:rsidRPr="00135D4B" w:rsidR="00B91B59" w:rsidP="00474E3E" w:rsidRDefault="00B91B59" w14:paraId="09A6E584" w14:textId="77777777">
      <w:pPr>
        <w:ind w:firstLine="0"/>
        <w:rPr>
          <w:b/>
          <w:color w:val="000000" w:themeColor="text1"/>
          <w:sz w:val="25"/>
          <w:szCs w:val="25"/>
        </w:rPr>
      </w:pPr>
    </w:p>
    <w:p w:rsidRPr="00135D4B" w:rsidR="00B91B59" w:rsidP="00474E3E" w:rsidRDefault="00B91B59" w14:paraId="62BFA349" w14:textId="77777777">
      <w:pPr>
        <w:ind w:firstLine="0"/>
        <w:rPr>
          <w:b/>
          <w:color w:val="000000" w:themeColor="text1"/>
          <w:sz w:val="25"/>
          <w:szCs w:val="25"/>
        </w:rPr>
      </w:pPr>
    </w:p>
    <w:p w:rsidRPr="00135D4B" w:rsidR="00B91B59" w:rsidP="00474E3E" w:rsidRDefault="00B91B59" w14:paraId="6CE81968" w14:textId="77777777">
      <w:pPr>
        <w:ind w:firstLine="0"/>
        <w:rPr>
          <w:b/>
          <w:color w:val="000000" w:themeColor="text1"/>
          <w:sz w:val="25"/>
          <w:szCs w:val="25"/>
        </w:rPr>
      </w:pPr>
    </w:p>
    <w:p w:rsidR="004340B2" w:rsidRDefault="004340B2" w14:paraId="1F23AE95"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A66AFC" w:rsidR="00B91B59" w:rsidP="00C5210A" w:rsidRDefault="00B91B59" w14:paraId="36ED5116" w14:textId="47077154">
      <w:pPr>
        <w:jc w:val="right"/>
        <w:rPr>
          <w:b/>
          <w:color w:val="000000" w:themeColor="text1"/>
          <w:sz w:val="25"/>
          <w:szCs w:val="25"/>
        </w:rPr>
      </w:pPr>
      <w:r w:rsidRPr="00135D4B">
        <w:rPr>
          <w:b/>
          <w:color w:val="000000" w:themeColor="text1"/>
          <w:sz w:val="25"/>
          <w:szCs w:val="25"/>
          <w:lang w:val="vi-VN"/>
        </w:rPr>
        <w:t xml:space="preserve">Mẫu số </w:t>
      </w:r>
      <w:r w:rsidRPr="00135D4B">
        <w:rPr>
          <w:b/>
          <w:color w:val="000000" w:themeColor="text1"/>
          <w:sz w:val="25"/>
          <w:szCs w:val="25"/>
        </w:rPr>
        <w:t>2</w:t>
      </w:r>
      <w:r w:rsidR="00DF4D88">
        <w:rPr>
          <w:b/>
          <w:color w:val="000000" w:themeColor="text1"/>
          <w:sz w:val="25"/>
          <w:szCs w:val="25"/>
        </w:rPr>
        <w:t>9</w:t>
      </w:r>
    </w:p>
    <w:p w:rsidRPr="00135D4B" w:rsidR="00B91B59" w:rsidP="00B91B59" w:rsidRDefault="00B91B59" w14:paraId="494C935B" w14:textId="77777777">
      <w:pPr>
        <w:ind w:firstLine="0"/>
        <w:rPr>
          <w:b/>
          <w:color w:val="000000" w:themeColor="text1"/>
          <w:sz w:val="25"/>
          <w:szCs w:val="25"/>
          <w:lang w:val="vi-VN"/>
        </w:rPr>
      </w:pPr>
      <w:r w:rsidRPr="00135D4B">
        <w:rPr>
          <w:b/>
          <w:color w:val="000000" w:themeColor="text1"/>
          <w:sz w:val="25"/>
          <w:szCs w:val="25"/>
          <w:lang w:val="vi-VN"/>
        </w:rPr>
        <w:t xml:space="preserve">  </w:t>
      </w:r>
    </w:p>
    <w:tbl>
      <w:tblPr>
        <w:tblW w:w="9044" w:type="dxa"/>
        <w:jc w:val="center"/>
        <w:tblLayout w:type="fixed"/>
        <w:tblCellMar>
          <w:left w:w="0" w:type="dxa"/>
          <w:right w:w="0" w:type="dxa"/>
        </w:tblCellMar>
        <w:tblLook w:val="0000" w:firstRow="0" w:lastRow="0" w:firstColumn="0" w:lastColumn="0" w:noHBand="0" w:noVBand="0"/>
      </w:tblPr>
      <w:tblGrid>
        <w:gridCol w:w="3402"/>
        <w:gridCol w:w="5642"/>
      </w:tblGrid>
      <w:tr w:rsidRPr="00135D4B" w:rsidR="00135D4B" w:rsidTr="0014132C" w14:paraId="1375AE58" w14:textId="77777777">
        <w:trPr>
          <w:trHeight w:val="688"/>
          <w:jc w:val="center"/>
        </w:trPr>
        <w:tc>
          <w:tcPr>
            <w:tcW w:w="3402" w:type="dxa"/>
            <w:tcBorders>
              <w:left w:val="nil"/>
              <w:right w:val="nil"/>
            </w:tcBorders>
            <w:shd w:val="clear" w:color="auto" w:fill="FFFFFF"/>
          </w:tcPr>
          <w:p w:rsidRPr="00135D4B" w:rsidR="00B91B59" w:rsidP="0014132C" w:rsidRDefault="00B91B59" w14:paraId="19BDE626" w14:textId="77777777">
            <w:pPr>
              <w:ind w:firstLine="0"/>
              <w:jc w:val="center"/>
              <w:rPr>
                <w:iCs/>
                <w:color w:val="000000" w:themeColor="text1"/>
                <w:szCs w:val="26"/>
                <w:lang w:val="vi-VN"/>
              </w:rPr>
            </w:pPr>
            <w:r w:rsidRPr="00135D4B">
              <w:rPr>
                <w:iCs/>
                <w:color w:val="000000" w:themeColor="text1"/>
                <w:szCs w:val="26"/>
                <w:lang w:val="vi-VN"/>
              </w:rPr>
              <w:t>TÊN CQ, TC CHỦ QUẢN</w:t>
            </w:r>
            <w:r w:rsidRPr="00135D4B">
              <w:rPr>
                <w:rStyle w:val="FootnoteReference"/>
                <w:iCs/>
                <w:color w:val="000000" w:themeColor="text1"/>
                <w:szCs w:val="26"/>
                <w:lang w:val="vi-VN"/>
              </w:rPr>
              <w:footnoteReference w:id="113"/>
            </w:r>
          </w:p>
          <w:p w:rsidRPr="00135D4B" w:rsidR="00B91B59" w:rsidP="0014132C" w:rsidRDefault="00B91B59" w14:paraId="2532FC59" w14:textId="77777777">
            <w:pPr>
              <w:ind w:firstLine="0"/>
              <w:jc w:val="center"/>
              <w:rPr>
                <w:b/>
                <w:iCs/>
                <w:color w:val="000000" w:themeColor="text1"/>
                <w:szCs w:val="26"/>
                <w:lang w:val="fr-FR"/>
              </w:rPr>
            </w:pPr>
            <w:r w:rsidRPr="00135D4B">
              <w:rPr>
                <w:b/>
                <w:iCs/>
                <w:color w:val="000000" w:themeColor="text1"/>
                <w:szCs w:val="26"/>
                <w:lang w:val="vi-VN"/>
              </w:rPr>
              <w:t>CƠ SỞ</w:t>
            </w:r>
            <w:r w:rsidRPr="00135D4B">
              <w:rPr>
                <w:b/>
                <w:iCs/>
                <w:color w:val="000000" w:themeColor="text1"/>
                <w:szCs w:val="26"/>
              </w:rPr>
              <w:t>/ĐƠN VỊ</w:t>
            </w:r>
            <w:r w:rsidRPr="00135D4B">
              <w:rPr>
                <w:b/>
                <w:iCs/>
                <w:color w:val="000000" w:themeColor="text1"/>
                <w:szCs w:val="26"/>
                <w:lang w:val="fr-FR"/>
              </w:rPr>
              <w:t>……</w:t>
            </w:r>
            <w:r w:rsidRPr="00135D4B">
              <w:rPr>
                <w:rStyle w:val="FootnoteReference"/>
                <w:b/>
                <w:iCs/>
                <w:color w:val="000000" w:themeColor="text1"/>
                <w:szCs w:val="26"/>
              </w:rPr>
              <w:footnoteReference w:id="114"/>
            </w:r>
            <w:r w:rsidRPr="00135D4B">
              <w:rPr>
                <w:b/>
                <w:iCs/>
                <w:color w:val="000000" w:themeColor="text1"/>
                <w:szCs w:val="26"/>
                <w:lang w:val="fr-FR"/>
              </w:rPr>
              <w:t>….</w:t>
            </w:r>
          </w:p>
          <w:p w:rsidRPr="00135D4B" w:rsidR="00B91B59" w:rsidP="0014132C" w:rsidRDefault="00B91B59" w14:paraId="3007B32E" w14:textId="77777777">
            <w:pPr>
              <w:pStyle w:val="Other0"/>
              <w:shd w:val="clear" w:color="auto" w:fill="auto"/>
              <w:spacing w:after="0" w:line="320" w:lineRule="exact"/>
              <w:ind w:firstLine="0"/>
              <w:jc w:val="center"/>
              <w:rPr>
                <w:color w:val="000000" w:themeColor="text1"/>
                <w:sz w:val="24"/>
              </w:rPr>
            </w:pPr>
            <w:r w:rsidRPr="00135D4B">
              <w:rPr>
                <w:color w:val="000000" w:themeColor="text1"/>
                <w:szCs w:val="28"/>
                <w:vertAlign w:val="superscript"/>
              </w:rPr>
              <w:t>__________</w:t>
            </w:r>
          </w:p>
        </w:tc>
        <w:tc>
          <w:tcPr>
            <w:tcW w:w="5642" w:type="dxa"/>
            <w:tcBorders>
              <w:left w:val="nil"/>
              <w:right w:val="nil"/>
            </w:tcBorders>
            <w:shd w:val="clear" w:color="auto" w:fill="FFFFFF"/>
          </w:tcPr>
          <w:p w:rsidRPr="00135D4B" w:rsidR="00B91B59" w:rsidP="0014132C" w:rsidRDefault="00B91B59" w14:paraId="3271C52D" w14:textId="77777777">
            <w:pPr>
              <w:pStyle w:val="Other0"/>
              <w:shd w:val="clear" w:color="auto" w:fill="auto"/>
              <w:spacing w:after="0" w:line="320" w:lineRule="exact"/>
              <w:ind w:firstLine="142"/>
              <w:jc w:val="center"/>
              <w:rPr>
                <w:rStyle w:val="Other"/>
                <w:b/>
                <w:bCs/>
                <w:color w:val="000000" w:themeColor="text1"/>
                <w:sz w:val="24"/>
                <w:lang w:eastAsia="vi-VN"/>
              </w:rPr>
            </w:pPr>
            <w:r w:rsidRPr="00135D4B">
              <w:rPr>
                <w:rStyle w:val="Other"/>
                <w:b/>
                <w:bCs/>
                <w:color w:val="000000" w:themeColor="text1"/>
                <w:sz w:val="24"/>
                <w:lang w:eastAsia="vi-VN"/>
              </w:rPr>
              <w:t xml:space="preserve">CỘNG HÒA XÃ HỘI CHỦ NGHĨA VIỆT NAM </w:t>
            </w:r>
          </w:p>
          <w:p w:rsidRPr="00135D4B" w:rsidR="00B91B59" w:rsidP="0014132C" w:rsidRDefault="00B91B59" w14:paraId="51A6248A" w14:textId="77777777">
            <w:pPr>
              <w:pStyle w:val="Other0"/>
              <w:shd w:val="clear" w:color="auto" w:fill="auto"/>
              <w:spacing w:after="0" w:line="320" w:lineRule="exact"/>
              <w:ind w:firstLine="142"/>
              <w:jc w:val="center"/>
              <w:rPr>
                <w:rStyle w:val="Other"/>
                <w:b/>
                <w:bCs/>
                <w:color w:val="000000" w:themeColor="text1"/>
                <w:lang w:eastAsia="vi-VN"/>
              </w:rPr>
            </w:pPr>
            <w:r w:rsidRPr="00135D4B">
              <w:rPr>
                <w:rStyle w:val="Other"/>
                <w:b/>
                <w:bCs/>
                <w:color w:val="000000" w:themeColor="text1"/>
                <w:lang w:eastAsia="vi-VN"/>
              </w:rPr>
              <w:t>Độc lập - Tự do - Hạnh phúc</w:t>
            </w:r>
          </w:p>
          <w:p w:rsidRPr="00135D4B" w:rsidR="00B91B59" w:rsidP="0014132C" w:rsidRDefault="00B91B59" w14:paraId="6DD4B020" w14:textId="77777777">
            <w:pPr>
              <w:pStyle w:val="Other0"/>
              <w:shd w:val="clear" w:color="auto" w:fill="auto"/>
              <w:spacing w:after="0" w:line="320" w:lineRule="exact"/>
              <w:ind w:firstLine="142"/>
              <w:jc w:val="center"/>
              <w:rPr>
                <w:color w:val="000000" w:themeColor="text1"/>
              </w:rPr>
            </w:pPr>
            <w:r w:rsidRPr="00135D4B">
              <w:rPr>
                <w:color w:val="000000" w:themeColor="text1"/>
                <w:szCs w:val="28"/>
                <w:vertAlign w:val="superscript"/>
              </w:rPr>
              <w:t>________________________________________</w:t>
            </w:r>
          </w:p>
        </w:tc>
      </w:tr>
      <w:tr w:rsidRPr="00135D4B" w:rsidR="00135D4B" w:rsidTr="0014132C" w14:paraId="0E918C23" w14:textId="77777777">
        <w:trPr>
          <w:trHeight w:val="279"/>
          <w:jc w:val="center"/>
        </w:trPr>
        <w:tc>
          <w:tcPr>
            <w:tcW w:w="3402" w:type="dxa"/>
            <w:tcBorders>
              <w:left w:val="nil"/>
              <w:right w:val="nil"/>
            </w:tcBorders>
            <w:shd w:val="clear" w:color="auto" w:fill="FFFFFF"/>
          </w:tcPr>
          <w:p w:rsidRPr="00135D4B" w:rsidR="00B91B59" w:rsidP="0014132C" w:rsidRDefault="00B91B59" w14:paraId="24AE1D0B" w14:textId="77777777">
            <w:pPr>
              <w:pStyle w:val="Other0"/>
              <w:shd w:val="clear" w:color="auto" w:fill="auto"/>
              <w:spacing w:after="0" w:line="240" w:lineRule="auto"/>
              <w:ind w:firstLine="0"/>
              <w:jc w:val="center"/>
              <w:rPr>
                <w:rStyle w:val="Other"/>
                <w:bCs/>
                <w:color w:val="000000" w:themeColor="text1"/>
                <w:lang w:eastAsia="vi-VN"/>
              </w:rPr>
            </w:pPr>
            <w:r w:rsidRPr="00135D4B">
              <w:rPr>
                <w:color w:val="000000" w:themeColor="text1"/>
                <w:lang w:val="vi-VN"/>
              </w:rPr>
              <w:t>Số:          /HĐ</w:t>
            </w:r>
            <w:r w:rsidRPr="00135D4B">
              <w:rPr>
                <w:color w:val="000000" w:themeColor="text1"/>
              </w:rPr>
              <w:t>DV</w:t>
            </w:r>
            <w:r w:rsidRPr="00135D4B">
              <w:rPr>
                <w:color w:val="000000" w:themeColor="text1"/>
                <w:lang w:val="vi-VN"/>
              </w:rPr>
              <w:t>CN</w:t>
            </w:r>
          </w:p>
        </w:tc>
        <w:tc>
          <w:tcPr>
            <w:tcW w:w="5642" w:type="dxa"/>
            <w:tcBorders>
              <w:left w:val="nil"/>
              <w:right w:val="nil"/>
            </w:tcBorders>
            <w:shd w:val="clear" w:color="auto" w:fill="FFFFFF"/>
          </w:tcPr>
          <w:p w:rsidRPr="00135D4B" w:rsidR="00B91B59" w:rsidP="0014132C" w:rsidRDefault="00B91B59" w14:paraId="469CF5E1" w14:textId="77777777">
            <w:pPr>
              <w:autoSpaceDE w:val="0"/>
              <w:autoSpaceDN w:val="0"/>
              <w:adjustRightInd w:val="0"/>
              <w:ind w:firstLine="0"/>
              <w:jc w:val="right"/>
              <w:rPr>
                <w:rStyle w:val="Other"/>
                <w:b/>
                <w:bCs/>
                <w:color w:val="000000" w:themeColor="text1"/>
              </w:rPr>
            </w:pPr>
            <w:r w:rsidRPr="00135D4B">
              <w:rPr>
                <w:rStyle w:val="Other"/>
                <w:i/>
                <w:iCs/>
                <w:color w:val="000000" w:themeColor="text1"/>
                <w:lang w:val="vi-VN" w:eastAsia="vi-VN"/>
              </w:rPr>
              <w:t>..........</w:t>
            </w:r>
            <w:r w:rsidRPr="00135D4B">
              <w:rPr>
                <w:rStyle w:val="FootnoteReference"/>
                <w:i/>
                <w:iCs/>
                <w:color w:val="000000" w:themeColor="text1"/>
                <w:lang w:eastAsia="vi-VN"/>
              </w:rPr>
              <w:t xml:space="preserve"> </w:t>
            </w:r>
            <w:r w:rsidRPr="00135D4B">
              <w:rPr>
                <w:rStyle w:val="FootnoteReference"/>
                <w:i/>
                <w:iCs/>
                <w:color w:val="000000" w:themeColor="text1"/>
                <w:lang w:eastAsia="vi-VN"/>
              </w:rPr>
              <w:footnoteReference w:id="115"/>
            </w:r>
            <w:r w:rsidRPr="00135D4B">
              <w:rPr>
                <w:rStyle w:val="Other"/>
                <w:i/>
                <w:iCs/>
                <w:color w:val="000000" w:themeColor="text1"/>
                <w:lang w:val="vi-VN" w:eastAsia="vi-VN"/>
              </w:rPr>
              <w:t>........</w:t>
            </w:r>
            <w:r w:rsidRPr="00135D4B">
              <w:rPr>
                <w:rStyle w:val="Other"/>
                <w:i/>
                <w:iCs/>
                <w:color w:val="000000" w:themeColor="text1"/>
                <w:lang w:eastAsia="vi-VN"/>
              </w:rPr>
              <w:t>.....,</w:t>
            </w:r>
            <w:r w:rsidRPr="00135D4B">
              <w:rPr>
                <w:rStyle w:val="Other"/>
                <w:i/>
                <w:iCs/>
                <w:color w:val="000000" w:themeColor="text1"/>
                <w:vertAlign w:val="superscript"/>
                <w:lang w:eastAsia="vi-VN"/>
              </w:rPr>
              <w:t xml:space="preserve"> </w:t>
            </w:r>
            <w:r w:rsidRPr="00135D4B">
              <w:rPr>
                <w:rStyle w:val="Other"/>
                <w:i/>
                <w:iCs/>
                <w:color w:val="000000" w:themeColor="text1"/>
                <w:lang w:eastAsia="vi-VN"/>
              </w:rPr>
              <w:t>ngày... tháng... năm..</w:t>
            </w:r>
            <w:r w:rsidRPr="00135D4B">
              <w:rPr>
                <w:rStyle w:val="Other"/>
                <w:i/>
                <w:iCs/>
                <w:color w:val="000000" w:themeColor="text1"/>
                <w:lang w:val="vi-VN" w:eastAsia="vi-VN"/>
              </w:rPr>
              <w:t>............</w:t>
            </w:r>
          </w:p>
        </w:tc>
      </w:tr>
    </w:tbl>
    <w:p w:rsidRPr="00135D4B" w:rsidR="00B91B59" w:rsidP="00B91B59" w:rsidRDefault="00B91B59" w14:paraId="00B9D490" w14:textId="77777777">
      <w:pPr>
        <w:ind w:firstLine="0"/>
        <w:jc w:val="center"/>
        <w:rPr>
          <w:b/>
          <w:color w:val="000000" w:themeColor="text1"/>
          <w:sz w:val="26"/>
          <w:szCs w:val="26"/>
        </w:rPr>
      </w:pPr>
    </w:p>
    <w:p w:rsidRPr="00135D4B" w:rsidR="00B91B59" w:rsidP="00B91B59" w:rsidRDefault="00B91B59" w14:paraId="741C547A" w14:textId="77777777">
      <w:pPr>
        <w:ind w:firstLine="0"/>
        <w:jc w:val="center"/>
        <w:rPr>
          <w:b/>
          <w:color w:val="000000" w:themeColor="text1"/>
          <w:sz w:val="26"/>
          <w:szCs w:val="26"/>
        </w:rPr>
      </w:pPr>
      <w:r w:rsidRPr="00135D4B">
        <w:rPr>
          <w:b/>
          <w:color w:val="000000" w:themeColor="text1"/>
          <w:sz w:val="26"/>
          <w:szCs w:val="26"/>
        </w:rPr>
        <w:t>HỢP ĐỒNG</w:t>
      </w:r>
    </w:p>
    <w:p w:rsidRPr="00135D4B" w:rsidR="00B91B59" w:rsidP="00B91B59" w:rsidRDefault="00B91B59" w14:paraId="7DE1C70D" w14:textId="77777777">
      <w:pPr>
        <w:ind w:firstLine="0"/>
        <w:jc w:val="center"/>
        <w:rPr>
          <w:b/>
          <w:bCs/>
          <w:color w:val="000000" w:themeColor="text1"/>
          <w:sz w:val="26"/>
          <w:szCs w:val="26"/>
          <w:lang w:val="vi-VN"/>
        </w:rPr>
      </w:pPr>
      <w:r w:rsidRPr="00135D4B">
        <w:rPr>
          <w:b/>
          <w:bCs/>
          <w:color w:val="000000" w:themeColor="text1"/>
          <w:sz w:val="26"/>
          <w:szCs w:val="26"/>
          <w:lang w:val="vi-VN"/>
        </w:rPr>
        <w:t>Dịch vụ cai nghiện ma túy tự nguyện</w:t>
      </w:r>
    </w:p>
    <w:p w:rsidRPr="00135D4B" w:rsidR="00B91B59" w:rsidP="00B91B59" w:rsidRDefault="00B91B59" w14:paraId="599E3754" w14:textId="77777777">
      <w:pPr>
        <w:ind w:firstLine="0"/>
        <w:jc w:val="center"/>
        <w:rPr>
          <w:color w:val="000000" w:themeColor="text1"/>
          <w:sz w:val="26"/>
          <w:szCs w:val="26"/>
          <w:lang w:val="vi-VN"/>
        </w:rPr>
      </w:pPr>
      <w:r w:rsidRPr="00135D4B">
        <w:rPr>
          <w:color w:val="000000" w:themeColor="text1"/>
          <w:szCs w:val="28"/>
          <w:vertAlign w:val="superscript"/>
          <w:lang w:val="vi-VN"/>
        </w:rPr>
        <w:t>__________</w:t>
      </w:r>
    </w:p>
    <w:p w:rsidRPr="00135D4B" w:rsidR="00B91B59" w:rsidP="00B91B59" w:rsidRDefault="00B91B59" w14:paraId="25BD8A3A" w14:textId="77777777">
      <w:pPr>
        <w:spacing w:before="60" w:after="60"/>
        <w:rPr>
          <w:i/>
          <w:color w:val="000000" w:themeColor="text1"/>
          <w:sz w:val="26"/>
          <w:szCs w:val="26"/>
          <w:lang w:val="pt-BR"/>
        </w:rPr>
      </w:pPr>
      <w:bookmarkStart w:name="_Hlk217905298" w:id="8"/>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color w:val="000000" w:themeColor="text1"/>
          <w:sz w:val="26"/>
          <w:szCs w:val="26"/>
          <w:lang w:val="vi-VN"/>
        </w:rPr>
        <w:t>;</w:t>
      </w:r>
    </w:p>
    <w:bookmarkEnd w:id="8"/>
    <w:p w:rsidRPr="00135D4B" w:rsidR="00B91B59" w:rsidP="00B91B59" w:rsidRDefault="00B91B59" w14:paraId="736C9E72" w14:textId="77777777">
      <w:pPr>
        <w:spacing w:before="60" w:after="60"/>
        <w:rPr>
          <w:i/>
          <w:color w:val="000000" w:themeColor="text1"/>
          <w:sz w:val="26"/>
          <w:szCs w:val="26"/>
        </w:rPr>
      </w:pPr>
      <w:r w:rsidRPr="00135D4B">
        <w:rPr>
          <w:i/>
          <w:color w:val="000000" w:themeColor="text1"/>
          <w:sz w:val="26"/>
          <w:szCs w:val="26"/>
          <w:lang w:val="vi-VN"/>
        </w:rPr>
        <w:t xml:space="preserve">Căn cứ Giấy phép hoạt động cai nghiện ma túy số:  </w:t>
      </w:r>
      <w:r w:rsidRPr="00135D4B">
        <w:rPr>
          <w:i/>
          <w:color w:val="000000" w:themeColor="text1"/>
          <w:sz w:val="26"/>
          <w:szCs w:val="26"/>
        </w:rPr>
        <w:t xml:space="preserve">   </w:t>
      </w:r>
      <w:r w:rsidRPr="00135D4B">
        <w:rPr>
          <w:i/>
          <w:color w:val="000000" w:themeColor="text1"/>
          <w:sz w:val="26"/>
          <w:szCs w:val="26"/>
          <w:lang w:val="vi-VN"/>
        </w:rPr>
        <w:t xml:space="preserve">  /GP-HĐCN ngày ....    tháng ..... năm ............</w:t>
      </w:r>
      <w:r w:rsidRPr="00135D4B">
        <w:rPr>
          <w:i/>
          <w:color w:val="000000" w:themeColor="text1"/>
          <w:sz w:val="26"/>
          <w:szCs w:val="26"/>
        </w:rPr>
        <w:t>;</w:t>
      </w:r>
    </w:p>
    <w:p w:rsidRPr="00135D4B" w:rsidR="00B91B59" w:rsidP="00B91B59" w:rsidRDefault="00B91B59" w14:paraId="29077147" w14:textId="77777777">
      <w:pPr>
        <w:spacing w:before="60" w:after="60"/>
        <w:rPr>
          <w:i/>
          <w:color w:val="000000" w:themeColor="text1"/>
          <w:sz w:val="26"/>
          <w:szCs w:val="26"/>
          <w:lang w:val="vi-VN"/>
        </w:rPr>
      </w:pPr>
      <w:r w:rsidRPr="00135D4B">
        <w:rPr>
          <w:i/>
          <w:color w:val="000000" w:themeColor="text1"/>
          <w:sz w:val="26"/>
          <w:szCs w:val="26"/>
          <w:lang w:val="vi-VN"/>
        </w:rPr>
        <w:t>Căn cứ khả năng thực hiện của Cơ sở .......</w:t>
      </w:r>
      <w:r w:rsidRPr="00135D4B">
        <w:rPr>
          <w:i/>
          <w:color w:val="000000" w:themeColor="text1"/>
          <w:sz w:val="26"/>
          <w:szCs w:val="26"/>
          <w:vertAlign w:val="superscript"/>
          <w:lang w:val="vi-VN"/>
        </w:rPr>
        <w:t>2</w:t>
      </w:r>
      <w:r w:rsidRPr="00135D4B">
        <w:rPr>
          <w:i/>
          <w:color w:val="000000" w:themeColor="text1"/>
          <w:sz w:val="26"/>
          <w:szCs w:val="26"/>
          <w:lang w:val="vi-VN"/>
        </w:rPr>
        <w:t>.........và nhu cầu sử dụng dịch vụ cai ngiện ma túy tự nguyện của ông (bà) ..................................</w:t>
      </w:r>
      <w:r w:rsidRPr="00135D4B">
        <w:rPr>
          <w:rStyle w:val="FootnoteReference"/>
          <w:i/>
          <w:color w:val="000000" w:themeColor="text1"/>
          <w:sz w:val="26"/>
          <w:szCs w:val="26"/>
          <w:lang w:val="vi-VN"/>
        </w:rPr>
        <w:footnoteReference w:id="116"/>
      </w:r>
      <w:r w:rsidRPr="00135D4B">
        <w:rPr>
          <w:i/>
          <w:color w:val="000000" w:themeColor="text1"/>
          <w:sz w:val="26"/>
          <w:szCs w:val="26"/>
          <w:lang w:val="vi-VN"/>
        </w:rPr>
        <w:t>................................</w:t>
      </w:r>
    </w:p>
    <w:p w:rsidRPr="004340B2" w:rsidR="00B91B59" w:rsidP="00B91B59" w:rsidRDefault="00B91B59" w14:paraId="1D917FFF" w14:textId="77777777">
      <w:pPr>
        <w:spacing w:before="60" w:after="60"/>
        <w:rPr>
          <w:bCs/>
          <w:iCs/>
          <w:color w:val="000000" w:themeColor="text1"/>
          <w:sz w:val="26"/>
          <w:szCs w:val="26"/>
          <w:lang w:val="vi-VN"/>
        </w:rPr>
      </w:pPr>
      <w:r w:rsidRPr="004340B2">
        <w:rPr>
          <w:bCs/>
          <w:iCs/>
          <w:color w:val="000000" w:themeColor="text1"/>
          <w:sz w:val="26"/>
          <w:szCs w:val="26"/>
          <w:lang w:val="vi-VN"/>
        </w:rPr>
        <w:t>Hôm nay, ngày ……tháng ..... năm .......... tại .....................................................</w:t>
      </w:r>
    </w:p>
    <w:p w:rsidRPr="004340B2" w:rsidR="00B91B59" w:rsidP="00B91B59" w:rsidRDefault="00B91B59" w14:paraId="71E80CE3" w14:textId="77777777">
      <w:pPr>
        <w:spacing w:before="60" w:after="60"/>
        <w:rPr>
          <w:bCs/>
          <w:iCs/>
          <w:color w:val="000000" w:themeColor="text1"/>
          <w:sz w:val="26"/>
          <w:szCs w:val="26"/>
          <w:lang w:val="vi-VN"/>
        </w:rPr>
      </w:pPr>
      <w:r w:rsidRPr="004340B2">
        <w:rPr>
          <w:bCs/>
          <w:iCs/>
          <w:color w:val="000000" w:themeColor="text1"/>
          <w:sz w:val="26"/>
          <w:szCs w:val="26"/>
          <w:lang w:val="vi-VN"/>
        </w:rPr>
        <w:t>Chúng tôi gồm:</w:t>
      </w:r>
    </w:p>
    <w:p w:rsidRPr="00135D4B" w:rsidR="00B91B59" w:rsidP="00B91B59" w:rsidRDefault="00B91B59" w14:paraId="6E434398" w14:textId="77777777">
      <w:pPr>
        <w:spacing w:before="60" w:after="60"/>
        <w:rPr>
          <w:b/>
          <w:color w:val="000000" w:themeColor="text1"/>
          <w:sz w:val="26"/>
          <w:szCs w:val="26"/>
          <w:lang w:val="vi-VN"/>
        </w:rPr>
      </w:pPr>
      <w:r w:rsidRPr="00135D4B">
        <w:rPr>
          <w:b/>
          <w:color w:val="000000" w:themeColor="text1"/>
          <w:sz w:val="26"/>
          <w:szCs w:val="26"/>
          <w:lang w:val="vi-VN"/>
        </w:rPr>
        <w:t>I. BÊN CUNG CẤP DỊCH VỤ (BÊN A)</w:t>
      </w:r>
    </w:p>
    <w:p w:rsidRPr="00135D4B" w:rsidR="00B91B59" w:rsidP="00B91B59" w:rsidRDefault="00B91B59" w14:paraId="2585040C" w14:textId="77777777">
      <w:pPr>
        <w:spacing w:before="60" w:after="60"/>
        <w:rPr>
          <w:color w:val="000000" w:themeColor="text1"/>
          <w:sz w:val="26"/>
          <w:szCs w:val="26"/>
          <w:lang w:val="vi-VN"/>
        </w:rPr>
      </w:pPr>
      <w:r w:rsidRPr="00135D4B">
        <w:rPr>
          <w:color w:val="000000" w:themeColor="text1"/>
          <w:sz w:val="26"/>
          <w:szCs w:val="26"/>
          <w:lang w:val="vi-VN"/>
        </w:rPr>
        <w:t>1. Tên cơ sở: ..........................................................................................................</w:t>
      </w:r>
    </w:p>
    <w:p w:rsidRPr="00135D4B" w:rsidR="00B91B59" w:rsidP="62ADB3FA" w:rsidRDefault="00B91B59" w14:paraId="7AF91480" w14:textId="77777777">
      <w:pPr>
        <w:spacing w:before="60" w:after="60"/>
        <w:rPr>
          <w:color w:val="000000" w:themeColor="text1"/>
          <w:sz w:val="26"/>
          <w:szCs w:val="26"/>
          <w:lang w:val="en-US"/>
        </w:rPr>
      </w:pPr>
      <w:r w:rsidRPr="62ADB3FA" w:rsidR="00B91B59">
        <w:rPr>
          <w:color w:val="000000" w:themeColor="text1" w:themeTint="FF" w:themeShade="FF"/>
          <w:sz w:val="26"/>
          <w:szCs w:val="26"/>
          <w:lang w:val="en-US"/>
        </w:rPr>
        <w:t>2. Họ, tên người đại diện theo pháp luật (</w:t>
      </w:r>
      <w:r w:rsidRPr="62ADB3FA" w:rsidR="00B91B59">
        <w:rPr>
          <w:i w:val="1"/>
          <w:iCs w:val="1"/>
          <w:color w:val="000000" w:themeColor="text1" w:themeTint="FF" w:themeShade="FF"/>
          <w:lang w:val="en-US"/>
        </w:rPr>
        <w:t>viết in hoa</w:t>
      </w:r>
      <w:r w:rsidRPr="62ADB3FA" w:rsidR="00B91B59">
        <w:rPr>
          <w:color w:val="000000" w:themeColor="text1" w:themeTint="FF" w:themeShade="FF"/>
          <w:sz w:val="26"/>
          <w:szCs w:val="26"/>
          <w:lang w:val="en-US"/>
        </w:rPr>
        <w:t>):............................................</w:t>
      </w:r>
    </w:p>
    <w:p w:rsidRPr="00135D4B" w:rsidR="00B91B59" w:rsidP="00B91B59" w:rsidRDefault="00B91B59" w14:paraId="40947207" w14:textId="77777777">
      <w:pPr>
        <w:spacing w:before="60" w:after="60"/>
        <w:rPr>
          <w:color w:val="000000" w:themeColor="text1"/>
          <w:sz w:val="26"/>
          <w:szCs w:val="26"/>
          <w:lang w:val="vi-VN"/>
        </w:rPr>
      </w:pPr>
      <w:r w:rsidRPr="00135D4B">
        <w:rPr>
          <w:color w:val="000000" w:themeColor="text1"/>
          <w:sz w:val="26"/>
          <w:szCs w:val="26"/>
          <w:lang w:val="vi-VN"/>
        </w:rPr>
        <w:t>Chức danh:.......................................; Điện thoại:……………; Fax: ……………</w:t>
      </w:r>
    </w:p>
    <w:p w:rsidRPr="00135D4B" w:rsidR="00B91B59" w:rsidP="00B91B59" w:rsidRDefault="00B91B59" w14:paraId="19E75661" w14:textId="77777777">
      <w:pPr>
        <w:spacing w:before="60" w:after="60"/>
        <w:rPr>
          <w:color w:val="000000" w:themeColor="text1"/>
          <w:sz w:val="26"/>
          <w:szCs w:val="26"/>
          <w:lang w:val="vi-VN"/>
        </w:rPr>
      </w:pPr>
      <w:r w:rsidRPr="00135D4B">
        <w:rPr>
          <w:color w:val="000000" w:themeColor="text1"/>
          <w:sz w:val="26"/>
          <w:szCs w:val="26"/>
          <w:lang w:val="vi-VN"/>
        </w:rPr>
        <w:t>3. Số tài khoản:…………………mở tại ngân hàng……………………………...</w:t>
      </w:r>
    </w:p>
    <w:p w:rsidRPr="00135D4B" w:rsidR="00B91B59" w:rsidP="00B91B59" w:rsidRDefault="00B91B59" w14:paraId="5AE986ED" w14:textId="77777777">
      <w:pPr>
        <w:spacing w:before="60" w:after="60"/>
        <w:rPr>
          <w:color w:val="000000" w:themeColor="text1"/>
          <w:sz w:val="26"/>
          <w:szCs w:val="26"/>
          <w:lang w:val="vi-VN"/>
        </w:rPr>
      </w:pPr>
      <w:r w:rsidRPr="00135D4B">
        <w:rPr>
          <w:color w:val="000000" w:themeColor="text1"/>
          <w:sz w:val="26"/>
          <w:szCs w:val="26"/>
          <w:lang w:val="vi-VN"/>
        </w:rPr>
        <w:t>4. Mã số thuế:…………………………………………………………………….</w:t>
      </w:r>
    </w:p>
    <w:p w:rsidRPr="00135D4B" w:rsidR="00B91B59" w:rsidP="00B91B59" w:rsidRDefault="00B91B59" w14:paraId="4BEA1B12" w14:textId="77777777">
      <w:pPr>
        <w:spacing w:before="60" w:after="60"/>
        <w:rPr>
          <w:b/>
          <w:color w:val="000000" w:themeColor="text1"/>
          <w:spacing w:val="-2"/>
          <w:sz w:val="26"/>
          <w:szCs w:val="26"/>
          <w:lang w:val="vi-VN"/>
        </w:rPr>
      </w:pPr>
      <w:r w:rsidRPr="00135D4B">
        <w:rPr>
          <w:b/>
          <w:color w:val="000000" w:themeColor="text1"/>
          <w:spacing w:val="-2"/>
          <w:sz w:val="26"/>
          <w:szCs w:val="26"/>
          <w:lang w:val="vi-VN"/>
        </w:rPr>
        <w:t>II. NGƯỜI SỬ DỤNG DỊCH VỤ (BÊN B)</w:t>
      </w:r>
    </w:p>
    <w:p w:rsidRPr="00135D4B" w:rsidR="00B91B59" w:rsidP="00B91B59" w:rsidRDefault="00B91B59" w14:paraId="6F1D6DBC" w14:textId="3AB90C38">
      <w:pPr>
        <w:spacing w:before="60" w:after="60"/>
        <w:rPr>
          <w:color w:val="000000" w:themeColor="text1"/>
          <w:sz w:val="26"/>
          <w:szCs w:val="26"/>
          <w:lang w:val="vi-VN"/>
        </w:rPr>
      </w:pPr>
      <w:r w:rsidRPr="7AA6E892" w:rsidR="2C394D22">
        <w:rPr>
          <w:color w:val="000000" w:themeColor="text1" w:themeTint="FF" w:themeShade="FF"/>
          <w:sz w:val="26"/>
          <w:szCs w:val="26"/>
          <w:lang w:val="vi-VN"/>
        </w:rPr>
        <w:t xml:space="preserve">1. Người cai nghiện/ sử dụng dịch vụ </w:t>
      </w:r>
      <w:r w:rsidRPr="7AA6E892" w:rsidR="2C394D22">
        <w:rPr>
          <w:color w:val="000000" w:themeColor="text1" w:themeTint="FF" w:themeShade="FF"/>
          <w:sz w:val="26"/>
          <w:szCs w:val="26"/>
          <w:lang w:val="vi-VN"/>
        </w:rPr>
        <w:t>cai</w:t>
      </w:r>
      <w:ins w:author="Nguyễn Quốc Phong" w:date="2026-07-06T10:25:44.027Z" w16du:dateUtc="2026-07-06T10:25:44.027Z" w:id="629842752">
        <w:r w:rsidRPr="7AA6E892" w:rsidR="16F5D585">
          <w:rPr>
            <w:color w:val="000000" w:themeColor="text1" w:themeTint="FF" w:themeShade="FF"/>
            <w:sz w:val="26"/>
            <w:szCs w:val="26"/>
            <w:lang w:val="vi-VN"/>
          </w:rPr>
          <w:t xml:space="preserve"> </w:t>
        </w:r>
      </w:ins>
      <w:r w:rsidRPr="7AA6E892" w:rsidR="16F5D585">
        <w:rPr>
          <w:color w:val="000000" w:themeColor="text1" w:themeTint="FF" w:themeShade="FF"/>
          <w:sz w:val="26"/>
          <w:szCs w:val="26"/>
          <w:lang w:val="vi-VN"/>
        </w:rPr>
        <w:t>n</w:t>
      </w:r>
      <w:r w:rsidRPr="7AA6E892" w:rsidR="16F5D585">
        <w:rPr>
          <w:color w:val="000000" w:themeColor="text1" w:themeTint="FF" w:themeShade="FF"/>
          <w:sz w:val="26"/>
          <w:szCs w:val="26"/>
          <w:lang w:val="vi-VN"/>
        </w:rPr>
        <w:t>gh</w:t>
      </w:r>
      <w:r w:rsidRPr="7AA6E892" w:rsidR="2C394D22">
        <w:rPr>
          <w:color w:val="000000" w:themeColor="text1" w:themeTint="FF" w:themeShade="FF"/>
          <w:sz w:val="26"/>
          <w:szCs w:val="26"/>
          <w:lang w:val="vi-VN"/>
        </w:rPr>
        <w:t>iện tự nguyện:</w:t>
      </w:r>
    </w:p>
    <w:p w:rsidRPr="00135D4B" w:rsidR="00B91B59" w:rsidP="00B91B59" w:rsidRDefault="00B91B59" w14:paraId="5707AA39" w14:textId="77777777">
      <w:pPr>
        <w:spacing w:before="60" w:after="60"/>
        <w:rPr>
          <w:color w:val="000000" w:themeColor="text1"/>
          <w:sz w:val="26"/>
          <w:szCs w:val="26"/>
          <w:lang w:val="vi-VN"/>
        </w:rPr>
      </w:pPr>
      <w:r w:rsidRPr="00135D4B">
        <w:rPr>
          <w:color w:val="000000" w:themeColor="text1"/>
          <w:sz w:val="26"/>
          <w:szCs w:val="26"/>
          <w:lang w:val="vi-VN"/>
        </w:rPr>
        <w:t>Họ và tên (</w:t>
      </w:r>
      <w:r w:rsidRPr="00135D4B">
        <w:rPr>
          <w:i/>
          <w:color w:val="000000" w:themeColor="text1"/>
          <w:sz w:val="26"/>
          <w:szCs w:val="26"/>
          <w:lang w:val="vi-VN"/>
        </w:rPr>
        <w:t>viết in hoa</w:t>
      </w:r>
      <w:r w:rsidRPr="00135D4B">
        <w:rPr>
          <w:color w:val="000000" w:themeColor="text1"/>
          <w:sz w:val="26"/>
          <w:szCs w:val="26"/>
          <w:lang w:val="vi-VN"/>
        </w:rPr>
        <w:t>): ................................................</w:t>
      </w:r>
      <w:r w:rsidRPr="00135D4B">
        <w:rPr>
          <w:color w:val="000000" w:themeColor="text1"/>
          <w:sz w:val="26"/>
          <w:szCs w:val="26"/>
        </w:rPr>
        <w:t xml:space="preserve">; Giới tính: </w:t>
      </w:r>
      <w:r w:rsidRPr="00135D4B">
        <w:rPr>
          <w:color w:val="000000" w:themeColor="text1"/>
          <w:sz w:val="26"/>
          <w:szCs w:val="26"/>
          <w:lang w:val="vi-VN"/>
        </w:rPr>
        <w:t>......................</w:t>
      </w:r>
    </w:p>
    <w:p w:rsidRPr="00135D4B" w:rsidR="00B91B59" w:rsidP="00B91B59" w:rsidRDefault="00B91B59" w14:paraId="5C1A4052" w14:textId="77777777">
      <w:pPr>
        <w:spacing w:before="60" w:after="60"/>
        <w:rPr>
          <w:color w:val="000000" w:themeColor="text1"/>
          <w:sz w:val="26"/>
          <w:szCs w:val="26"/>
          <w:lang w:val="vi-VN"/>
        </w:rPr>
      </w:pPr>
      <w:r w:rsidRPr="00135D4B">
        <w:rPr>
          <w:color w:val="000000" w:themeColor="text1"/>
          <w:sz w:val="26"/>
          <w:szCs w:val="26"/>
          <w:lang w:val="vi-VN"/>
        </w:rPr>
        <w:t>Ngày, tháng, năm sinh: ........................................................................................</w:t>
      </w:r>
    </w:p>
    <w:p w:rsidRPr="00135D4B" w:rsidR="00B91B59" w:rsidP="00B91B59" w:rsidRDefault="00B91B59" w14:paraId="76226E0A" w14:textId="77777777">
      <w:pPr>
        <w:shd w:val="clear" w:color="auto" w:fill="FFFFFF"/>
        <w:spacing w:before="120" w:after="120"/>
        <w:jc w:val="left"/>
        <w:rPr>
          <w:color w:val="000000" w:themeColor="text1"/>
          <w:sz w:val="26"/>
          <w:szCs w:val="26"/>
          <w:lang w:val="vi-VN"/>
        </w:rPr>
      </w:pPr>
      <w:r w:rsidRPr="00135D4B">
        <w:rPr>
          <w:color w:val="000000" w:themeColor="text1"/>
          <w:sz w:val="26"/>
          <w:szCs w:val="26"/>
          <w:lang w:val="vi-VN"/>
        </w:rPr>
        <w:t xml:space="preserve">Số </w:t>
      </w:r>
      <w:r w:rsidR="007B202D">
        <w:rPr>
          <w:color w:val="000000" w:themeColor="text1"/>
          <w:sz w:val="26"/>
          <w:szCs w:val="26"/>
        </w:rPr>
        <w:t>CC/</w:t>
      </w:r>
      <w:r w:rsidRPr="00135D4B">
        <w:rPr>
          <w:color w:val="000000" w:themeColor="text1"/>
          <w:sz w:val="26"/>
          <w:szCs w:val="26"/>
          <w:lang w:val="vi-VN"/>
        </w:rPr>
        <w:t>CCCD/CMND/</w:t>
      </w:r>
      <w:r w:rsidR="007B202D">
        <w:rPr>
          <w:color w:val="000000" w:themeColor="text1"/>
          <w:sz w:val="26"/>
          <w:szCs w:val="26"/>
        </w:rPr>
        <w:t>HC</w:t>
      </w:r>
      <w:r w:rsidRPr="00135D4B">
        <w:rPr>
          <w:color w:val="000000" w:themeColor="text1"/>
          <w:sz w:val="26"/>
          <w:szCs w:val="26"/>
          <w:lang w:val="vi-VN"/>
        </w:rPr>
        <w:t>: ................................. ngày cấp: ............................ nơi cấp: ...........................................................................................................................</w:t>
      </w:r>
    </w:p>
    <w:p w:rsidRPr="00135D4B" w:rsidR="00B91B59" w:rsidP="00B91B59" w:rsidRDefault="00B91B59" w14:paraId="21E47730" w14:textId="77777777">
      <w:pPr>
        <w:spacing w:before="60" w:after="60"/>
        <w:rPr>
          <w:color w:val="000000" w:themeColor="text1"/>
          <w:sz w:val="26"/>
          <w:szCs w:val="26"/>
          <w:lang w:val="vi-VN"/>
        </w:rPr>
      </w:pPr>
      <w:r w:rsidRPr="00135D4B">
        <w:rPr>
          <w:color w:val="000000" w:themeColor="text1"/>
          <w:sz w:val="26"/>
          <w:szCs w:val="26"/>
          <w:lang w:val="vi-VN"/>
        </w:rPr>
        <w:t>Nơi cư trú:.....................................................………..…….….......………..……</w:t>
      </w:r>
    </w:p>
    <w:p w:rsidRPr="00135D4B" w:rsidR="00B91B59" w:rsidP="00B91B59" w:rsidRDefault="00B91B59" w14:paraId="54BD2229" w14:textId="77777777">
      <w:pPr>
        <w:spacing w:before="60" w:after="60"/>
        <w:rPr>
          <w:color w:val="000000" w:themeColor="text1"/>
          <w:sz w:val="26"/>
          <w:szCs w:val="26"/>
          <w:lang w:val="vi-VN"/>
        </w:rPr>
      </w:pPr>
      <w:r w:rsidRPr="00135D4B">
        <w:rPr>
          <w:color w:val="000000" w:themeColor="text1"/>
          <w:sz w:val="26"/>
          <w:szCs w:val="26"/>
          <w:lang w:val="vi-VN"/>
        </w:rPr>
        <w:t>Số điện thoại liên hệ: ……………………………...............................………….</w:t>
      </w:r>
    </w:p>
    <w:p w:rsidRPr="00135D4B" w:rsidR="00B91B59" w:rsidP="00B91B59" w:rsidRDefault="00B91B59" w14:paraId="76D461CC" w14:textId="77777777">
      <w:pPr>
        <w:spacing w:before="60" w:after="60"/>
        <w:rPr>
          <w:b/>
          <w:color w:val="000000" w:themeColor="text1"/>
          <w:sz w:val="26"/>
          <w:szCs w:val="26"/>
          <w:lang w:val="vi-VN"/>
        </w:rPr>
      </w:pPr>
      <w:r w:rsidRPr="00135D4B">
        <w:rPr>
          <w:color w:val="000000" w:themeColor="text1"/>
          <w:sz w:val="26"/>
          <w:szCs w:val="26"/>
          <w:lang w:val="vi-VN"/>
        </w:rPr>
        <w:t>2. Đại diện gia đình, người đại diện theo pháp luật</w:t>
      </w:r>
      <w:r w:rsidRPr="00135D4B">
        <w:rPr>
          <w:b/>
          <w:color w:val="000000" w:themeColor="text1"/>
          <w:sz w:val="26"/>
          <w:szCs w:val="26"/>
          <w:lang w:val="vi-VN"/>
        </w:rPr>
        <w:t xml:space="preserve"> </w:t>
      </w:r>
      <w:r w:rsidRPr="00135D4B">
        <w:rPr>
          <w:color w:val="000000" w:themeColor="text1"/>
          <w:sz w:val="26"/>
          <w:szCs w:val="26"/>
          <w:lang w:val="vi-VN"/>
        </w:rPr>
        <w:t>(đối với người từ đủ 12 đến dưới 18 tuổi)</w:t>
      </w:r>
    </w:p>
    <w:p w:rsidRPr="00135D4B" w:rsidR="00B91B59" w:rsidP="00B91B59" w:rsidRDefault="00B91B59" w14:paraId="4CB8C652" w14:textId="77777777">
      <w:pPr>
        <w:spacing w:before="60" w:after="60"/>
        <w:rPr>
          <w:color w:val="000000" w:themeColor="text1"/>
          <w:sz w:val="26"/>
          <w:szCs w:val="26"/>
          <w:lang w:val="vi-VN"/>
        </w:rPr>
      </w:pPr>
      <w:r w:rsidRPr="00135D4B">
        <w:rPr>
          <w:color w:val="000000" w:themeColor="text1"/>
          <w:sz w:val="26"/>
          <w:szCs w:val="26"/>
          <w:lang w:val="vi-VN"/>
        </w:rPr>
        <w:t>Họ và tên (</w:t>
      </w:r>
      <w:r w:rsidRPr="00135D4B">
        <w:rPr>
          <w:i/>
          <w:color w:val="000000" w:themeColor="text1"/>
          <w:sz w:val="26"/>
          <w:szCs w:val="26"/>
          <w:lang w:val="vi-VN"/>
        </w:rPr>
        <w:t>viết in hoa</w:t>
      </w:r>
      <w:r w:rsidRPr="00135D4B">
        <w:rPr>
          <w:color w:val="000000" w:themeColor="text1"/>
          <w:sz w:val="26"/>
          <w:szCs w:val="26"/>
          <w:lang w:val="vi-VN"/>
        </w:rPr>
        <w:t>): ................................................</w:t>
      </w:r>
      <w:r w:rsidRPr="00135D4B">
        <w:rPr>
          <w:color w:val="000000" w:themeColor="text1"/>
          <w:sz w:val="26"/>
          <w:szCs w:val="26"/>
        </w:rPr>
        <w:t xml:space="preserve">; Giới tính: </w:t>
      </w:r>
      <w:r w:rsidRPr="00135D4B">
        <w:rPr>
          <w:color w:val="000000" w:themeColor="text1"/>
          <w:sz w:val="26"/>
          <w:szCs w:val="26"/>
          <w:lang w:val="vi-VN"/>
        </w:rPr>
        <w:t>......................</w:t>
      </w:r>
    </w:p>
    <w:p w:rsidRPr="00135D4B" w:rsidR="00B91B59" w:rsidP="00B91B59" w:rsidRDefault="00B91B59" w14:paraId="679D1154" w14:textId="77777777">
      <w:pPr>
        <w:spacing w:before="60" w:after="60"/>
        <w:rPr>
          <w:color w:val="000000" w:themeColor="text1"/>
          <w:sz w:val="26"/>
          <w:szCs w:val="26"/>
          <w:lang w:val="vi-VN"/>
        </w:rPr>
      </w:pPr>
      <w:r w:rsidRPr="00135D4B">
        <w:rPr>
          <w:color w:val="000000" w:themeColor="text1"/>
          <w:sz w:val="26"/>
          <w:szCs w:val="26"/>
          <w:lang w:val="vi-VN"/>
        </w:rPr>
        <w:t>Ngày, tháng, năm sinh: ........................................................................................</w:t>
      </w:r>
    </w:p>
    <w:p w:rsidRPr="00135D4B" w:rsidR="00B91B59" w:rsidP="00B91B59" w:rsidRDefault="00B91B59" w14:paraId="0FAE9FAE" w14:textId="77777777">
      <w:pPr>
        <w:shd w:val="clear" w:color="auto" w:fill="FFFFFF"/>
        <w:spacing w:before="120" w:after="120"/>
        <w:jc w:val="left"/>
        <w:rPr>
          <w:color w:val="000000" w:themeColor="text1"/>
          <w:sz w:val="26"/>
          <w:szCs w:val="26"/>
          <w:lang w:val="vi-VN"/>
        </w:rPr>
      </w:pPr>
      <w:r w:rsidRPr="00135D4B">
        <w:rPr>
          <w:color w:val="000000" w:themeColor="text1"/>
          <w:sz w:val="26"/>
          <w:szCs w:val="26"/>
          <w:lang w:val="vi-VN"/>
        </w:rPr>
        <w:t>- Số CCCD/CMND/Hộ chiếu: ................................. ngày cấp: ............................ nơi cấp: ...........................................................................................................................</w:t>
      </w:r>
    </w:p>
    <w:p w:rsidRPr="00135D4B" w:rsidR="00B91B59" w:rsidP="00B91B59" w:rsidRDefault="00B91B59" w14:paraId="393099B9" w14:textId="77777777">
      <w:pPr>
        <w:spacing w:before="60" w:after="60"/>
        <w:rPr>
          <w:color w:val="000000" w:themeColor="text1"/>
          <w:sz w:val="26"/>
          <w:szCs w:val="26"/>
          <w:lang w:val="vi-VN"/>
        </w:rPr>
      </w:pPr>
      <w:r w:rsidRPr="00135D4B">
        <w:rPr>
          <w:color w:val="000000" w:themeColor="text1"/>
          <w:sz w:val="26"/>
          <w:szCs w:val="26"/>
          <w:lang w:val="vi-VN"/>
        </w:rPr>
        <w:t>Nơi cư trú:.....................................................………..…….….......………..……</w:t>
      </w:r>
    </w:p>
    <w:p w:rsidRPr="00135D4B" w:rsidR="00B91B59" w:rsidP="00B91B59" w:rsidRDefault="00B91B59" w14:paraId="18861AF0" w14:textId="77777777">
      <w:pPr>
        <w:spacing w:before="60" w:after="60"/>
        <w:rPr>
          <w:color w:val="000000" w:themeColor="text1"/>
          <w:sz w:val="26"/>
          <w:szCs w:val="26"/>
          <w:lang w:val="vi-VN"/>
        </w:rPr>
      </w:pPr>
      <w:r w:rsidRPr="00135D4B">
        <w:rPr>
          <w:color w:val="000000" w:themeColor="text1"/>
          <w:sz w:val="26"/>
          <w:szCs w:val="26"/>
          <w:lang w:val="vi-VN"/>
        </w:rPr>
        <w:t>Số điện thoại liên hệ: ……………………………...............................………….</w:t>
      </w:r>
    </w:p>
    <w:p w:rsidRPr="00135D4B" w:rsidR="00B91B59" w:rsidP="00B91B59" w:rsidRDefault="00B91B59" w14:paraId="6BC41CA9" w14:textId="77777777">
      <w:pPr>
        <w:spacing w:before="60" w:after="60"/>
        <w:rPr>
          <w:b/>
          <w:i/>
          <w:color w:val="000000" w:themeColor="text1"/>
          <w:sz w:val="26"/>
          <w:szCs w:val="26"/>
          <w:lang w:val="vi-VN"/>
        </w:rPr>
      </w:pPr>
      <w:r w:rsidRPr="00135D4B">
        <w:rPr>
          <w:b/>
          <w:i/>
          <w:color w:val="000000" w:themeColor="text1"/>
          <w:sz w:val="26"/>
          <w:szCs w:val="26"/>
          <w:lang w:val="vi-VN"/>
        </w:rPr>
        <w:t>Hai bên thống nhất ký hợp đồng dịch vụ cai nghiện ma túy tự nguyện với các điều khoản sau:</w:t>
      </w:r>
    </w:p>
    <w:p w:rsidRPr="00135D4B" w:rsidR="00B91B59" w:rsidP="00B91B59" w:rsidRDefault="00B91B59" w14:paraId="5D8C776E" w14:textId="77777777">
      <w:pPr>
        <w:spacing w:before="60" w:after="60"/>
        <w:rPr>
          <w:color w:val="000000" w:themeColor="text1"/>
          <w:sz w:val="26"/>
          <w:szCs w:val="26"/>
          <w:lang w:val="vi-VN"/>
        </w:rPr>
      </w:pPr>
      <w:r w:rsidRPr="00135D4B">
        <w:rPr>
          <w:b/>
          <w:color w:val="000000" w:themeColor="text1"/>
          <w:sz w:val="26"/>
          <w:szCs w:val="26"/>
          <w:lang w:val="vi-VN"/>
        </w:rPr>
        <w:t>Điều 1.</w:t>
      </w:r>
      <w:r w:rsidRPr="00135D4B">
        <w:rPr>
          <w:color w:val="000000" w:themeColor="text1"/>
          <w:sz w:val="26"/>
          <w:szCs w:val="26"/>
          <w:lang w:val="vi-VN"/>
        </w:rPr>
        <w:t xml:space="preserve"> Bên A chịu trách nhiệm cung cấp cho bên B dịch vụ cai nghiện ma túy tự nguyện với các nội dung sau: </w:t>
      </w:r>
    </w:p>
    <w:p w:rsidRPr="00135D4B" w:rsidR="00B91B59" w:rsidP="00B91B59" w:rsidRDefault="00B91B59" w14:paraId="70CE907F" w14:textId="77777777">
      <w:pPr>
        <w:spacing w:before="60" w:after="60"/>
        <w:rPr>
          <w:color w:val="000000" w:themeColor="text1"/>
          <w:sz w:val="26"/>
          <w:szCs w:val="26"/>
          <w:lang w:val="vi-VN"/>
        </w:rPr>
      </w:pPr>
      <w:r w:rsidRPr="00135D4B">
        <w:rPr>
          <w:color w:val="000000" w:themeColor="text1"/>
          <w:sz w:val="26"/>
          <w:szCs w:val="26"/>
          <w:lang w:val="vi-VN"/>
        </w:rPr>
        <w:t>1. Nội dung dịch vụ:</w:t>
      </w:r>
    </w:p>
    <w:p w:rsidRPr="00135D4B" w:rsidR="00B91B59" w:rsidP="00B91B59" w:rsidRDefault="00B91B59" w14:paraId="3F8A5AAA" w14:textId="77777777">
      <w:pPr>
        <w:spacing w:before="60" w:after="60"/>
        <w:rPr>
          <w:color w:val="000000" w:themeColor="text1"/>
          <w:sz w:val="26"/>
          <w:szCs w:val="26"/>
          <w:lang w:val="vi-VN"/>
        </w:rPr>
      </w:pPr>
      <w:r w:rsidRPr="00135D4B">
        <w:rPr>
          <w:color w:val="000000" w:themeColor="text1"/>
          <w:sz w:val="26"/>
          <w:szCs w:val="26"/>
          <w:lang w:val="vi-VN"/>
        </w:rPr>
        <w:t>- Phạm vi (loại) dịch vụ:.......................................................................................</w:t>
      </w:r>
    </w:p>
    <w:p w:rsidRPr="00135D4B" w:rsidR="00B91B59" w:rsidP="00B91B59" w:rsidRDefault="00B91B59" w14:paraId="39C4EF6B" w14:textId="77777777">
      <w:pPr>
        <w:spacing w:before="60" w:after="60"/>
        <w:rPr>
          <w:color w:val="000000" w:themeColor="text1"/>
          <w:sz w:val="26"/>
          <w:szCs w:val="26"/>
          <w:lang w:val="vi-VN"/>
        </w:rPr>
      </w:pPr>
      <w:r w:rsidRPr="00135D4B">
        <w:rPr>
          <w:color w:val="000000" w:themeColor="text1"/>
          <w:sz w:val="26"/>
          <w:szCs w:val="26"/>
          <w:lang w:val="vi-VN"/>
        </w:rPr>
        <w:t>…………………………………………………………………………………..</w:t>
      </w:r>
    </w:p>
    <w:p w:rsidRPr="00135D4B" w:rsidR="00B91B59" w:rsidP="00B91B59" w:rsidRDefault="00B91B59" w14:paraId="5321B689" w14:textId="77777777">
      <w:pPr>
        <w:spacing w:before="60" w:after="60"/>
        <w:rPr>
          <w:color w:val="000000" w:themeColor="text1"/>
          <w:sz w:val="26"/>
          <w:szCs w:val="26"/>
          <w:lang w:val="vi-VN"/>
        </w:rPr>
      </w:pPr>
      <w:r w:rsidRPr="00135D4B">
        <w:rPr>
          <w:color w:val="000000" w:themeColor="text1"/>
          <w:sz w:val="26"/>
          <w:szCs w:val="26"/>
          <w:lang w:val="vi-VN"/>
        </w:rPr>
        <w:t>- Hình thức cung cấp dịch vụ: ..............................................................................</w:t>
      </w:r>
    </w:p>
    <w:p w:rsidRPr="00135D4B" w:rsidR="00B91B59" w:rsidP="00B91B59" w:rsidRDefault="00B91B59" w14:paraId="4F64775E" w14:textId="77777777">
      <w:pPr>
        <w:spacing w:before="60" w:after="60"/>
        <w:rPr>
          <w:color w:val="000000" w:themeColor="text1"/>
          <w:sz w:val="26"/>
          <w:szCs w:val="26"/>
          <w:lang w:val="vi-VN"/>
        </w:rPr>
      </w:pPr>
      <w:r w:rsidRPr="00135D4B">
        <w:rPr>
          <w:color w:val="000000" w:themeColor="text1"/>
          <w:sz w:val="26"/>
          <w:szCs w:val="26"/>
          <w:lang w:val="vi-VN"/>
        </w:rPr>
        <w:t>…………………………………………………………………………………...</w:t>
      </w:r>
    </w:p>
    <w:p w:rsidRPr="00135D4B" w:rsidR="00B91B59" w:rsidP="00B91B59" w:rsidRDefault="00B91B59" w14:paraId="5C442391" w14:textId="77777777">
      <w:pPr>
        <w:spacing w:before="60" w:after="60"/>
        <w:rPr>
          <w:color w:val="000000" w:themeColor="text1"/>
          <w:sz w:val="26"/>
          <w:szCs w:val="26"/>
          <w:lang w:val="vi-VN"/>
        </w:rPr>
      </w:pPr>
      <w:r w:rsidRPr="00135D4B">
        <w:rPr>
          <w:color w:val="000000" w:themeColor="text1"/>
          <w:sz w:val="26"/>
          <w:szCs w:val="26"/>
          <w:lang w:val="vi-VN"/>
        </w:rPr>
        <w:t>- Thời gian, địa điểm cung cấp, sử dụng dịch vụ: ................................................</w:t>
      </w:r>
    </w:p>
    <w:p w:rsidRPr="00135D4B" w:rsidR="00B91B59" w:rsidP="00B91B59" w:rsidRDefault="00B91B59" w14:paraId="3D156A63" w14:textId="77777777">
      <w:pPr>
        <w:spacing w:before="60" w:after="60"/>
        <w:rPr>
          <w:color w:val="000000" w:themeColor="text1"/>
          <w:sz w:val="26"/>
          <w:szCs w:val="26"/>
          <w:lang w:val="vi-VN"/>
        </w:rPr>
      </w:pPr>
      <w:r w:rsidRPr="00135D4B">
        <w:rPr>
          <w:color w:val="000000" w:themeColor="text1"/>
          <w:sz w:val="26"/>
          <w:szCs w:val="26"/>
          <w:lang w:val="vi-VN"/>
        </w:rPr>
        <w:t>…………………………………………………………………………………...</w:t>
      </w:r>
    </w:p>
    <w:p w:rsidRPr="00135D4B" w:rsidR="00B91B59" w:rsidP="00B91B59" w:rsidRDefault="00B91B59" w14:paraId="799F2357" w14:textId="77777777">
      <w:pPr>
        <w:spacing w:before="60" w:after="60"/>
        <w:rPr>
          <w:color w:val="000000" w:themeColor="text1"/>
          <w:sz w:val="26"/>
          <w:szCs w:val="26"/>
          <w:lang w:val="vi-VN"/>
        </w:rPr>
      </w:pPr>
      <w:r w:rsidRPr="00135D4B">
        <w:rPr>
          <w:color w:val="000000" w:themeColor="text1"/>
          <w:sz w:val="26"/>
          <w:szCs w:val="26"/>
          <w:lang w:val="vi-VN"/>
        </w:rPr>
        <w:t>2. Chi phí sử dụng dịch vụ và hình thức, địa điểm trả chi phí sử dụng dịch vụ:....</w:t>
      </w:r>
    </w:p>
    <w:p w:rsidRPr="00135D4B" w:rsidR="00B91B59" w:rsidP="00B91B59" w:rsidRDefault="00B91B59" w14:paraId="691BB677" w14:textId="77777777">
      <w:pPr>
        <w:spacing w:before="60" w:after="60"/>
        <w:rPr>
          <w:color w:val="000000" w:themeColor="text1"/>
          <w:sz w:val="26"/>
          <w:szCs w:val="26"/>
          <w:lang w:val="vi-VN"/>
        </w:rPr>
      </w:pPr>
      <w:r w:rsidRPr="00135D4B">
        <w:rPr>
          <w:color w:val="000000" w:themeColor="text1"/>
          <w:sz w:val="26"/>
          <w:szCs w:val="26"/>
          <w:lang w:val="vi-VN"/>
        </w:rPr>
        <w:t>……………………………………………………………………………………</w:t>
      </w:r>
    </w:p>
    <w:p w:rsidRPr="00135D4B" w:rsidR="00B91B59" w:rsidP="00B91B59" w:rsidRDefault="00B91B59" w14:paraId="6733E8CA" w14:textId="77777777">
      <w:pPr>
        <w:spacing w:before="60" w:after="60"/>
        <w:rPr>
          <w:color w:val="000000" w:themeColor="text1"/>
          <w:sz w:val="26"/>
          <w:szCs w:val="26"/>
        </w:rPr>
      </w:pPr>
      <w:r w:rsidRPr="00135D4B">
        <w:rPr>
          <w:color w:val="000000" w:themeColor="text1"/>
          <w:sz w:val="26"/>
          <w:szCs w:val="26"/>
          <w:lang w:val="vi-VN"/>
        </w:rPr>
        <w:t>3. Chế độ hỗ trợ đối với người tự nguyện cai nghiện</w:t>
      </w:r>
      <w:r w:rsidRPr="00135D4B">
        <w:rPr>
          <w:color w:val="000000" w:themeColor="text1"/>
          <w:sz w:val="26"/>
          <w:szCs w:val="26"/>
        </w:rPr>
        <w:t xml:space="preserve"> đối với người cai nghiện tự nguyện tại cơ sở cai nghiện ma túy tư nhân.</w:t>
      </w:r>
    </w:p>
    <w:p w:rsidRPr="00135D4B" w:rsidR="00B91B59" w:rsidP="00B91B59" w:rsidRDefault="00B91B59" w14:paraId="4D768D5C" w14:textId="77777777">
      <w:pPr>
        <w:spacing w:before="60" w:after="60"/>
        <w:rPr>
          <w:color w:val="000000" w:themeColor="text1"/>
          <w:sz w:val="26"/>
          <w:szCs w:val="26"/>
          <w:lang w:val="vi-VN"/>
        </w:rPr>
      </w:pPr>
      <w:r w:rsidRPr="00135D4B">
        <w:rPr>
          <w:b/>
          <w:color w:val="000000" w:themeColor="text1"/>
          <w:sz w:val="26"/>
          <w:szCs w:val="26"/>
          <w:lang w:val="vi-VN"/>
        </w:rPr>
        <w:t>Điều 2.</w:t>
      </w:r>
      <w:r w:rsidRPr="00135D4B">
        <w:rPr>
          <w:color w:val="000000" w:themeColor="text1"/>
          <w:sz w:val="26"/>
          <w:szCs w:val="26"/>
          <w:lang w:val="vi-VN"/>
        </w:rPr>
        <w:t xml:space="preserve"> Quyền, trách nhiệm các bên trong việc cung cấp, sử dụng dịch vụ cai nghiện ma túy tự nguyện</w:t>
      </w:r>
    </w:p>
    <w:p w:rsidRPr="00135D4B" w:rsidR="00B91B59" w:rsidP="00B91B59" w:rsidRDefault="00B91B59" w14:paraId="5819E58D" w14:textId="77777777">
      <w:pPr>
        <w:spacing w:before="60" w:after="60"/>
        <w:rPr>
          <w:color w:val="000000" w:themeColor="text1"/>
          <w:sz w:val="26"/>
          <w:szCs w:val="26"/>
          <w:lang w:val="vi-VN"/>
        </w:rPr>
      </w:pPr>
      <w:r w:rsidRPr="00135D4B">
        <w:rPr>
          <w:color w:val="000000" w:themeColor="text1"/>
          <w:sz w:val="26"/>
          <w:szCs w:val="26"/>
          <w:lang w:val="vi-VN"/>
        </w:rPr>
        <w:t>1. Quyền, trách nhiệm của cơ sở cai nghiện trong việc cung cấp dịch vụ:</w:t>
      </w:r>
    </w:p>
    <w:p w:rsidRPr="00135D4B" w:rsidR="00B91B59" w:rsidP="00B91B59" w:rsidRDefault="00B91B59" w14:paraId="748837F9" w14:textId="77777777">
      <w:pPr>
        <w:spacing w:before="60" w:after="60"/>
        <w:rPr>
          <w:color w:val="000000" w:themeColor="text1"/>
          <w:sz w:val="26"/>
          <w:szCs w:val="26"/>
          <w:lang w:val="vi-VN"/>
        </w:rPr>
      </w:pPr>
      <w:r w:rsidRPr="00135D4B">
        <w:rPr>
          <w:color w:val="000000" w:themeColor="text1"/>
          <w:sz w:val="26"/>
          <w:szCs w:val="26"/>
          <w:lang w:val="vi-VN"/>
        </w:rPr>
        <w:t>................................................................................................................................</w:t>
      </w:r>
    </w:p>
    <w:p w:rsidRPr="00135D4B" w:rsidR="00B91B59" w:rsidP="00B91B59" w:rsidRDefault="00B91B59" w14:paraId="28D83EEC" w14:textId="77777777">
      <w:pPr>
        <w:spacing w:before="60" w:after="60"/>
        <w:rPr>
          <w:color w:val="000000" w:themeColor="text1"/>
          <w:sz w:val="26"/>
          <w:szCs w:val="26"/>
          <w:lang w:val="vi-VN"/>
        </w:rPr>
      </w:pPr>
      <w:r w:rsidRPr="00135D4B">
        <w:rPr>
          <w:color w:val="000000" w:themeColor="text1"/>
          <w:sz w:val="26"/>
          <w:szCs w:val="26"/>
          <w:lang w:val="vi-VN"/>
        </w:rPr>
        <w:t>2. Quyền, trách nhiệm của người cai nghiện, gia đình người cai nghiện trong việc sử dụng dịch vụ.</w:t>
      </w:r>
    </w:p>
    <w:p w:rsidRPr="00135D4B" w:rsidR="00B91B59" w:rsidP="00B91B59" w:rsidRDefault="00B91B59" w14:paraId="0AF2BA21" w14:textId="77777777">
      <w:pPr>
        <w:spacing w:before="60" w:after="60"/>
        <w:rPr>
          <w:color w:val="000000" w:themeColor="text1"/>
          <w:sz w:val="26"/>
          <w:szCs w:val="26"/>
          <w:lang w:val="vi-VN"/>
        </w:rPr>
      </w:pPr>
      <w:r w:rsidRPr="00135D4B">
        <w:rPr>
          <w:color w:val="000000" w:themeColor="text1"/>
          <w:sz w:val="26"/>
          <w:szCs w:val="26"/>
          <w:lang w:val="vi-VN"/>
        </w:rPr>
        <w:t>................................................................................................................................</w:t>
      </w:r>
    </w:p>
    <w:p w:rsidRPr="00135D4B" w:rsidR="00B91B59" w:rsidP="00B91B59" w:rsidRDefault="00B91B59" w14:paraId="1CDB4807" w14:textId="77777777">
      <w:pPr>
        <w:spacing w:before="60" w:after="60"/>
        <w:rPr>
          <w:color w:val="000000" w:themeColor="text1"/>
          <w:sz w:val="26"/>
          <w:szCs w:val="26"/>
          <w:lang w:val="vi-VN"/>
        </w:rPr>
      </w:pPr>
      <w:r w:rsidRPr="00135D4B">
        <w:rPr>
          <w:b/>
          <w:color w:val="000000" w:themeColor="text1"/>
          <w:sz w:val="26"/>
          <w:szCs w:val="26"/>
          <w:lang w:val="vi-VN"/>
        </w:rPr>
        <w:t>Điều 3.</w:t>
      </w:r>
      <w:r w:rsidRPr="00135D4B">
        <w:rPr>
          <w:color w:val="000000" w:themeColor="text1"/>
          <w:sz w:val="26"/>
          <w:szCs w:val="26"/>
          <w:lang w:val="vi-VN"/>
        </w:rPr>
        <w:t xml:space="preserve"> Trách nhiệm do vi phạm hợp đồng; các trường hợp bồi thường thiệt hại, giảm chi phí sử dụng dịch vụ; các trường hợp đơn phương chấm dứt thực hiện hợp đồng dịch vụ hoặc tiếp tục hợp đồng dịch vụ.</w:t>
      </w:r>
    </w:p>
    <w:p w:rsidRPr="00135D4B" w:rsidR="00B91B59" w:rsidP="00B91B59" w:rsidRDefault="00B91B59" w14:paraId="2366E553" w14:textId="77777777">
      <w:pPr>
        <w:spacing w:before="60" w:after="60"/>
        <w:rPr>
          <w:color w:val="000000" w:themeColor="text1"/>
          <w:sz w:val="26"/>
          <w:szCs w:val="26"/>
          <w:lang w:val="vi-VN"/>
        </w:rPr>
      </w:pPr>
      <w:r w:rsidRPr="00135D4B">
        <w:rPr>
          <w:b/>
          <w:color w:val="000000" w:themeColor="text1"/>
          <w:sz w:val="26"/>
          <w:szCs w:val="26"/>
          <w:lang w:val="vi-VN"/>
        </w:rPr>
        <w:t>Điều 3.</w:t>
      </w:r>
      <w:r w:rsidRPr="00135D4B">
        <w:rPr>
          <w:color w:val="000000" w:themeColor="text1"/>
          <w:sz w:val="26"/>
          <w:szCs w:val="26"/>
          <w:lang w:val="vi-VN"/>
        </w:rPr>
        <w:t xml:space="preserve">  Hiệu lực và chấm dứt hợp đồng, thanh lý hợp đồng.</w:t>
      </w:r>
    </w:p>
    <w:p w:rsidRPr="00135D4B" w:rsidR="00B91B59" w:rsidP="00B91B59" w:rsidRDefault="00B91B59" w14:paraId="3D785E25" w14:textId="77777777">
      <w:pPr>
        <w:spacing w:before="60" w:after="60"/>
        <w:rPr>
          <w:color w:val="000000" w:themeColor="text1"/>
          <w:sz w:val="26"/>
          <w:szCs w:val="26"/>
          <w:lang w:val="vi-VN"/>
        </w:rPr>
      </w:pPr>
      <w:r w:rsidRPr="00135D4B">
        <w:rPr>
          <w:color w:val="000000" w:themeColor="text1"/>
          <w:sz w:val="26"/>
          <w:szCs w:val="26"/>
          <w:lang w:val="vi-VN"/>
        </w:rPr>
        <w:t xml:space="preserve">1. Hợp đồng này có hiệu lực kể từ ngày ..... tháng...... năm ............. đến ngày ..... tháng...... năm ............. </w:t>
      </w:r>
    </w:p>
    <w:p w:rsidRPr="00135D4B" w:rsidR="00B91B59" w:rsidP="00B91B59" w:rsidRDefault="00B91B59" w14:paraId="4DC085BC" w14:textId="77777777">
      <w:pPr>
        <w:spacing w:before="60" w:after="60"/>
        <w:rPr>
          <w:color w:val="000000" w:themeColor="text1"/>
          <w:sz w:val="26"/>
          <w:szCs w:val="26"/>
          <w:lang w:val="vi-VN"/>
        </w:rPr>
      </w:pPr>
      <w:r w:rsidRPr="00135D4B">
        <w:rPr>
          <w:color w:val="000000" w:themeColor="text1"/>
          <w:sz w:val="26"/>
          <w:szCs w:val="26"/>
          <w:lang w:val="vi-VN"/>
        </w:rPr>
        <w:t>2. Thanh lý hợp đồng:............................................................................................</w:t>
      </w:r>
    </w:p>
    <w:p w:rsidRPr="00135D4B" w:rsidR="00B91B59" w:rsidP="00B91B59" w:rsidRDefault="00B91B59" w14:paraId="6DD76465" w14:textId="77777777">
      <w:pPr>
        <w:autoSpaceDE w:val="0"/>
        <w:autoSpaceDN w:val="0"/>
        <w:spacing w:before="60" w:after="60"/>
        <w:rPr>
          <w:color w:val="000000" w:themeColor="text1"/>
          <w:spacing w:val="-4"/>
          <w:sz w:val="26"/>
          <w:szCs w:val="26"/>
          <w:lang w:val="vi-VN"/>
        </w:rPr>
      </w:pPr>
      <w:r w:rsidRPr="00135D4B">
        <w:rPr>
          <w:b/>
          <w:color w:val="000000" w:themeColor="text1"/>
          <w:spacing w:val="-4"/>
          <w:sz w:val="26"/>
          <w:szCs w:val="26"/>
          <w:lang w:val="vi-VN"/>
        </w:rPr>
        <w:t xml:space="preserve">Điều 4. </w:t>
      </w:r>
      <w:r w:rsidRPr="00135D4B">
        <w:rPr>
          <w:color w:val="000000" w:themeColor="text1"/>
          <w:spacing w:val="-4"/>
          <w:sz w:val="26"/>
          <w:szCs w:val="26"/>
          <w:lang w:val="vi-VN"/>
        </w:rPr>
        <w:t>Các điều khoản thỏa thuận khác (nếu có)</w:t>
      </w:r>
    </w:p>
    <w:p w:rsidRPr="00135D4B" w:rsidR="00B91B59" w:rsidP="00B91B59" w:rsidRDefault="00B91B59" w14:paraId="7B33747E" w14:textId="77777777">
      <w:pPr>
        <w:autoSpaceDE w:val="0"/>
        <w:autoSpaceDN w:val="0"/>
        <w:spacing w:before="60" w:after="60"/>
        <w:rPr>
          <w:color w:val="000000" w:themeColor="text1"/>
          <w:spacing w:val="-4"/>
          <w:sz w:val="26"/>
          <w:szCs w:val="26"/>
          <w:lang w:val="vi-VN"/>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Pr="00135D4B" w:rsidR="00135D4B" w:rsidTr="0014132C" w14:paraId="2B2CE5C8" w14:textId="77777777">
        <w:tc>
          <w:tcPr>
            <w:tcW w:w="4531" w:type="dxa"/>
          </w:tcPr>
          <w:p w:rsidRPr="00135D4B" w:rsidR="00B91B59" w:rsidP="0014132C" w:rsidRDefault="00B91B59" w14:paraId="00090515" w14:textId="77777777">
            <w:pPr>
              <w:autoSpaceDE w:val="0"/>
              <w:autoSpaceDN w:val="0"/>
              <w:ind w:firstLine="0"/>
              <w:jc w:val="center"/>
              <w:rPr>
                <w:b/>
                <w:color w:val="000000" w:themeColor="text1"/>
                <w:sz w:val="26"/>
                <w:szCs w:val="26"/>
                <w:lang w:val="pt-BR"/>
              </w:rPr>
            </w:pPr>
            <w:r w:rsidRPr="00135D4B">
              <w:rPr>
                <w:b/>
                <w:color w:val="000000" w:themeColor="text1"/>
                <w:sz w:val="26"/>
                <w:szCs w:val="26"/>
                <w:lang w:val="pt-BR"/>
              </w:rPr>
              <w:t>ĐẠI DIỆN BÊN B</w:t>
            </w:r>
          </w:p>
          <w:p w:rsidRPr="00135D4B" w:rsidR="00B91B59" w:rsidP="0014132C" w:rsidRDefault="00B91B59" w14:paraId="75149B1E" w14:textId="77777777">
            <w:pPr>
              <w:autoSpaceDE w:val="0"/>
              <w:autoSpaceDN w:val="0"/>
              <w:ind w:firstLine="0"/>
              <w:jc w:val="center"/>
              <w:rPr>
                <w:color w:val="000000" w:themeColor="text1"/>
                <w:spacing w:val="-4"/>
                <w:sz w:val="26"/>
                <w:szCs w:val="26"/>
                <w:lang w:val="vi-VN"/>
              </w:rPr>
            </w:pPr>
            <w:r w:rsidRPr="00135D4B">
              <w:rPr>
                <w:i/>
                <w:color w:val="000000" w:themeColor="text1"/>
                <w:sz w:val="26"/>
                <w:szCs w:val="26"/>
                <w:lang w:val="vi-VN"/>
              </w:rPr>
              <w:t>(Ký, ghi rõ họ tên)</w:t>
            </w:r>
          </w:p>
        </w:tc>
        <w:tc>
          <w:tcPr>
            <w:tcW w:w="4531" w:type="dxa"/>
          </w:tcPr>
          <w:p w:rsidRPr="00135D4B" w:rsidR="00B91B59" w:rsidP="0014132C" w:rsidRDefault="00B91B59" w14:paraId="328FB959" w14:textId="77777777">
            <w:pPr>
              <w:autoSpaceDE w:val="0"/>
              <w:autoSpaceDN w:val="0"/>
              <w:ind w:firstLine="0"/>
              <w:jc w:val="center"/>
              <w:rPr>
                <w:b/>
                <w:color w:val="000000" w:themeColor="text1"/>
                <w:sz w:val="26"/>
                <w:szCs w:val="26"/>
                <w:lang w:val="pt-BR"/>
              </w:rPr>
            </w:pPr>
            <w:r w:rsidRPr="00135D4B">
              <w:rPr>
                <w:b/>
                <w:color w:val="000000" w:themeColor="text1"/>
                <w:sz w:val="26"/>
                <w:szCs w:val="26"/>
                <w:lang w:val="pt-BR"/>
              </w:rPr>
              <w:t>ĐẠI DIỆN BÊN A</w:t>
            </w:r>
          </w:p>
          <w:p w:rsidRPr="00135D4B" w:rsidR="00B91B59" w:rsidP="0014132C" w:rsidRDefault="00B91B59" w14:paraId="4EC65EBA" w14:textId="77777777">
            <w:pPr>
              <w:autoSpaceDE w:val="0"/>
              <w:autoSpaceDN w:val="0"/>
              <w:ind w:firstLine="0"/>
              <w:jc w:val="center"/>
              <w:rPr>
                <w:i/>
                <w:color w:val="000000" w:themeColor="text1"/>
                <w:spacing w:val="-4"/>
                <w:sz w:val="26"/>
                <w:szCs w:val="26"/>
                <w:lang w:val="vi-VN"/>
              </w:rPr>
            </w:pPr>
            <w:r w:rsidRPr="00135D4B">
              <w:rPr>
                <w:i/>
                <w:color w:val="000000" w:themeColor="text1"/>
                <w:sz w:val="26"/>
                <w:szCs w:val="26"/>
                <w:lang w:val="vi-VN"/>
              </w:rPr>
              <w:t>(Ký, ghi rõ họ tên, đóng dấu)</w:t>
            </w:r>
          </w:p>
        </w:tc>
      </w:tr>
      <w:tr w:rsidRPr="00135D4B" w:rsidR="00B91B59" w:rsidTr="0014132C" w14:paraId="64794209" w14:textId="77777777">
        <w:tc>
          <w:tcPr>
            <w:tcW w:w="4531" w:type="dxa"/>
          </w:tcPr>
          <w:p w:rsidRPr="00135D4B" w:rsidR="00B91B59" w:rsidP="0014132C" w:rsidRDefault="00B91B59" w14:paraId="7477E5D2" w14:textId="77777777">
            <w:pPr>
              <w:autoSpaceDE w:val="0"/>
              <w:autoSpaceDN w:val="0"/>
              <w:ind w:firstLine="0"/>
              <w:rPr>
                <w:color w:val="000000" w:themeColor="text1"/>
                <w:spacing w:val="-4"/>
                <w:sz w:val="26"/>
                <w:szCs w:val="26"/>
                <w:lang w:val="vi-VN"/>
              </w:rPr>
            </w:pPr>
          </w:p>
        </w:tc>
        <w:tc>
          <w:tcPr>
            <w:tcW w:w="4531" w:type="dxa"/>
          </w:tcPr>
          <w:p w:rsidRPr="00135D4B" w:rsidR="00B91B59" w:rsidP="0014132C" w:rsidRDefault="00B91B59" w14:paraId="36B8A406" w14:textId="77777777">
            <w:pPr>
              <w:autoSpaceDE w:val="0"/>
              <w:autoSpaceDN w:val="0"/>
              <w:ind w:firstLine="0"/>
              <w:rPr>
                <w:color w:val="000000" w:themeColor="text1"/>
                <w:spacing w:val="-4"/>
                <w:sz w:val="26"/>
                <w:szCs w:val="26"/>
                <w:lang w:val="vi-VN"/>
              </w:rPr>
            </w:pPr>
          </w:p>
        </w:tc>
      </w:tr>
    </w:tbl>
    <w:p w:rsidRPr="00135D4B" w:rsidR="00B91B59" w:rsidP="00B91B59" w:rsidRDefault="00B91B59" w14:paraId="1AE73487" w14:textId="77777777">
      <w:pPr>
        <w:autoSpaceDE w:val="0"/>
        <w:autoSpaceDN w:val="0"/>
        <w:spacing w:before="120" w:after="120"/>
        <w:rPr>
          <w:color w:val="000000" w:themeColor="text1"/>
          <w:lang w:val="vi-VN"/>
        </w:rPr>
      </w:pPr>
    </w:p>
    <w:p w:rsidRPr="00135D4B" w:rsidR="00B91B59" w:rsidP="001C7B94" w:rsidRDefault="00B91B59" w14:paraId="32D6F00B" w14:textId="77777777">
      <w:pPr>
        <w:ind w:firstLine="0"/>
        <w:rPr>
          <w:b/>
          <w:color w:val="000000" w:themeColor="text1"/>
          <w:sz w:val="25"/>
          <w:szCs w:val="25"/>
        </w:rPr>
      </w:pPr>
    </w:p>
    <w:p w:rsidRPr="00135D4B" w:rsidR="00B91B59" w:rsidP="001C7B94" w:rsidRDefault="00B91B59" w14:paraId="7AC39708" w14:textId="77777777">
      <w:pPr>
        <w:ind w:firstLine="0"/>
        <w:rPr>
          <w:b/>
          <w:color w:val="000000" w:themeColor="text1"/>
          <w:sz w:val="25"/>
          <w:szCs w:val="25"/>
        </w:rPr>
      </w:pPr>
    </w:p>
    <w:p w:rsidRPr="00135D4B" w:rsidR="00B91B59" w:rsidP="001C7B94" w:rsidRDefault="00B91B59" w14:paraId="3C860139" w14:textId="77777777">
      <w:pPr>
        <w:ind w:firstLine="0"/>
        <w:rPr>
          <w:b/>
          <w:color w:val="000000" w:themeColor="text1"/>
          <w:sz w:val="25"/>
          <w:szCs w:val="25"/>
        </w:rPr>
      </w:pPr>
    </w:p>
    <w:p w:rsidR="007B202D" w:rsidRDefault="007B202D" w14:paraId="7BE9B029"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B4603C" w:rsidP="00630B2E" w:rsidRDefault="00B4603C" w14:paraId="4F180789" w14:textId="1FAD79D9">
      <w:pPr>
        <w:jc w:val="right"/>
        <w:rPr>
          <w:b/>
          <w:color w:val="000000" w:themeColor="text1"/>
          <w:sz w:val="25"/>
          <w:szCs w:val="25"/>
          <w:lang w:val="vi-VN"/>
        </w:rPr>
      </w:pPr>
      <w:r w:rsidRPr="00135D4B">
        <w:rPr>
          <w:b/>
          <w:color w:val="000000" w:themeColor="text1"/>
          <w:sz w:val="25"/>
          <w:szCs w:val="25"/>
          <w:lang w:val="vi-VN"/>
        </w:rPr>
        <w:t xml:space="preserve">Mẫu số </w:t>
      </w:r>
      <w:r w:rsidR="00DF4D88">
        <w:rPr>
          <w:b/>
          <w:color w:val="000000" w:themeColor="text1"/>
          <w:sz w:val="25"/>
          <w:szCs w:val="25"/>
        </w:rPr>
        <w:t>30</w:t>
      </w:r>
    </w:p>
    <w:p w:rsidRPr="00135D4B" w:rsidR="00B4603C" w:rsidP="00B4603C" w:rsidRDefault="00B4603C" w14:paraId="67E5E94F"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17"/>
        <w:gridCol w:w="5491"/>
        <w:gridCol w:w="17"/>
      </w:tblGrid>
      <w:tr w:rsidRPr="00135D4B" w:rsidR="00135D4B" w:rsidTr="0014132C" w14:paraId="3A4D2CE3" w14:textId="77777777">
        <w:trPr>
          <w:gridAfter w:val="1"/>
          <w:wAfter w:w="17" w:type="dxa"/>
        </w:trPr>
        <w:tc>
          <w:tcPr>
            <w:tcW w:w="3544" w:type="dxa"/>
            <w:tcBorders>
              <w:top w:val="nil"/>
              <w:left w:val="nil"/>
              <w:bottom w:val="nil"/>
              <w:right w:val="nil"/>
              <w:tl2br w:val="nil"/>
              <w:tr2bl w:val="nil"/>
            </w:tcBorders>
            <w:tcMar>
              <w:top w:w="0" w:type="dxa"/>
              <w:left w:w="108" w:type="dxa"/>
              <w:bottom w:w="0" w:type="dxa"/>
              <w:right w:w="108" w:type="dxa"/>
            </w:tcMar>
          </w:tcPr>
          <w:p w:rsidRPr="00135D4B" w:rsidR="00B4603C" w:rsidP="0014132C" w:rsidRDefault="00B4603C" w14:paraId="7A347408" w14:textId="77777777">
            <w:pPr>
              <w:ind w:firstLine="0"/>
              <w:jc w:val="center"/>
              <w:rPr>
                <w:iCs/>
                <w:color w:val="000000" w:themeColor="text1"/>
                <w:szCs w:val="26"/>
                <w:lang w:val="vi-VN"/>
              </w:rPr>
            </w:pPr>
            <w:r w:rsidRPr="00135D4B">
              <w:rPr>
                <w:iCs/>
                <w:color w:val="000000" w:themeColor="text1"/>
                <w:szCs w:val="26"/>
                <w:lang w:val="vi-VN"/>
              </w:rPr>
              <w:t>TÊN CQ, TC CHỦ QUẢN</w:t>
            </w:r>
            <w:r w:rsidRPr="00135D4B">
              <w:rPr>
                <w:rStyle w:val="FootnoteReference"/>
                <w:iCs/>
                <w:color w:val="000000" w:themeColor="text1"/>
                <w:szCs w:val="26"/>
                <w:lang w:val="vi-VN"/>
              </w:rPr>
              <w:footnoteReference w:id="117"/>
            </w:r>
          </w:p>
          <w:p w:rsidRPr="00135D4B" w:rsidR="00B4603C" w:rsidP="0014132C" w:rsidRDefault="00B4603C" w14:paraId="49544C2B" w14:textId="77777777">
            <w:pPr>
              <w:ind w:firstLine="0"/>
              <w:jc w:val="center"/>
              <w:rPr>
                <w:b/>
                <w:iCs/>
                <w:color w:val="000000" w:themeColor="text1"/>
                <w:szCs w:val="26"/>
                <w:lang w:val="fr-FR"/>
              </w:rPr>
            </w:pPr>
            <w:r w:rsidRPr="00135D4B">
              <w:rPr>
                <w:b/>
                <w:iCs/>
                <w:color w:val="000000" w:themeColor="text1"/>
                <w:szCs w:val="26"/>
                <w:lang w:val="vi-VN"/>
              </w:rPr>
              <w:t xml:space="preserve">CƠ SỞ </w:t>
            </w:r>
            <w:r w:rsidRPr="00135D4B">
              <w:rPr>
                <w:b/>
                <w:iCs/>
                <w:color w:val="000000" w:themeColor="text1"/>
                <w:szCs w:val="26"/>
                <w:lang w:val="fr-FR"/>
              </w:rPr>
              <w:t>CAI NGHIỆN MA TÚY ……</w:t>
            </w:r>
            <w:r w:rsidRPr="00135D4B">
              <w:rPr>
                <w:rStyle w:val="FootnoteReference"/>
                <w:b/>
                <w:iCs/>
                <w:color w:val="000000" w:themeColor="text1"/>
                <w:szCs w:val="26"/>
              </w:rPr>
              <w:footnoteReference w:id="118"/>
            </w:r>
            <w:r w:rsidRPr="00135D4B">
              <w:rPr>
                <w:b/>
                <w:iCs/>
                <w:color w:val="000000" w:themeColor="text1"/>
                <w:szCs w:val="26"/>
                <w:lang w:val="fr-FR"/>
              </w:rPr>
              <w:t>….</w:t>
            </w:r>
          </w:p>
          <w:p w:rsidRPr="00135D4B" w:rsidR="00B4603C" w:rsidP="0014132C" w:rsidRDefault="00B4603C" w14:paraId="41FAF1CD" w14:textId="77777777">
            <w:pPr>
              <w:ind w:firstLine="0"/>
              <w:jc w:val="center"/>
              <w:rPr>
                <w:color w:val="000000" w:themeColor="text1"/>
                <w:szCs w:val="28"/>
                <w:vertAlign w:val="superscript"/>
              </w:rPr>
            </w:pPr>
            <w:r w:rsidRPr="00135D4B">
              <w:rPr>
                <w:color w:val="000000" w:themeColor="text1"/>
                <w:szCs w:val="28"/>
                <w:vertAlign w:val="superscript"/>
              </w:rPr>
              <w:t>__________</w:t>
            </w:r>
          </w:p>
        </w:tc>
        <w:tc>
          <w:tcPr>
            <w:tcW w:w="5508" w:type="dxa"/>
            <w:gridSpan w:val="2"/>
            <w:tcBorders>
              <w:top w:val="nil"/>
              <w:left w:val="nil"/>
              <w:bottom w:val="nil"/>
              <w:right w:val="nil"/>
              <w:tl2br w:val="nil"/>
              <w:tr2bl w:val="nil"/>
            </w:tcBorders>
            <w:tcMar>
              <w:top w:w="0" w:type="dxa"/>
              <w:left w:w="108" w:type="dxa"/>
              <w:bottom w:w="0" w:type="dxa"/>
              <w:right w:w="108" w:type="dxa"/>
            </w:tcMar>
          </w:tcPr>
          <w:p w:rsidRPr="00135D4B" w:rsidR="00B4603C" w:rsidP="0014132C" w:rsidRDefault="00B4603C" w14:paraId="531B19B1" w14:textId="77777777">
            <w:pPr>
              <w:ind w:firstLine="0"/>
              <w:jc w:val="center"/>
              <w:rPr>
                <w:b/>
                <w:bCs/>
                <w:color w:val="000000" w:themeColor="text1"/>
                <w:szCs w:val="28"/>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135D4B" w:rsidR="00B4603C" w:rsidP="0014132C" w:rsidRDefault="00B4603C" w14:paraId="51B57B6F" w14:textId="77777777">
            <w:pPr>
              <w:ind w:firstLine="0"/>
              <w:jc w:val="center"/>
              <w:rPr>
                <w:color w:val="000000" w:themeColor="text1"/>
                <w:szCs w:val="28"/>
              </w:rPr>
            </w:pPr>
            <w:r w:rsidRPr="00135D4B">
              <w:rPr>
                <w:b/>
                <w:bCs/>
                <w:color w:val="000000" w:themeColor="text1"/>
                <w:szCs w:val="28"/>
                <w:vertAlign w:val="superscript"/>
              </w:rPr>
              <w:t>_______________________________________________</w:t>
            </w:r>
          </w:p>
        </w:tc>
      </w:tr>
      <w:tr w:rsidRPr="00135D4B" w:rsidR="00B4603C" w:rsidTr="0014132C" w14:paraId="1AE11816" w14:textId="77777777">
        <w:tblPrEx>
          <w:tblBorders>
            <w:top w:val="none" w:color="auto" w:sz="0" w:space="0"/>
            <w:bottom w:val="none" w:color="auto" w:sz="0" w:space="0"/>
            <w:insideH w:val="none" w:color="auto" w:sz="0" w:space="0"/>
            <w:insideV w:val="none" w:color="auto" w:sz="0" w:space="0"/>
          </w:tblBorders>
        </w:tblPrEx>
        <w:tc>
          <w:tcPr>
            <w:tcW w:w="3561" w:type="dxa"/>
            <w:gridSpan w:val="2"/>
            <w:tcBorders>
              <w:top w:val="nil"/>
              <w:left w:val="nil"/>
              <w:bottom w:val="nil"/>
              <w:right w:val="nil"/>
              <w:tl2br w:val="nil"/>
              <w:tr2bl w:val="nil"/>
            </w:tcBorders>
            <w:tcMar>
              <w:top w:w="0" w:type="dxa"/>
              <w:left w:w="108" w:type="dxa"/>
              <w:bottom w:w="0" w:type="dxa"/>
              <w:right w:w="108" w:type="dxa"/>
            </w:tcMar>
          </w:tcPr>
          <w:p w:rsidRPr="00DF74DC" w:rsidR="00B4603C" w:rsidP="0014132C" w:rsidRDefault="00B4603C" w14:paraId="3DBFD8F5" w14:textId="77777777">
            <w:pPr>
              <w:ind w:firstLine="0"/>
              <w:jc w:val="center"/>
              <w:rPr>
                <w:color w:val="000000" w:themeColor="text1"/>
                <w:sz w:val="28"/>
                <w:szCs w:val="28"/>
              </w:rPr>
            </w:pPr>
            <w:r w:rsidRPr="00135D4B">
              <w:rPr>
                <w:color w:val="000000" w:themeColor="text1"/>
                <w:sz w:val="26"/>
                <w:szCs w:val="28"/>
                <w:lang w:val="vi-VN"/>
              </w:rPr>
              <w:t>Số:       /GXN-CNTN</w:t>
            </w:r>
          </w:p>
        </w:tc>
        <w:tc>
          <w:tcPr>
            <w:tcW w:w="5508" w:type="dxa"/>
            <w:gridSpan w:val="2"/>
            <w:tcBorders>
              <w:top w:val="nil"/>
              <w:left w:val="nil"/>
              <w:bottom w:val="nil"/>
              <w:right w:val="nil"/>
              <w:tl2br w:val="nil"/>
              <w:tr2bl w:val="nil"/>
            </w:tcBorders>
            <w:tcMar>
              <w:top w:w="0" w:type="dxa"/>
              <w:left w:w="108" w:type="dxa"/>
              <w:bottom w:w="0" w:type="dxa"/>
              <w:right w:w="108" w:type="dxa"/>
            </w:tcMar>
          </w:tcPr>
          <w:p w:rsidRPr="00135D4B" w:rsidR="00B4603C" w:rsidP="0014132C" w:rsidRDefault="00B4603C" w14:paraId="03F2F657" w14:textId="77777777">
            <w:pPr>
              <w:ind w:firstLine="0"/>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119"/>
            </w:r>
            <w:r w:rsidRPr="00135D4B">
              <w:rPr>
                <w:i/>
                <w:color w:val="000000" w:themeColor="text1"/>
                <w:sz w:val="28"/>
                <w:szCs w:val="28"/>
              </w:rPr>
              <w:t>......, ngày .... tháng ... năm ……</w:t>
            </w:r>
          </w:p>
        </w:tc>
      </w:tr>
    </w:tbl>
    <w:p w:rsidRPr="00135D4B" w:rsidR="00B4603C" w:rsidP="00B4603C" w:rsidRDefault="00B4603C" w14:paraId="4865CB79" w14:textId="77777777">
      <w:pPr>
        <w:pStyle w:val="Heading2"/>
        <w:spacing w:before="0"/>
        <w:ind w:firstLine="0"/>
        <w:jc w:val="center"/>
        <w:rPr>
          <w:rFonts w:ascii="Times New Roman" w:hAnsi="Times New Roman"/>
          <w:color w:val="000000" w:themeColor="text1"/>
        </w:rPr>
      </w:pPr>
    </w:p>
    <w:p w:rsidRPr="00135D4B" w:rsidR="00B4603C" w:rsidP="00B4603C" w:rsidRDefault="00B4603C" w14:paraId="043BC5BD" w14:textId="77777777">
      <w:pPr>
        <w:pStyle w:val="Heading2"/>
        <w:spacing w:before="0"/>
        <w:ind w:firstLine="0"/>
        <w:jc w:val="center"/>
        <w:rPr>
          <w:rFonts w:ascii="Times New Roman" w:hAnsi="Times New Roman"/>
          <w:color w:val="000000" w:themeColor="text1"/>
        </w:rPr>
      </w:pPr>
      <w:r w:rsidRPr="00135D4B">
        <w:rPr>
          <w:rFonts w:ascii="Times New Roman" w:hAnsi="Times New Roman"/>
          <w:color w:val="000000" w:themeColor="text1"/>
        </w:rPr>
        <w:t>GIẤY XÁC NHẬN</w:t>
      </w:r>
      <w:r w:rsidRPr="00135D4B">
        <w:rPr>
          <w:rFonts w:ascii="Times New Roman" w:hAnsi="Times New Roman"/>
          <w:color w:val="000000" w:themeColor="text1"/>
          <w:lang w:val="vi-VN"/>
        </w:rPr>
        <w:t xml:space="preserve"> </w:t>
      </w:r>
      <w:r w:rsidRPr="00135D4B">
        <w:rPr>
          <w:rFonts w:ascii="Times New Roman" w:hAnsi="Times New Roman"/>
          <w:color w:val="000000" w:themeColor="text1"/>
          <w:lang w:val="vi-VN"/>
        </w:rPr>
        <w:br/>
      </w:r>
      <w:r w:rsidRPr="00135D4B">
        <w:rPr>
          <w:rFonts w:ascii="Times New Roman" w:hAnsi="Times New Roman"/>
          <w:color w:val="000000" w:themeColor="text1"/>
          <w:lang w:val="vi-VN"/>
        </w:rPr>
        <w:t>Hoàn thành cai nghiện ma túy tự nguyện</w:t>
      </w:r>
      <w:r w:rsidRPr="00135D4B">
        <w:rPr>
          <w:rFonts w:ascii="Times New Roman" w:hAnsi="Times New Roman"/>
          <w:color w:val="000000" w:themeColor="text1"/>
        </w:rPr>
        <w:t>/thời gian, quy trình người cai nghiện ma túy đã thực hiện tại cơ sở cai nghiện ma túy tư nhân</w:t>
      </w:r>
    </w:p>
    <w:p w:rsidRPr="00135D4B" w:rsidR="00B4603C" w:rsidP="00B4603C" w:rsidRDefault="00B4603C" w14:paraId="041DA2E7" w14:textId="77777777">
      <w:pPr>
        <w:spacing w:before="120" w:after="120"/>
        <w:ind w:firstLine="0"/>
        <w:jc w:val="center"/>
        <w:rPr>
          <w:b/>
          <w:color w:val="000000" w:themeColor="text1"/>
          <w:szCs w:val="26"/>
          <w:lang w:val="vi-VN"/>
        </w:rPr>
      </w:pPr>
      <w:r w:rsidRPr="00135D4B">
        <w:rPr>
          <w:color w:val="000000" w:themeColor="text1"/>
          <w:szCs w:val="28"/>
          <w:vertAlign w:val="superscript"/>
        </w:rPr>
        <w:t>____________________</w:t>
      </w:r>
    </w:p>
    <w:p w:rsidRPr="00135D4B" w:rsidR="00B4603C" w:rsidP="00B4603C" w:rsidRDefault="00B4603C" w14:paraId="7FFF3714" w14:textId="77777777">
      <w:pPr>
        <w:spacing w:before="120" w:after="120"/>
        <w:ind w:firstLine="0"/>
        <w:jc w:val="center"/>
        <w:rPr>
          <w:b/>
          <w:color w:val="000000" w:themeColor="text1"/>
          <w:szCs w:val="26"/>
          <w:lang w:val="vi-VN"/>
        </w:rPr>
      </w:pPr>
      <w:r w:rsidRPr="00135D4B">
        <w:rPr>
          <w:b/>
          <w:color w:val="000000" w:themeColor="text1"/>
          <w:szCs w:val="26"/>
          <w:lang w:val="vi-VN"/>
        </w:rPr>
        <w:t>CƠ SỞ CAI NGHIỆN .................</w:t>
      </w:r>
      <w:r w:rsidRPr="00135D4B">
        <w:rPr>
          <w:b/>
          <w:color w:val="000000" w:themeColor="text1"/>
          <w:szCs w:val="26"/>
          <w:vertAlign w:val="superscript"/>
        </w:rPr>
        <w:t>2</w:t>
      </w:r>
      <w:r w:rsidRPr="00135D4B">
        <w:rPr>
          <w:b/>
          <w:color w:val="000000" w:themeColor="text1"/>
          <w:szCs w:val="26"/>
          <w:lang w:val="vi-VN"/>
        </w:rPr>
        <w:t>...................</w:t>
      </w:r>
    </w:p>
    <w:p w:rsidRPr="00135D4B" w:rsidR="00B4603C" w:rsidP="00B4603C" w:rsidRDefault="00B4603C" w14:paraId="7CF0FF2F"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color w:val="000000" w:themeColor="text1"/>
          <w:sz w:val="26"/>
          <w:szCs w:val="26"/>
          <w:lang w:val="vi-VN"/>
        </w:rPr>
        <w:t>;</w:t>
      </w:r>
    </w:p>
    <w:p w:rsidRPr="00135D4B" w:rsidR="00B4603C" w:rsidP="00B4603C" w:rsidRDefault="00B4603C" w14:paraId="447AB745" w14:textId="77777777">
      <w:pPr>
        <w:pStyle w:val="BodyTextIndent3"/>
        <w:spacing w:before="120"/>
        <w:ind w:left="0" w:firstLine="709"/>
        <w:rPr>
          <w:i/>
          <w:color w:val="000000" w:themeColor="text1"/>
          <w:sz w:val="26"/>
          <w:szCs w:val="26"/>
          <w:lang w:val="vi-VN"/>
        </w:rPr>
      </w:pPr>
      <w:r w:rsidRPr="00135D4B">
        <w:rPr>
          <w:i/>
          <w:color w:val="000000" w:themeColor="text1"/>
          <w:sz w:val="26"/>
          <w:szCs w:val="26"/>
          <w:lang w:val="vi-VN"/>
        </w:rPr>
        <w:t>Căn cứ Quyết định số: .........../QĐ-</w:t>
      </w:r>
      <w:r w:rsidRPr="00135D4B">
        <w:rPr>
          <w:i/>
          <w:color w:val="000000" w:themeColor="text1"/>
          <w:sz w:val="26"/>
          <w:szCs w:val="26"/>
        </w:rPr>
        <w:t>CAX</w:t>
      </w:r>
      <w:r w:rsidRPr="00135D4B">
        <w:rPr>
          <w:i/>
          <w:color w:val="000000" w:themeColor="text1"/>
          <w:sz w:val="26"/>
          <w:szCs w:val="26"/>
          <w:lang w:val="vi-VN"/>
        </w:rPr>
        <w:t xml:space="preserve"> ngày ..... tháng..... năm ...... của </w:t>
      </w:r>
      <w:r w:rsidRPr="00135D4B">
        <w:rPr>
          <w:i/>
          <w:color w:val="000000" w:themeColor="text1"/>
          <w:sz w:val="26"/>
          <w:szCs w:val="26"/>
        </w:rPr>
        <w:t>Trưởng Công an</w:t>
      </w:r>
      <w:r w:rsidRPr="00135D4B">
        <w:rPr>
          <w:i/>
          <w:color w:val="000000" w:themeColor="text1"/>
          <w:sz w:val="26"/>
          <w:szCs w:val="26"/>
          <w:lang w:val="vi-VN"/>
        </w:rPr>
        <w:t>................................. về việc cai nghiện ma túy tự nguyện;</w:t>
      </w:r>
    </w:p>
    <w:p w:rsidRPr="00135D4B" w:rsidR="00B4603C" w:rsidP="00B4603C" w:rsidRDefault="00B4603C" w14:paraId="32D59C06" w14:textId="77777777">
      <w:pPr>
        <w:pStyle w:val="BodyTextIndent3"/>
        <w:spacing w:before="120"/>
        <w:ind w:left="0" w:firstLine="709"/>
        <w:rPr>
          <w:i/>
          <w:color w:val="000000" w:themeColor="text1"/>
          <w:sz w:val="26"/>
          <w:szCs w:val="26"/>
        </w:rPr>
      </w:pPr>
      <w:r w:rsidRPr="00135D4B">
        <w:rPr>
          <w:i/>
          <w:color w:val="000000" w:themeColor="text1"/>
          <w:sz w:val="26"/>
          <w:szCs w:val="26"/>
          <w:lang w:val="vi-VN"/>
        </w:rPr>
        <w:t>Căn cứ Hợp đồng dịch vụ cai nghiện số........../HĐCN ngày ..... tháng..... năm ...... giữa</w:t>
      </w:r>
      <w:r w:rsidRPr="00135D4B">
        <w:rPr>
          <w:i/>
          <w:color w:val="000000" w:themeColor="text1"/>
          <w:sz w:val="26"/>
          <w:szCs w:val="26"/>
        </w:rPr>
        <w:t xml:space="preserve"> cơ sở cai nghiện ma túy</w:t>
      </w:r>
      <w:r w:rsidR="006C0280">
        <w:rPr>
          <w:i/>
          <w:color w:val="000000" w:themeColor="text1"/>
          <w:sz w:val="26"/>
          <w:szCs w:val="26"/>
        </w:rPr>
        <w:t>;</w:t>
      </w:r>
    </w:p>
    <w:p w:rsidRPr="00135D4B" w:rsidR="00B4603C" w:rsidP="00B4603C" w:rsidRDefault="00B4603C" w14:paraId="47CF505F" w14:textId="77777777">
      <w:pPr>
        <w:pStyle w:val="BodyTextIndent3"/>
        <w:spacing w:before="120"/>
        <w:ind w:left="0" w:firstLine="709"/>
        <w:rPr>
          <w:i/>
          <w:color w:val="000000" w:themeColor="text1"/>
          <w:sz w:val="26"/>
          <w:szCs w:val="26"/>
          <w:lang w:val="vi-VN"/>
        </w:rPr>
      </w:pPr>
      <w:r w:rsidRPr="00135D4B">
        <w:rPr>
          <w:i/>
          <w:color w:val="000000" w:themeColor="text1"/>
          <w:sz w:val="26"/>
          <w:szCs w:val="26"/>
          <w:lang w:val="vi-VN"/>
        </w:rPr>
        <w:t>Căn cứ kết quả cai nghiện tự nguyện của ông (bà):....................</w:t>
      </w:r>
      <w:r w:rsidRPr="00135D4B">
        <w:rPr>
          <w:rStyle w:val="FootnoteReference"/>
          <w:i/>
          <w:color w:val="000000" w:themeColor="text1"/>
          <w:sz w:val="26"/>
          <w:szCs w:val="26"/>
          <w:lang w:val="vi-VN"/>
        </w:rPr>
        <w:t xml:space="preserve"> </w:t>
      </w:r>
      <w:r w:rsidRPr="00135D4B">
        <w:rPr>
          <w:rStyle w:val="FootnoteReference"/>
          <w:i/>
          <w:color w:val="000000" w:themeColor="text1"/>
          <w:sz w:val="26"/>
          <w:szCs w:val="26"/>
          <w:lang w:val="vi-VN"/>
        </w:rPr>
        <w:footnoteReference w:id="120"/>
      </w:r>
      <w:r w:rsidRPr="00135D4B">
        <w:rPr>
          <w:i/>
          <w:color w:val="000000" w:themeColor="text1"/>
          <w:sz w:val="26"/>
          <w:szCs w:val="26"/>
          <w:lang w:val="vi-VN"/>
        </w:rPr>
        <w:t>...........................</w:t>
      </w:r>
    </w:p>
    <w:p w:rsidRPr="00135D4B" w:rsidR="00B4603C" w:rsidP="00B4603C" w:rsidRDefault="00B4603C" w14:paraId="774B1D35" w14:textId="77777777">
      <w:pPr>
        <w:spacing w:before="120" w:after="120"/>
        <w:ind w:firstLine="0"/>
        <w:jc w:val="center"/>
        <w:rPr>
          <w:b/>
          <w:color w:val="000000" w:themeColor="text1"/>
          <w:szCs w:val="26"/>
          <w:lang w:val="vi-VN"/>
        </w:rPr>
      </w:pPr>
      <w:r w:rsidRPr="00135D4B">
        <w:rPr>
          <w:b/>
          <w:color w:val="000000" w:themeColor="text1"/>
          <w:szCs w:val="26"/>
          <w:lang w:val="vi-VN"/>
        </w:rPr>
        <w:t>XÁC NHẬN:</w:t>
      </w:r>
    </w:p>
    <w:p w:rsidRPr="00567FE5" w:rsidR="00B4603C" w:rsidP="00B4603C" w:rsidRDefault="00B4603C" w14:paraId="17AC6C26" w14:textId="77777777">
      <w:pPr>
        <w:shd w:val="clear" w:color="auto" w:fill="FFFFFF"/>
        <w:jc w:val="left"/>
        <w:rPr>
          <w:color w:val="000000" w:themeColor="text1"/>
          <w:sz w:val="26"/>
          <w:szCs w:val="26"/>
        </w:rPr>
      </w:pPr>
      <w:r w:rsidRPr="00135D4B">
        <w:rPr>
          <w:b/>
          <w:color w:val="000000" w:themeColor="text1"/>
          <w:sz w:val="26"/>
          <w:szCs w:val="26"/>
          <w:lang w:val="vi-VN"/>
        </w:rPr>
        <w:t>1.</w:t>
      </w:r>
      <w:r w:rsidRPr="00135D4B">
        <w:rPr>
          <w:color w:val="000000" w:themeColor="text1"/>
          <w:sz w:val="26"/>
          <w:szCs w:val="26"/>
          <w:lang w:val="vi-VN"/>
        </w:rPr>
        <w:t xml:space="preserve"> Ông (bà)</w:t>
      </w:r>
      <w:r w:rsidRPr="00135D4B">
        <w:rPr>
          <w:color w:val="000000" w:themeColor="text1"/>
          <w:sz w:val="26"/>
          <w:szCs w:val="26"/>
          <w:vertAlign w:val="superscript"/>
          <w:lang w:val="vi-VN"/>
        </w:rPr>
        <w:t xml:space="preserve"> </w:t>
      </w:r>
      <w:r w:rsidRPr="00135D4B">
        <w:rPr>
          <w:color w:val="000000" w:themeColor="text1"/>
          <w:sz w:val="26"/>
          <w:szCs w:val="26"/>
          <w:lang w:val="vi-VN"/>
        </w:rPr>
        <w:t>............................</w:t>
      </w:r>
      <w:r w:rsidRPr="00135D4B">
        <w:rPr>
          <w:color w:val="000000" w:themeColor="text1"/>
          <w:sz w:val="26"/>
          <w:szCs w:val="26"/>
          <w:vertAlign w:val="superscript"/>
          <w:lang w:val="vi-VN"/>
        </w:rPr>
        <w:t>4</w:t>
      </w:r>
      <w:r w:rsidRPr="00135D4B">
        <w:rPr>
          <w:color w:val="000000" w:themeColor="text1"/>
          <w:sz w:val="26"/>
          <w:szCs w:val="26"/>
          <w:lang w:val="vi-VN"/>
        </w:rPr>
        <w:t>................................ ; Giới tính............................</w:t>
      </w:r>
      <w:r w:rsidR="00567FE5">
        <w:rPr>
          <w:color w:val="000000" w:themeColor="text1"/>
          <w:sz w:val="26"/>
          <w:szCs w:val="26"/>
        </w:rPr>
        <w:t>..</w:t>
      </w:r>
    </w:p>
    <w:p w:rsidRPr="00135D4B" w:rsidR="00B4603C" w:rsidP="00B4603C" w:rsidRDefault="00B4603C" w14:paraId="4CBDA4E0" w14:textId="77777777">
      <w:pPr>
        <w:shd w:val="clear" w:color="auto" w:fill="FFFFFF"/>
        <w:jc w:val="left"/>
        <w:rPr>
          <w:color w:val="000000" w:themeColor="text1"/>
          <w:sz w:val="26"/>
          <w:szCs w:val="26"/>
          <w:lang w:val="vi-VN"/>
        </w:rPr>
      </w:pPr>
      <w:r w:rsidRPr="00135D4B">
        <w:rPr>
          <w:color w:val="000000" w:themeColor="text1"/>
          <w:sz w:val="26"/>
          <w:szCs w:val="26"/>
          <w:lang w:val="vi-VN"/>
        </w:rPr>
        <w:t>Ngày, tháng, năm sinh:…………………..………………………………………</w:t>
      </w:r>
    </w:p>
    <w:p w:rsidRPr="00567FE5" w:rsidR="00B4603C" w:rsidP="00B4603C" w:rsidRDefault="00B4603C" w14:paraId="226B129F" w14:textId="77777777">
      <w:pPr>
        <w:shd w:val="clear" w:color="auto" w:fill="FFFFFF"/>
        <w:jc w:val="left"/>
        <w:rPr>
          <w:color w:val="000000" w:themeColor="text1"/>
          <w:sz w:val="26"/>
          <w:szCs w:val="26"/>
        </w:rPr>
      </w:pPr>
      <w:r w:rsidRPr="00135D4B">
        <w:rPr>
          <w:color w:val="000000" w:themeColor="text1"/>
          <w:sz w:val="26"/>
          <w:szCs w:val="26"/>
          <w:lang w:val="vi-VN"/>
        </w:rPr>
        <w:t xml:space="preserve">Số </w:t>
      </w:r>
      <w:r w:rsidR="00005504">
        <w:rPr>
          <w:color w:val="000000" w:themeColor="text1"/>
          <w:sz w:val="26"/>
          <w:szCs w:val="26"/>
        </w:rPr>
        <w:t>CC/</w:t>
      </w:r>
      <w:r w:rsidRPr="00135D4B">
        <w:rPr>
          <w:color w:val="000000" w:themeColor="text1"/>
          <w:sz w:val="26"/>
          <w:szCs w:val="26"/>
          <w:lang w:val="vi-VN"/>
        </w:rPr>
        <w:t>CCCD/CMND/H</w:t>
      </w:r>
      <w:r w:rsidR="00005504">
        <w:rPr>
          <w:color w:val="000000" w:themeColor="text1"/>
          <w:sz w:val="26"/>
          <w:szCs w:val="26"/>
        </w:rPr>
        <w:t>C</w:t>
      </w:r>
      <w:r w:rsidRPr="00135D4B">
        <w:rPr>
          <w:color w:val="000000" w:themeColor="text1"/>
          <w:sz w:val="26"/>
          <w:szCs w:val="26"/>
          <w:lang w:val="vi-VN"/>
        </w:rPr>
        <w:t>: ................................. ngày cấp: ............................</w:t>
      </w:r>
      <w:r w:rsidR="00567FE5">
        <w:rPr>
          <w:color w:val="000000" w:themeColor="text1"/>
          <w:sz w:val="26"/>
          <w:szCs w:val="26"/>
        </w:rPr>
        <w:t>.....</w:t>
      </w:r>
      <w:r w:rsidRPr="00135D4B">
        <w:rPr>
          <w:color w:val="000000" w:themeColor="text1"/>
          <w:sz w:val="26"/>
          <w:szCs w:val="26"/>
          <w:lang w:val="vi-VN"/>
        </w:rPr>
        <w:t xml:space="preserve"> nơi cấp: ...........................................................................................................................</w:t>
      </w:r>
      <w:r w:rsidR="00567FE5">
        <w:rPr>
          <w:color w:val="000000" w:themeColor="text1"/>
          <w:sz w:val="26"/>
          <w:szCs w:val="26"/>
        </w:rPr>
        <w:t>..</w:t>
      </w:r>
    </w:p>
    <w:p w:rsidRPr="00567FE5" w:rsidR="00B4603C" w:rsidP="00B4603C" w:rsidRDefault="00B4603C" w14:paraId="00B63129" w14:textId="77777777">
      <w:pPr>
        <w:shd w:val="clear" w:color="auto" w:fill="FFFFFF"/>
        <w:jc w:val="left"/>
        <w:rPr>
          <w:color w:val="000000" w:themeColor="text1"/>
          <w:sz w:val="26"/>
          <w:szCs w:val="26"/>
        </w:rPr>
      </w:pPr>
      <w:r w:rsidRPr="00135D4B">
        <w:rPr>
          <w:color w:val="000000" w:themeColor="text1"/>
          <w:sz w:val="26"/>
          <w:szCs w:val="26"/>
          <w:lang w:val="vi-VN"/>
        </w:rPr>
        <w:t>Nơi cư trú:……………………………………………………………………….</w:t>
      </w:r>
      <w:r w:rsidR="00567FE5">
        <w:rPr>
          <w:color w:val="000000" w:themeColor="text1"/>
          <w:sz w:val="26"/>
          <w:szCs w:val="26"/>
        </w:rPr>
        <w:t>.</w:t>
      </w:r>
    </w:p>
    <w:p w:rsidRPr="000F4D6C" w:rsidR="00B4603C" w:rsidP="00B4603C" w:rsidRDefault="00B4603C" w14:paraId="6888ABBD" w14:textId="77777777">
      <w:pPr>
        <w:pStyle w:val="BodyTextIndent3"/>
        <w:spacing w:after="0"/>
        <w:ind w:left="0" w:firstLine="709"/>
        <w:rPr>
          <w:b/>
          <w:color w:val="000000" w:themeColor="text1"/>
          <w:sz w:val="26"/>
          <w:szCs w:val="26"/>
        </w:rPr>
      </w:pPr>
      <w:r w:rsidRPr="00135D4B">
        <w:rPr>
          <w:b/>
          <w:color w:val="000000" w:themeColor="text1"/>
          <w:sz w:val="26"/>
          <w:szCs w:val="26"/>
          <w:lang w:val="vi-VN"/>
        </w:rPr>
        <w:t>2.</w:t>
      </w:r>
      <w:r w:rsidRPr="00135D4B">
        <w:rPr>
          <w:color w:val="000000" w:themeColor="text1"/>
          <w:sz w:val="26"/>
          <w:szCs w:val="26"/>
          <w:lang w:val="vi-VN"/>
        </w:rPr>
        <w:t xml:space="preserve"> Xác nhận:</w:t>
      </w:r>
      <w:r w:rsidRPr="00135D4B">
        <w:rPr>
          <w:b/>
          <w:color w:val="000000" w:themeColor="text1"/>
          <w:sz w:val="26"/>
          <w:szCs w:val="26"/>
          <w:lang w:val="vi-VN"/>
        </w:rPr>
        <w:t xml:space="preserve"> Hoàn thành cai nghiện ma túy tự nguyện/thời gian, quy trình người cai nghiện ma túy đã thực hiện</w:t>
      </w:r>
      <w:r w:rsidR="00DB711F">
        <w:rPr>
          <w:rStyle w:val="FootnoteReference"/>
          <w:b/>
          <w:color w:val="000000" w:themeColor="text1"/>
          <w:sz w:val="26"/>
          <w:szCs w:val="26"/>
          <w:lang w:val="vi-VN"/>
        </w:rPr>
        <w:footnoteReference w:id="121"/>
      </w:r>
      <w:r w:rsidRPr="00135D4B">
        <w:rPr>
          <w:b/>
          <w:color w:val="000000" w:themeColor="text1"/>
          <w:sz w:val="26"/>
          <w:szCs w:val="26"/>
          <w:lang w:val="vi-VN"/>
        </w:rPr>
        <w:t xml:space="preserve"> tại cơ sở cai nghiện ma túy tư nhân</w:t>
      </w:r>
    </w:p>
    <w:p w:rsidRPr="00135D4B" w:rsidR="00B4603C" w:rsidP="00B4603C" w:rsidRDefault="00B4603C" w14:paraId="5E315431" w14:textId="77777777">
      <w:pPr>
        <w:pStyle w:val="BodyTextIndent3"/>
        <w:spacing w:after="0"/>
        <w:ind w:left="0" w:firstLine="709"/>
        <w:rPr>
          <w:color w:val="000000" w:themeColor="text1"/>
          <w:sz w:val="26"/>
          <w:szCs w:val="26"/>
          <w:lang w:val="vi-VN"/>
        </w:rPr>
      </w:pPr>
      <w:r w:rsidRPr="00135D4B">
        <w:rPr>
          <w:color w:val="000000" w:themeColor="text1"/>
          <w:sz w:val="26"/>
          <w:szCs w:val="26"/>
          <w:lang w:val="vi-VN"/>
        </w:rPr>
        <w:t>Thời gian: từ ngày..... tháng...... năm........ đến ngày..... tháng...... năm........</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79"/>
        <w:gridCol w:w="4793"/>
      </w:tblGrid>
      <w:tr w:rsidRPr="00135D4B" w:rsidR="00135D4B" w:rsidTr="0014132C" w14:paraId="6708734C" w14:textId="77777777">
        <w:trPr>
          <w:tblCellSpacing w:w="0" w:type="dxa"/>
          <w:jc w:val="center"/>
        </w:trPr>
        <w:tc>
          <w:tcPr>
            <w:tcW w:w="4359" w:type="dxa"/>
            <w:shd w:val="clear" w:color="auto" w:fill="FFFFFF"/>
            <w:tcMar>
              <w:top w:w="0" w:type="dxa"/>
              <w:left w:w="108" w:type="dxa"/>
              <w:bottom w:w="0" w:type="dxa"/>
              <w:right w:w="108" w:type="dxa"/>
            </w:tcMar>
            <w:hideMark/>
          </w:tcPr>
          <w:p w:rsidRPr="00135D4B" w:rsidR="00B4603C" w:rsidP="0014132C" w:rsidRDefault="00B4603C" w14:paraId="2577BBA3" w14:textId="77777777">
            <w:pPr>
              <w:spacing w:before="120"/>
              <w:ind w:firstLine="0"/>
              <w:jc w:val="left"/>
              <w:rPr>
                <w:color w:val="000000" w:themeColor="text1"/>
                <w:sz w:val="22"/>
                <w:szCs w:val="22"/>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szCs w:val="22"/>
                <w:lang w:val="vi-VN"/>
              </w:rPr>
              <w:t>- Ông, bà..................</w:t>
            </w:r>
            <w:r w:rsidRPr="00135D4B">
              <w:rPr>
                <w:color w:val="000000" w:themeColor="text1"/>
                <w:sz w:val="22"/>
                <w:szCs w:val="22"/>
                <w:vertAlign w:val="superscript"/>
                <w:lang w:val="vi-VN"/>
              </w:rPr>
              <w:t>4</w:t>
            </w:r>
            <w:r w:rsidRPr="00135D4B">
              <w:rPr>
                <w:color w:val="000000" w:themeColor="text1"/>
                <w:sz w:val="22"/>
                <w:szCs w:val="22"/>
                <w:lang w:val="vi-VN"/>
              </w:rPr>
              <w:t>;</w:t>
            </w:r>
          </w:p>
          <w:p w:rsidRPr="00135D4B" w:rsidR="00B4603C" w:rsidP="0014132C" w:rsidRDefault="00B4603C" w14:paraId="7D661BE7" w14:textId="77777777">
            <w:pPr>
              <w:ind w:firstLine="0"/>
              <w:jc w:val="left"/>
              <w:rPr>
                <w:color w:val="000000" w:themeColor="text1"/>
                <w:sz w:val="22"/>
                <w:szCs w:val="22"/>
                <w:lang w:val="vi-VN"/>
              </w:rPr>
            </w:pPr>
            <w:r w:rsidRPr="00135D4B">
              <w:rPr>
                <w:color w:val="000000" w:themeColor="text1"/>
                <w:sz w:val="22"/>
                <w:szCs w:val="22"/>
                <w:lang w:val="vi-VN"/>
              </w:rPr>
              <w:t>- Đại diện gia đình...</w:t>
            </w:r>
            <w:r w:rsidRPr="00135D4B">
              <w:rPr>
                <w:rStyle w:val="FootnoteReference"/>
                <w:color w:val="000000" w:themeColor="text1"/>
                <w:sz w:val="22"/>
                <w:szCs w:val="22"/>
                <w:lang w:val="vi-VN"/>
              </w:rPr>
              <w:footnoteReference w:id="122"/>
            </w:r>
            <w:r w:rsidRPr="00135D4B">
              <w:rPr>
                <w:color w:val="000000" w:themeColor="text1"/>
                <w:sz w:val="22"/>
                <w:szCs w:val="22"/>
                <w:lang w:val="vi-VN"/>
              </w:rPr>
              <w:t>;</w:t>
            </w:r>
          </w:p>
          <w:p w:rsidRPr="00135D4B" w:rsidR="00B4603C" w:rsidP="0014132C" w:rsidRDefault="00B4603C" w14:paraId="514955E4" w14:textId="77777777">
            <w:pPr>
              <w:ind w:firstLine="0"/>
              <w:jc w:val="left"/>
              <w:rPr>
                <w:color w:val="000000" w:themeColor="text1"/>
                <w:sz w:val="22"/>
                <w:szCs w:val="22"/>
              </w:rPr>
            </w:pPr>
            <w:r w:rsidRPr="00135D4B">
              <w:rPr>
                <w:color w:val="000000" w:themeColor="text1"/>
                <w:sz w:val="22"/>
                <w:szCs w:val="22"/>
                <w:lang w:val="vi-VN"/>
              </w:rPr>
              <w:t>- Công an xã</w:t>
            </w:r>
            <w:r w:rsidRPr="00135D4B">
              <w:rPr>
                <w:color w:val="000000" w:themeColor="text1"/>
                <w:sz w:val="22"/>
                <w:szCs w:val="22"/>
              </w:rPr>
              <w:t>/phường/thị trấn…;</w:t>
            </w:r>
          </w:p>
          <w:p w:rsidRPr="00135D4B" w:rsidR="00B4603C" w:rsidP="0014132C" w:rsidRDefault="00B4603C" w14:paraId="0570F81A" w14:textId="77777777">
            <w:pPr>
              <w:ind w:firstLine="0"/>
              <w:jc w:val="left"/>
              <w:rPr>
                <w:color w:val="000000" w:themeColor="text1"/>
                <w:sz w:val="22"/>
                <w:szCs w:val="22"/>
              </w:rPr>
            </w:pPr>
            <w:r w:rsidRPr="00135D4B">
              <w:rPr>
                <w:color w:val="000000" w:themeColor="text1"/>
                <w:sz w:val="22"/>
                <w:szCs w:val="22"/>
              </w:rPr>
              <w:t xml:space="preserve">- </w:t>
            </w:r>
            <w:r w:rsidRPr="00135D4B">
              <w:rPr>
                <w:color w:val="000000" w:themeColor="text1"/>
                <w:sz w:val="22"/>
                <w:szCs w:val="22"/>
                <w:lang w:val="vi-VN"/>
              </w:rPr>
              <w:t>Lưu.........................</w:t>
            </w:r>
            <w:r w:rsidRPr="00135D4B">
              <w:rPr>
                <w:color w:val="000000" w:themeColor="text1"/>
                <w:sz w:val="22"/>
                <w:szCs w:val="22"/>
              </w:rPr>
              <w:t>.</w:t>
            </w:r>
          </w:p>
          <w:p w:rsidRPr="00135D4B" w:rsidR="00B4603C" w:rsidP="0014132C" w:rsidRDefault="00B4603C" w14:paraId="59EAC2FA" w14:textId="77777777">
            <w:pPr>
              <w:ind w:firstLine="0"/>
              <w:jc w:val="left"/>
              <w:rPr>
                <w:color w:val="000000" w:themeColor="text1"/>
                <w:sz w:val="22"/>
                <w:szCs w:val="22"/>
              </w:rPr>
            </w:pPr>
          </w:p>
          <w:p w:rsidRPr="00135D4B" w:rsidR="00B4603C" w:rsidP="0014132C" w:rsidRDefault="00B4603C" w14:paraId="1E46E03E" w14:textId="77777777">
            <w:pPr>
              <w:ind w:firstLine="0"/>
              <w:jc w:val="left"/>
              <w:rPr>
                <w:color w:val="000000" w:themeColor="text1"/>
                <w:sz w:val="26"/>
                <w:szCs w:val="26"/>
                <w:lang w:val="vi-VN"/>
              </w:rPr>
            </w:pPr>
          </w:p>
        </w:tc>
        <w:tc>
          <w:tcPr>
            <w:tcW w:w="4929" w:type="dxa"/>
            <w:shd w:val="clear" w:color="auto" w:fill="FFFFFF"/>
            <w:tcMar>
              <w:top w:w="0" w:type="dxa"/>
              <w:left w:w="108" w:type="dxa"/>
              <w:bottom w:w="0" w:type="dxa"/>
              <w:right w:w="108" w:type="dxa"/>
            </w:tcMar>
            <w:hideMark/>
          </w:tcPr>
          <w:p w:rsidR="006C0280" w:rsidP="006C0280" w:rsidRDefault="00B4603C" w14:paraId="201561D3" w14:textId="77777777">
            <w:pPr>
              <w:spacing w:before="120"/>
              <w:ind w:firstLine="0"/>
              <w:jc w:val="center"/>
              <w:rPr>
                <w:b/>
                <w:iCs/>
                <w:color w:val="000000" w:themeColor="text1"/>
                <w:sz w:val="26"/>
                <w:szCs w:val="26"/>
              </w:rPr>
            </w:pPr>
            <w:r w:rsidRPr="00135D4B">
              <w:rPr>
                <w:b/>
                <w:iCs/>
                <w:color w:val="000000" w:themeColor="text1"/>
                <w:sz w:val="26"/>
                <w:szCs w:val="26"/>
                <w:lang w:val="vi-VN"/>
              </w:rPr>
              <w:t>GIÁM ĐỐC</w:t>
            </w:r>
          </w:p>
          <w:p w:rsidRPr="00135D4B" w:rsidR="00B4603C" w:rsidP="006C0280" w:rsidRDefault="00B4603C" w14:paraId="6F569113" w14:textId="77777777">
            <w:pPr>
              <w:spacing w:before="120"/>
              <w:ind w:firstLine="0"/>
              <w:jc w:val="center"/>
              <w:rPr>
                <w:color w:val="000000" w:themeColor="text1"/>
                <w:sz w:val="22"/>
                <w:szCs w:val="26"/>
                <w:lang w:val="vi-VN"/>
              </w:rPr>
            </w:pPr>
            <w:r w:rsidRPr="00135D4B">
              <w:rPr>
                <w:i/>
                <w:iCs/>
                <w:color w:val="000000" w:themeColor="text1"/>
                <w:sz w:val="26"/>
                <w:szCs w:val="26"/>
                <w:lang w:val="vi-VN"/>
              </w:rPr>
              <w:t>(Ký, ghi rõ họ tên, đóng dấu)</w:t>
            </w:r>
          </w:p>
        </w:tc>
      </w:tr>
    </w:tbl>
    <w:p w:rsidRPr="00135D4B" w:rsidR="00B4603C" w:rsidP="00B4603C" w:rsidRDefault="00B4603C" w14:paraId="4A3C0BF1" w14:textId="77777777">
      <w:pPr>
        <w:ind w:firstLine="0"/>
        <w:rPr>
          <w:b/>
          <w:color w:val="000000" w:themeColor="text1"/>
          <w:sz w:val="25"/>
          <w:szCs w:val="25"/>
        </w:rPr>
      </w:pPr>
    </w:p>
    <w:p w:rsidRPr="00135D4B" w:rsidR="00B4603C" w:rsidP="001C7B94" w:rsidRDefault="00B4603C" w14:paraId="7CA2F483" w14:textId="77777777">
      <w:pPr>
        <w:ind w:firstLine="0"/>
        <w:rPr>
          <w:b/>
          <w:color w:val="000000" w:themeColor="text1"/>
          <w:sz w:val="25"/>
          <w:szCs w:val="25"/>
        </w:rPr>
      </w:pPr>
    </w:p>
    <w:p w:rsidR="006C0280" w:rsidRDefault="006C0280" w14:paraId="128B4F3C"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1C7B94" w:rsidP="00FE6C1E" w:rsidRDefault="001C7B94" w14:paraId="056B7E34" w14:textId="0868CE22">
      <w:pPr>
        <w:jc w:val="right"/>
        <w:rPr>
          <w:b/>
          <w:color w:val="000000" w:themeColor="text1"/>
          <w:sz w:val="25"/>
          <w:szCs w:val="25"/>
        </w:rPr>
      </w:pPr>
      <w:r w:rsidRPr="00135D4B">
        <w:rPr>
          <w:b/>
          <w:color w:val="000000" w:themeColor="text1"/>
          <w:sz w:val="25"/>
          <w:szCs w:val="25"/>
          <w:lang w:val="vi-VN"/>
        </w:rPr>
        <w:t xml:space="preserve">Mẫu số </w:t>
      </w:r>
      <w:r w:rsidR="00DF4D88">
        <w:rPr>
          <w:b/>
          <w:color w:val="000000" w:themeColor="text1"/>
          <w:sz w:val="25"/>
          <w:szCs w:val="25"/>
        </w:rPr>
        <w:t>31</w:t>
      </w:r>
    </w:p>
    <w:p w:rsidRPr="00135D4B" w:rsidR="001C7B94" w:rsidP="001C7B94" w:rsidRDefault="001C7B94" w14:paraId="07D5365C" w14:textId="77777777">
      <w:pPr>
        <w:ind w:firstLine="709"/>
        <w:rPr>
          <w:color w:val="000000" w:themeColor="text1"/>
          <w:spacing w:val="-6"/>
          <w:sz w:val="26"/>
          <w:szCs w:val="26"/>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069"/>
      </w:tblGrid>
      <w:tr w:rsidRPr="00135D4B" w:rsidR="004371B2" w:rsidTr="00430CD2" w14:paraId="737C6B84" w14:textId="77777777">
        <w:tc>
          <w:tcPr>
            <w:tcW w:w="9069" w:type="dxa"/>
            <w:tcBorders>
              <w:top w:val="nil"/>
              <w:left w:val="nil"/>
              <w:bottom w:val="nil"/>
              <w:right w:val="nil"/>
              <w:tl2br w:val="nil"/>
              <w:tr2bl w:val="nil"/>
            </w:tcBorders>
            <w:tcMar>
              <w:top w:w="0" w:type="dxa"/>
              <w:left w:w="108" w:type="dxa"/>
              <w:bottom w:w="0" w:type="dxa"/>
              <w:right w:w="108" w:type="dxa"/>
            </w:tcMar>
          </w:tcPr>
          <w:p w:rsidRPr="00135D4B" w:rsidR="004371B2" w:rsidP="00430CD2" w:rsidRDefault="004371B2" w14:paraId="19931402" w14:textId="77777777">
            <w:pPr>
              <w:ind w:firstLine="0"/>
              <w:jc w:val="center"/>
              <w:rPr>
                <w:b/>
                <w:bCs/>
                <w:color w:val="000000" w:themeColor="text1"/>
                <w:szCs w:val="28"/>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135D4B" w:rsidR="004371B2" w:rsidP="00430CD2" w:rsidRDefault="004371B2" w14:paraId="3A734720" w14:textId="77777777">
            <w:pPr>
              <w:ind w:firstLine="0"/>
              <w:jc w:val="center"/>
              <w:rPr>
                <w:color w:val="000000" w:themeColor="text1"/>
                <w:szCs w:val="28"/>
              </w:rPr>
            </w:pPr>
            <w:r w:rsidRPr="00135D4B">
              <w:rPr>
                <w:b/>
                <w:bCs/>
                <w:color w:val="000000" w:themeColor="text1"/>
                <w:szCs w:val="28"/>
                <w:vertAlign w:val="superscript"/>
              </w:rPr>
              <w:t>__________________________________________</w:t>
            </w:r>
          </w:p>
        </w:tc>
      </w:tr>
      <w:tr w:rsidRPr="00135D4B" w:rsidR="004371B2" w:rsidTr="00430CD2" w14:paraId="2F326886" w14:textId="77777777">
        <w:tblPrEx>
          <w:tblBorders>
            <w:top w:val="none" w:color="auto" w:sz="0" w:space="0"/>
            <w:bottom w:val="none" w:color="auto" w:sz="0" w:space="0"/>
            <w:insideH w:val="none" w:color="auto" w:sz="0" w:space="0"/>
            <w:insideV w:val="none" w:color="auto" w:sz="0" w:space="0"/>
          </w:tblBorders>
        </w:tblPrEx>
        <w:tc>
          <w:tcPr>
            <w:tcW w:w="9069" w:type="dxa"/>
            <w:tcBorders>
              <w:top w:val="nil"/>
              <w:left w:val="nil"/>
              <w:bottom w:val="nil"/>
              <w:right w:val="nil"/>
              <w:tl2br w:val="nil"/>
              <w:tr2bl w:val="nil"/>
            </w:tcBorders>
            <w:tcMar>
              <w:top w:w="0" w:type="dxa"/>
              <w:left w:w="108" w:type="dxa"/>
              <w:bottom w:w="0" w:type="dxa"/>
              <w:right w:w="108" w:type="dxa"/>
            </w:tcMar>
          </w:tcPr>
          <w:p w:rsidRPr="00135D4B" w:rsidR="004371B2" w:rsidP="00430CD2" w:rsidRDefault="004371B2" w14:paraId="07359F71" w14:textId="77777777">
            <w:pPr>
              <w:ind w:firstLine="0"/>
              <w:jc w:val="center"/>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123"/>
            </w:r>
            <w:r w:rsidRPr="00135D4B">
              <w:rPr>
                <w:i/>
                <w:color w:val="000000" w:themeColor="text1"/>
                <w:sz w:val="28"/>
                <w:szCs w:val="28"/>
              </w:rPr>
              <w:t>......, ngày .... tháng ... năm ……</w:t>
            </w:r>
          </w:p>
        </w:tc>
      </w:tr>
    </w:tbl>
    <w:p w:rsidRPr="00135D4B" w:rsidR="001C7B94" w:rsidP="001C7B94" w:rsidRDefault="001C7B94" w14:paraId="3BE0B88B" w14:textId="77777777">
      <w:pPr>
        <w:jc w:val="center"/>
        <w:rPr>
          <w:b/>
          <w:color w:val="000000" w:themeColor="text1"/>
          <w:sz w:val="26"/>
          <w:szCs w:val="26"/>
          <w:lang w:val="vi-VN"/>
        </w:rPr>
      </w:pPr>
    </w:p>
    <w:p w:rsidRPr="00135D4B" w:rsidR="001C7B94" w:rsidP="001C7B94" w:rsidRDefault="001C7B94" w14:paraId="37147A7F" w14:textId="77777777">
      <w:pPr>
        <w:ind w:firstLine="0"/>
        <w:jc w:val="center"/>
        <w:rPr>
          <w:b/>
          <w:color w:val="000000" w:themeColor="text1"/>
          <w:sz w:val="26"/>
          <w:szCs w:val="26"/>
          <w:lang w:val="vi-VN"/>
        </w:rPr>
      </w:pPr>
      <w:r w:rsidRPr="00135D4B">
        <w:rPr>
          <w:b/>
          <w:color w:val="000000" w:themeColor="text1"/>
          <w:sz w:val="26"/>
          <w:szCs w:val="26"/>
          <w:lang w:val="vi-VN"/>
        </w:rPr>
        <w:t>BIÊN BẢN</w:t>
      </w:r>
    </w:p>
    <w:p w:rsidRPr="00135D4B" w:rsidR="001C7B94" w:rsidP="001C7B94" w:rsidRDefault="001C7B94" w14:paraId="27AC3759" w14:textId="77777777">
      <w:pPr>
        <w:spacing w:before="60" w:after="60"/>
        <w:ind w:firstLine="0"/>
        <w:jc w:val="center"/>
        <w:rPr>
          <w:b/>
          <w:color w:val="000000" w:themeColor="text1"/>
          <w:sz w:val="26"/>
          <w:szCs w:val="26"/>
        </w:rPr>
      </w:pPr>
      <w:r w:rsidRPr="00135D4B">
        <w:rPr>
          <w:b/>
          <w:color w:val="000000" w:themeColor="text1"/>
          <w:sz w:val="26"/>
          <w:szCs w:val="26"/>
          <w:lang w:val="vi-VN"/>
        </w:rPr>
        <w:t xml:space="preserve">Về việc giao, nhận hồ sơ, người bị </w:t>
      </w:r>
      <w:r w:rsidRPr="00135D4B">
        <w:rPr>
          <w:b/>
          <w:color w:val="000000" w:themeColor="text1"/>
          <w:sz w:val="26"/>
          <w:szCs w:val="26"/>
        </w:rPr>
        <w:t>cai nghiện ma túy tự nguyện</w:t>
      </w:r>
      <w:r w:rsidRPr="00135D4B">
        <w:rPr>
          <w:b/>
          <w:color w:val="000000" w:themeColor="text1"/>
          <w:sz w:val="26"/>
          <w:szCs w:val="26"/>
          <w:lang w:val="vi-VN"/>
        </w:rPr>
        <w:t xml:space="preserve"> </w:t>
      </w:r>
      <w:r w:rsidRPr="00135D4B">
        <w:rPr>
          <w:b/>
          <w:color w:val="000000" w:themeColor="text1"/>
          <w:sz w:val="26"/>
          <w:szCs w:val="26"/>
        </w:rPr>
        <w:t>vào cơ sở cai nghiện ma túy công lập, trường giáo dưỡng</w:t>
      </w:r>
    </w:p>
    <w:p w:rsidRPr="00135D4B" w:rsidR="001C7B94" w:rsidP="001C7B94" w:rsidRDefault="001C7B94" w14:paraId="14D429AD" w14:textId="77777777">
      <w:pPr>
        <w:spacing w:before="60" w:after="60"/>
        <w:ind w:firstLine="0"/>
        <w:jc w:val="center"/>
        <w:rPr>
          <w:b/>
          <w:color w:val="000000" w:themeColor="text1"/>
          <w:sz w:val="26"/>
          <w:szCs w:val="26"/>
          <w:lang w:val="vi-VN"/>
        </w:rPr>
      </w:pPr>
      <w:r w:rsidRPr="00135D4B">
        <w:rPr>
          <w:b/>
          <w:bCs/>
          <w:color w:val="000000" w:themeColor="text1"/>
          <w:szCs w:val="28"/>
          <w:vertAlign w:val="superscript"/>
          <w:lang w:val="vi-VN"/>
        </w:rPr>
        <w:t>________________________</w:t>
      </w:r>
    </w:p>
    <w:p w:rsidRPr="00135D4B" w:rsidR="001C7B94" w:rsidP="001C7B94" w:rsidRDefault="001C7B94" w14:paraId="2A4F8B3F" w14:textId="77777777">
      <w:pPr>
        <w:tabs>
          <w:tab w:val="right" w:leader="dot" w:pos="0"/>
        </w:tabs>
        <w:spacing w:before="40" w:after="40"/>
        <w:rPr>
          <w:i/>
          <w:color w:val="000000" w:themeColor="text1"/>
          <w:sz w:val="26"/>
          <w:szCs w:val="26"/>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p>
    <w:p w:rsidRPr="00135D4B" w:rsidR="001C7B94" w:rsidP="001C7B94" w:rsidRDefault="001C7B94" w14:paraId="489DA89B" w14:textId="77777777">
      <w:pPr>
        <w:tabs>
          <w:tab w:val="right" w:leader="dot" w:pos="0"/>
        </w:tabs>
        <w:spacing w:before="40" w:after="40"/>
        <w:rPr>
          <w:i/>
          <w:color w:val="000000" w:themeColor="text1"/>
          <w:sz w:val="26"/>
          <w:szCs w:val="26"/>
        </w:rPr>
      </w:pPr>
      <w:r w:rsidRPr="00135D4B">
        <w:rPr>
          <w:i/>
          <w:color w:val="000000" w:themeColor="text1"/>
          <w:sz w:val="26"/>
          <w:szCs w:val="26"/>
          <w:lang w:val="vi-VN"/>
        </w:rPr>
        <w:t>Căn cứ Quyết định số:....../QĐ-CNMTTN ngày …. tháng ….. năm……..của ............... về việc giao cơ sở cai nghiện ma túy công lập, trường giáo dưỡng tiếp nhận người đi cai nghiện ma túy tự nguyện.</w:t>
      </w:r>
    </w:p>
    <w:p w:rsidRPr="00135D4B" w:rsidR="001C7B94" w:rsidP="001C7B94" w:rsidRDefault="001C7B94" w14:paraId="635A2F67" w14:textId="77777777">
      <w:pPr>
        <w:tabs>
          <w:tab w:val="right" w:leader="dot" w:pos="0"/>
        </w:tabs>
        <w:spacing w:before="60" w:after="60"/>
        <w:rPr>
          <w:color w:val="000000" w:themeColor="text1"/>
          <w:sz w:val="26"/>
          <w:szCs w:val="26"/>
          <w:lang w:val="vi-VN"/>
        </w:rPr>
      </w:pPr>
    </w:p>
    <w:p w:rsidRPr="00135D4B" w:rsidR="001C7B94" w:rsidP="001C7B94" w:rsidRDefault="001C7B94" w14:paraId="15D96E3E" w14:textId="77777777">
      <w:pPr>
        <w:tabs>
          <w:tab w:val="right" w:leader="dot" w:pos="0"/>
        </w:tabs>
        <w:spacing w:before="60" w:after="60"/>
        <w:rPr>
          <w:color w:val="000000" w:themeColor="text1"/>
          <w:sz w:val="26"/>
          <w:szCs w:val="26"/>
          <w:lang w:val="vi-VN"/>
        </w:rPr>
      </w:pPr>
      <w:r w:rsidRPr="00135D4B">
        <w:rPr>
          <w:b/>
          <w:color w:val="000000" w:themeColor="text1"/>
          <w:sz w:val="26"/>
          <w:szCs w:val="26"/>
          <w:lang w:val="vi-VN"/>
        </w:rPr>
        <w:t>1.</w:t>
      </w:r>
      <w:r w:rsidRPr="00135D4B">
        <w:rPr>
          <w:color w:val="000000" w:themeColor="text1"/>
          <w:sz w:val="26"/>
          <w:szCs w:val="26"/>
          <w:lang w:val="vi-VN"/>
        </w:rPr>
        <w:t xml:space="preserve"> Hôm nay, hồi.... giờ .... phút, ngày…../……/……… tại..................</w:t>
      </w:r>
      <w:r w:rsidRPr="00135D4B">
        <w:rPr>
          <w:rStyle w:val="FootnoteReference"/>
          <w:color w:val="000000" w:themeColor="text1"/>
          <w:sz w:val="26"/>
          <w:szCs w:val="26"/>
          <w:lang w:val="fr-FR"/>
        </w:rPr>
        <w:footnoteReference w:id="124"/>
      </w:r>
      <w:r w:rsidRPr="00135D4B">
        <w:rPr>
          <w:color w:val="000000" w:themeColor="text1"/>
          <w:sz w:val="26"/>
          <w:szCs w:val="26"/>
          <w:lang w:val="vi-VN"/>
        </w:rPr>
        <w:t>.................. chúng tôi gồm:</w:t>
      </w:r>
    </w:p>
    <w:p w:rsidRPr="00135D4B" w:rsidR="001C7B94" w:rsidP="001C7B94" w:rsidRDefault="001C7B94" w14:paraId="5167029C" w14:textId="77777777">
      <w:pPr>
        <w:tabs>
          <w:tab w:val="right" w:leader="dot" w:pos="9356"/>
        </w:tabs>
        <w:spacing w:before="60" w:after="60"/>
        <w:rPr>
          <w:b/>
          <w:color w:val="000000" w:themeColor="text1"/>
          <w:sz w:val="26"/>
          <w:szCs w:val="26"/>
        </w:rPr>
      </w:pPr>
      <w:r w:rsidRPr="00135D4B">
        <w:rPr>
          <w:b/>
          <w:color w:val="000000" w:themeColor="text1"/>
          <w:sz w:val="26"/>
          <w:szCs w:val="26"/>
          <w:lang w:val="vi-VN"/>
        </w:rPr>
        <w:t>a) Đại diện bên giao</w:t>
      </w:r>
    </w:p>
    <w:p w:rsidRPr="00135D4B" w:rsidR="001C7B94" w:rsidP="001C7B94" w:rsidRDefault="001C7B94" w14:paraId="77DBFC73" w14:textId="77777777">
      <w:pPr>
        <w:tabs>
          <w:tab w:val="left" w:pos="5954"/>
          <w:tab w:val="right" w:leader="dot" w:pos="9072"/>
        </w:tabs>
        <w:spacing w:before="60" w:after="60"/>
        <w:rPr>
          <w:color w:val="000000" w:themeColor="text1"/>
          <w:sz w:val="26"/>
          <w:szCs w:val="26"/>
          <w:lang w:val="vi-VN"/>
        </w:rPr>
      </w:pPr>
      <w:r w:rsidRPr="00135D4B">
        <w:rPr>
          <w:color w:val="000000" w:themeColor="text1"/>
          <w:sz w:val="26"/>
          <w:szCs w:val="26"/>
          <w:lang w:val="vi-VN"/>
        </w:rPr>
        <w:t>Họ và tên: ...............................................................</w:t>
      </w:r>
      <w:r w:rsidRPr="00135D4B">
        <w:rPr>
          <w:color w:val="000000" w:themeColor="text1"/>
          <w:sz w:val="26"/>
          <w:szCs w:val="26"/>
          <w:lang w:val="vi-VN"/>
        </w:rPr>
        <w:tab/>
      </w:r>
      <w:r w:rsidRPr="00135D4B">
        <w:rPr>
          <w:color w:val="000000" w:themeColor="text1"/>
          <w:sz w:val="26"/>
          <w:szCs w:val="26"/>
          <w:lang w:val="vi-VN"/>
        </w:rPr>
        <w:t>; Chức vụ: ...........................</w:t>
      </w:r>
    </w:p>
    <w:p w:rsidRPr="00135D4B" w:rsidR="001C7B94" w:rsidP="001C7B94" w:rsidRDefault="001C7B94" w14:paraId="4D70C98D" w14:textId="77777777">
      <w:pPr>
        <w:tabs>
          <w:tab w:val="left" w:pos="5954"/>
          <w:tab w:val="right" w:leader="dot" w:pos="9356"/>
        </w:tabs>
        <w:spacing w:before="60" w:after="60"/>
        <w:rPr>
          <w:color w:val="000000" w:themeColor="text1"/>
          <w:sz w:val="26"/>
          <w:szCs w:val="26"/>
          <w:lang w:val="vi-VN"/>
        </w:rPr>
      </w:pPr>
      <w:r w:rsidRPr="00135D4B">
        <w:rPr>
          <w:color w:val="000000" w:themeColor="text1"/>
          <w:sz w:val="26"/>
          <w:szCs w:val="26"/>
          <w:lang w:val="vi-VN"/>
        </w:rPr>
        <w:t>Cơ quan:............................................</w:t>
      </w:r>
      <w:r w:rsidR="004371B2">
        <w:rPr>
          <w:rStyle w:val="FootnoteReference"/>
          <w:color w:val="000000" w:themeColor="text1"/>
          <w:sz w:val="26"/>
          <w:szCs w:val="26"/>
          <w:lang w:val="vi-VN"/>
        </w:rPr>
        <w:footnoteReference w:id="125"/>
      </w:r>
      <w:r w:rsidRPr="00135D4B">
        <w:rPr>
          <w:color w:val="000000" w:themeColor="text1"/>
          <w:sz w:val="26"/>
          <w:szCs w:val="26"/>
          <w:lang w:val="vi-VN"/>
        </w:rPr>
        <w:t>...................................................................</w:t>
      </w:r>
    </w:p>
    <w:p w:rsidRPr="00135D4B" w:rsidR="001C7B94" w:rsidP="001C7B94" w:rsidRDefault="001C7B94" w14:paraId="7AF11723" w14:textId="77777777">
      <w:pPr>
        <w:tabs>
          <w:tab w:val="left" w:pos="5954"/>
          <w:tab w:val="right" w:leader="dot" w:pos="9356"/>
        </w:tabs>
        <w:spacing w:before="60" w:after="60"/>
        <w:rPr>
          <w:b/>
          <w:color w:val="000000" w:themeColor="text1"/>
          <w:sz w:val="26"/>
          <w:szCs w:val="26"/>
        </w:rPr>
      </w:pPr>
      <w:r w:rsidRPr="00135D4B">
        <w:rPr>
          <w:b/>
          <w:color w:val="000000" w:themeColor="text1"/>
          <w:sz w:val="26"/>
          <w:szCs w:val="26"/>
          <w:lang w:val="vi-VN"/>
        </w:rPr>
        <w:t>b) Đại diện bên nhận</w:t>
      </w:r>
    </w:p>
    <w:p w:rsidRPr="00135D4B" w:rsidR="001C7B94" w:rsidP="001C7B94" w:rsidRDefault="001C7B94" w14:paraId="0E118FA8" w14:textId="77777777">
      <w:pPr>
        <w:tabs>
          <w:tab w:val="left" w:pos="5954"/>
          <w:tab w:val="right" w:leader="dot" w:pos="9072"/>
        </w:tabs>
        <w:spacing w:before="60" w:after="60"/>
        <w:rPr>
          <w:color w:val="000000" w:themeColor="text1"/>
          <w:sz w:val="26"/>
          <w:szCs w:val="26"/>
          <w:lang w:val="vi-VN"/>
        </w:rPr>
      </w:pPr>
      <w:r w:rsidRPr="00135D4B">
        <w:rPr>
          <w:color w:val="000000" w:themeColor="text1"/>
          <w:sz w:val="26"/>
          <w:szCs w:val="26"/>
          <w:lang w:val="vi-VN"/>
        </w:rPr>
        <w:t>Họ và tên: ...............................................................</w:t>
      </w:r>
      <w:r w:rsidRPr="00135D4B">
        <w:rPr>
          <w:color w:val="000000" w:themeColor="text1"/>
          <w:sz w:val="26"/>
          <w:szCs w:val="26"/>
          <w:lang w:val="vi-VN"/>
        </w:rPr>
        <w:tab/>
      </w:r>
      <w:r w:rsidRPr="00135D4B">
        <w:rPr>
          <w:color w:val="000000" w:themeColor="text1"/>
          <w:sz w:val="26"/>
          <w:szCs w:val="26"/>
          <w:lang w:val="vi-VN"/>
        </w:rPr>
        <w:t>; Chức vụ: .............................</w:t>
      </w:r>
    </w:p>
    <w:p w:rsidRPr="00135D4B" w:rsidR="001C7B94" w:rsidP="001C7B94" w:rsidRDefault="001C7B94" w14:paraId="52C0CFE9" w14:textId="77777777">
      <w:pPr>
        <w:tabs>
          <w:tab w:val="left" w:pos="5954"/>
          <w:tab w:val="right" w:leader="dot" w:pos="9356"/>
        </w:tabs>
        <w:spacing w:before="60" w:after="60"/>
        <w:rPr>
          <w:color w:val="000000" w:themeColor="text1"/>
          <w:sz w:val="26"/>
          <w:szCs w:val="26"/>
          <w:lang w:val="vi-VN"/>
        </w:rPr>
      </w:pPr>
      <w:r w:rsidRPr="00135D4B">
        <w:rPr>
          <w:color w:val="000000" w:themeColor="text1"/>
          <w:sz w:val="26"/>
          <w:szCs w:val="26"/>
          <w:lang w:val="vi-VN"/>
        </w:rPr>
        <w:t>Cơ quan: .............................................</w:t>
      </w:r>
      <w:r w:rsidR="004371B2">
        <w:rPr>
          <w:rStyle w:val="FootnoteReference"/>
          <w:color w:val="000000" w:themeColor="text1"/>
          <w:sz w:val="26"/>
          <w:szCs w:val="26"/>
          <w:lang w:val="vi-VN"/>
        </w:rPr>
        <w:footnoteReference w:id="126"/>
      </w:r>
      <w:r w:rsidRPr="00135D4B">
        <w:rPr>
          <w:color w:val="000000" w:themeColor="text1"/>
          <w:sz w:val="26"/>
          <w:szCs w:val="26"/>
          <w:lang w:val="vi-VN"/>
        </w:rPr>
        <w:t>..................................................................</w:t>
      </w:r>
    </w:p>
    <w:p w:rsidRPr="00135D4B" w:rsidR="001C7B94" w:rsidP="001C7B94" w:rsidRDefault="001C7B94" w14:paraId="49F4FA1B" w14:textId="77777777">
      <w:pPr>
        <w:tabs>
          <w:tab w:val="left" w:leader="dot" w:pos="5520"/>
          <w:tab w:val="right" w:leader="dot" w:pos="9356"/>
        </w:tabs>
        <w:spacing w:before="60" w:after="60"/>
        <w:ind w:firstLine="709"/>
        <w:rPr>
          <w:color w:val="000000" w:themeColor="text1"/>
          <w:sz w:val="26"/>
          <w:szCs w:val="26"/>
          <w:lang w:val="vi-VN"/>
        </w:rPr>
      </w:pPr>
      <w:r w:rsidRPr="00135D4B">
        <w:rPr>
          <w:b/>
          <w:color w:val="000000" w:themeColor="text1"/>
          <w:sz w:val="26"/>
          <w:szCs w:val="26"/>
          <w:lang w:val="vi-VN"/>
        </w:rPr>
        <w:t>2.</w:t>
      </w:r>
      <w:r w:rsidRPr="00135D4B">
        <w:rPr>
          <w:color w:val="000000" w:themeColor="text1"/>
          <w:sz w:val="26"/>
          <w:szCs w:val="26"/>
          <w:lang w:val="vi-VN"/>
        </w:rPr>
        <w:t xml:space="preserve"> Tiến hành giao, nhận  giao, nhận hồ sơ, người </w:t>
      </w:r>
      <w:r w:rsidRPr="00135D4B">
        <w:rPr>
          <w:color w:val="000000" w:themeColor="text1"/>
          <w:sz w:val="26"/>
          <w:szCs w:val="26"/>
        </w:rPr>
        <w:t>cai nghiện ma túy tự nguyện</w:t>
      </w:r>
      <w:r w:rsidRPr="00135D4B">
        <w:rPr>
          <w:color w:val="000000" w:themeColor="text1"/>
          <w:sz w:val="26"/>
          <w:szCs w:val="26"/>
          <w:lang w:val="vi-VN"/>
        </w:rPr>
        <w:t xml:space="preserve"> như sau:</w:t>
      </w:r>
    </w:p>
    <w:p w:rsidRPr="00135D4B" w:rsidR="001C7B94" w:rsidP="001C7B94" w:rsidRDefault="001C7B94" w14:paraId="562BBD31" w14:textId="77777777">
      <w:pPr>
        <w:tabs>
          <w:tab w:val="left" w:pos="6663"/>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a) Ng</w:t>
      </w:r>
      <w:r w:rsidRPr="00135D4B" w:rsidR="0019794C">
        <w:rPr>
          <w:color w:val="000000" w:themeColor="text1"/>
          <w:spacing w:val="-6"/>
          <w:sz w:val="26"/>
          <w:szCs w:val="26"/>
        </w:rPr>
        <w:t>ười đi cai nghiện</w:t>
      </w:r>
      <w:r w:rsidRPr="00135D4B">
        <w:rPr>
          <w:color w:val="000000" w:themeColor="text1"/>
          <w:spacing w:val="-6"/>
          <w:sz w:val="26"/>
          <w:szCs w:val="26"/>
          <w:lang w:val="vi-VN"/>
        </w:rPr>
        <w:t>:</w:t>
      </w:r>
    </w:p>
    <w:p w:rsidRPr="00135D4B" w:rsidR="001C7B94" w:rsidP="001C7B94" w:rsidRDefault="001C7B94" w14:paraId="6705E368" w14:textId="77777777">
      <w:pPr>
        <w:tabs>
          <w:tab w:val="left" w:pos="6663"/>
          <w:tab w:val="left" w:pos="9072"/>
        </w:tabs>
        <w:spacing w:before="60" w:after="60"/>
        <w:ind w:firstLine="709"/>
        <w:rPr>
          <w:color w:val="000000" w:themeColor="text1"/>
          <w:spacing w:val="-6"/>
          <w:sz w:val="26"/>
          <w:szCs w:val="26"/>
        </w:rPr>
      </w:pPr>
      <w:r w:rsidRPr="00135D4B">
        <w:rPr>
          <w:color w:val="000000" w:themeColor="text1"/>
          <w:spacing w:val="-6"/>
          <w:sz w:val="26"/>
          <w:szCs w:val="26"/>
        </w:rPr>
        <w:t>Họ và tên</w:t>
      </w:r>
      <w:r w:rsidRPr="00135D4B">
        <w:rPr>
          <w:color w:val="000000" w:themeColor="text1"/>
          <w:spacing w:val="-6"/>
          <w:sz w:val="26"/>
          <w:szCs w:val="26"/>
          <w:lang w:val="vi-VN"/>
        </w:rPr>
        <w:t xml:space="preserve"> </w:t>
      </w:r>
      <w:r w:rsidRPr="00135D4B">
        <w:rPr>
          <w:i/>
          <w:color w:val="000000" w:themeColor="text1"/>
          <w:spacing w:val="-6"/>
          <w:szCs w:val="26"/>
          <w:lang w:val="vi-VN"/>
        </w:rPr>
        <w:t>(viết in hoa)</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rStyle w:val="FootnoteReference"/>
          <w:color w:val="000000" w:themeColor="text1"/>
          <w:spacing w:val="-6"/>
          <w:sz w:val="26"/>
          <w:szCs w:val="26"/>
          <w:lang w:val="vi-VN"/>
        </w:rPr>
        <w:t xml:space="preserve"> </w:t>
      </w:r>
      <w:r w:rsidRPr="00135D4B">
        <w:rPr>
          <w:rStyle w:val="FootnoteReference"/>
          <w:color w:val="000000" w:themeColor="text1"/>
          <w:spacing w:val="-6"/>
          <w:sz w:val="26"/>
          <w:szCs w:val="26"/>
          <w:lang w:val="vi-VN"/>
        </w:rPr>
        <w:footnoteReference w:id="127"/>
      </w:r>
      <w:r w:rsidRPr="00135D4B">
        <w:rPr>
          <w:color w:val="000000" w:themeColor="text1"/>
          <w:spacing w:val="-6"/>
          <w:sz w:val="26"/>
          <w:szCs w:val="26"/>
          <w:lang w:val="vi-VN"/>
        </w:rPr>
        <w:t>.................................</w:t>
      </w:r>
      <w:r w:rsidRPr="00135D4B">
        <w:rPr>
          <w:color w:val="000000" w:themeColor="text1"/>
          <w:spacing w:val="-6"/>
          <w:sz w:val="26"/>
          <w:szCs w:val="26"/>
        </w:rPr>
        <w:tab/>
      </w:r>
      <w:r w:rsidRPr="00135D4B">
        <w:rPr>
          <w:color w:val="000000" w:themeColor="text1"/>
          <w:spacing w:val="-6"/>
          <w:sz w:val="26"/>
          <w:szCs w:val="26"/>
          <w:lang w:val="vi-VN"/>
        </w:rPr>
        <w:t>; Giới tính</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rPr>
        <w:tab/>
      </w:r>
    </w:p>
    <w:p w:rsidRPr="00135D4B" w:rsidR="001C7B94" w:rsidP="001C7B94" w:rsidRDefault="001C7B94" w14:paraId="67F1E81E"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Tên gọi khác</w:t>
      </w:r>
      <w:r w:rsidRPr="00135D4B">
        <w:rPr>
          <w:color w:val="000000" w:themeColor="text1"/>
          <w:spacing w:val="-6"/>
          <w:sz w:val="26"/>
          <w:szCs w:val="26"/>
          <w:lang w:val="vi-VN"/>
        </w:rPr>
        <w:t xml:space="preserve"> (nếu có)</w:t>
      </w:r>
      <w:r w:rsidRPr="00135D4B">
        <w:rPr>
          <w:color w:val="000000" w:themeColor="text1"/>
          <w:spacing w:val="-6"/>
          <w:sz w:val="26"/>
          <w:szCs w:val="26"/>
        </w:rPr>
        <w:t>:</w:t>
      </w:r>
      <w:r w:rsidRPr="00135D4B">
        <w:rPr>
          <w:color w:val="000000" w:themeColor="text1"/>
          <w:spacing w:val="-6"/>
          <w:sz w:val="26"/>
          <w:szCs w:val="26"/>
          <w:lang w:val="vi-VN"/>
        </w:rPr>
        <w:t xml:space="preserve"> .......................................................................................................</w:t>
      </w:r>
      <w:r w:rsidRPr="00135D4B">
        <w:rPr>
          <w:color w:val="000000" w:themeColor="text1"/>
          <w:spacing w:val="-6"/>
          <w:sz w:val="26"/>
          <w:szCs w:val="26"/>
        </w:rPr>
        <w:tab/>
      </w:r>
    </w:p>
    <w:p w:rsidRPr="00135D4B" w:rsidR="001C7B94" w:rsidP="001C7B94" w:rsidRDefault="001C7B94" w14:paraId="4662B0D9"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1C7B94" w:rsidP="001C7B94" w:rsidRDefault="001C7B94" w14:paraId="53274887" w14:textId="77777777">
      <w:pPr>
        <w:tabs>
          <w:tab w:val="left" w:pos="9072"/>
        </w:tabs>
        <w:spacing w:before="60" w:after="60"/>
        <w:ind w:firstLine="709"/>
        <w:rPr>
          <w:color w:val="000000" w:themeColor="text1"/>
          <w:spacing w:val="-6"/>
          <w:sz w:val="26"/>
          <w:szCs w:val="26"/>
        </w:rPr>
      </w:pPr>
      <w:r w:rsidRPr="00135D4B">
        <w:rPr>
          <w:color w:val="000000" w:themeColor="text1"/>
          <w:sz w:val="26"/>
          <w:szCs w:val="26"/>
          <w:lang w:val="vi-VN"/>
        </w:rPr>
        <w:t xml:space="preserve">Số </w:t>
      </w:r>
      <w:r w:rsidR="00037F18">
        <w:rPr>
          <w:color w:val="000000" w:themeColor="text1"/>
          <w:sz w:val="26"/>
          <w:szCs w:val="26"/>
        </w:rPr>
        <w:t>CC/</w:t>
      </w:r>
      <w:r w:rsidRPr="00135D4B">
        <w:rPr>
          <w:color w:val="000000" w:themeColor="text1"/>
          <w:sz w:val="26"/>
          <w:szCs w:val="26"/>
        </w:rPr>
        <w:t>CCCD/CMND/H</w:t>
      </w:r>
      <w:r w:rsidR="00037F18">
        <w:rPr>
          <w:color w:val="000000" w:themeColor="text1"/>
          <w:sz w:val="26"/>
          <w:szCs w:val="26"/>
        </w:rPr>
        <w:t>C</w:t>
      </w:r>
      <w:r w:rsidRPr="00135D4B">
        <w:rPr>
          <w:color w:val="000000" w:themeColor="text1"/>
          <w:sz w:val="26"/>
          <w:szCs w:val="26"/>
          <w:lang w:val="vi-VN"/>
        </w:rPr>
        <w:t>: .................................</w:t>
      </w:r>
      <w:r w:rsidRPr="00135D4B">
        <w:rPr>
          <w:color w:val="000000" w:themeColor="text1"/>
          <w:sz w:val="26"/>
          <w:szCs w:val="26"/>
        </w:rPr>
        <w:t xml:space="preserve"> n</w:t>
      </w:r>
      <w:r w:rsidRPr="00135D4B">
        <w:rPr>
          <w:color w:val="000000" w:themeColor="text1"/>
          <w:sz w:val="26"/>
          <w:szCs w:val="26"/>
          <w:lang w:val="vi-VN"/>
        </w:rPr>
        <w:t>gày cấp: ............................</w:t>
      </w:r>
      <w:r w:rsidRPr="00135D4B">
        <w:rPr>
          <w:color w:val="000000" w:themeColor="text1"/>
          <w:sz w:val="26"/>
          <w:szCs w:val="26"/>
        </w:rPr>
        <w:t xml:space="preserve"> n</w:t>
      </w:r>
      <w:r w:rsidRPr="00135D4B">
        <w:rPr>
          <w:color w:val="000000" w:themeColor="text1"/>
          <w:sz w:val="26"/>
          <w:szCs w:val="26"/>
          <w:lang w:val="vi-VN"/>
        </w:rPr>
        <w:t>ơi cấp: ............................................................</w:t>
      </w:r>
      <w:r w:rsidRPr="00135D4B">
        <w:rPr>
          <w:color w:val="000000" w:themeColor="text1"/>
          <w:sz w:val="26"/>
          <w:szCs w:val="26"/>
        </w:rPr>
        <w:t>...........................................................</w:t>
      </w:r>
      <w:r w:rsidR="00037F18">
        <w:rPr>
          <w:color w:val="000000" w:themeColor="text1"/>
          <w:sz w:val="26"/>
          <w:szCs w:val="26"/>
        </w:rPr>
        <w:t>..........</w:t>
      </w:r>
    </w:p>
    <w:p w:rsidRPr="00135D4B" w:rsidR="001C7B94" w:rsidP="001C7B94" w:rsidRDefault="001C7B94" w14:paraId="251638C3" w14:textId="77777777">
      <w:pPr>
        <w:tabs>
          <w:tab w:val="right" w:leader="dot" w:pos="0"/>
        </w:tabs>
        <w:spacing w:before="60" w:after="60"/>
        <w:rPr>
          <w:color w:val="000000" w:themeColor="text1"/>
          <w:sz w:val="26"/>
          <w:szCs w:val="26"/>
          <w:lang w:val="vi-VN"/>
        </w:rPr>
      </w:pPr>
      <w:r w:rsidRPr="00135D4B">
        <w:rPr>
          <w:color w:val="000000" w:themeColor="text1"/>
          <w:sz w:val="26"/>
          <w:szCs w:val="26"/>
          <w:lang w:val="vi-VN"/>
        </w:rPr>
        <w:t>b)</w:t>
      </w:r>
      <w:r w:rsidRPr="00135D4B">
        <w:rPr>
          <w:color w:val="000000" w:themeColor="text1"/>
          <w:sz w:val="26"/>
          <w:szCs w:val="26"/>
        </w:rPr>
        <w:t xml:space="preserve"> Tình trạng người cai nghiện: </w:t>
      </w:r>
      <w:r w:rsidRPr="00135D4B">
        <w:rPr>
          <w:color w:val="000000" w:themeColor="text1"/>
          <w:sz w:val="26"/>
          <w:szCs w:val="26"/>
          <w:lang w:val="vi-VN"/>
        </w:rPr>
        <w:t>(</w:t>
      </w:r>
      <w:r w:rsidRPr="00135D4B">
        <w:rPr>
          <w:i/>
          <w:color w:val="000000" w:themeColor="text1"/>
          <w:sz w:val="26"/>
          <w:szCs w:val="26"/>
          <w:lang w:val="vi-VN"/>
        </w:rPr>
        <w:t xml:space="preserve">tổ chức, cá nhân tiếp nhận phải quan sát </w:t>
      </w:r>
      <w:r w:rsidRPr="00135D4B">
        <w:rPr>
          <w:i/>
          <w:color w:val="000000" w:themeColor="text1"/>
          <w:sz w:val="26"/>
          <w:szCs w:val="26"/>
        </w:rPr>
        <w:t xml:space="preserve">ghi </w:t>
      </w:r>
      <w:r w:rsidRPr="00135D4B">
        <w:rPr>
          <w:i/>
          <w:color w:val="000000" w:themeColor="text1"/>
          <w:sz w:val="26"/>
          <w:szCs w:val="26"/>
          <w:lang w:val="vi-VN"/>
        </w:rPr>
        <w:t xml:space="preserve">những đặc điểm chung, tình trạng sức khỏe, những dấu hiệu bất thường về thể chất, tâm thần </w:t>
      </w:r>
      <w:r w:rsidRPr="00135D4B">
        <w:rPr>
          <w:i/>
          <w:color w:val="000000" w:themeColor="text1"/>
          <w:sz w:val="26"/>
          <w:szCs w:val="26"/>
        </w:rPr>
        <w:t xml:space="preserve">của người bị quản lý tại thời điểm giao, </w:t>
      </w:r>
      <w:r w:rsidRPr="00135D4B">
        <w:rPr>
          <w:i/>
          <w:color w:val="000000" w:themeColor="text1"/>
          <w:sz w:val="26"/>
          <w:szCs w:val="26"/>
          <w:lang w:val="vi-VN"/>
        </w:rPr>
        <w:t>nhận</w:t>
      </w:r>
      <w:r w:rsidRPr="00135D4B">
        <w:rPr>
          <w:color w:val="000000" w:themeColor="text1"/>
          <w:sz w:val="26"/>
          <w:szCs w:val="26"/>
          <w:lang w:val="vi-VN"/>
        </w:rPr>
        <w:t>): .......................................................</w:t>
      </w:r>
    </w:p>
    <w:p w:rsidRPr="00135D4B" w:rsidR="001C7B94" w:rsidP="001C7B94" w:rsidRDefault="001C7B94" w14:paraId="608C62E2" w14:textId="77777777">
      <w:pPr>
        <w:tabs>
          <w:tab w:val="right" w:leader="dot" w:pos="0"/>
        </w:tabs>
        <w:spacing w:before="60" w:after="60"/>
        <w:rPr>
          <w:color w:val="000000" w:themeColor="text1"/>
          <w:sz w:val="26"/>
          <w:szCs w:val="26"/>
          <w:lang w:val="vi-VN"/>
        </w:rPr>
      </w:pPr>
      <w:r w:rsidRPr="00135D4B">
        <w:rPr>
          <w:color w:val="000000" w:themeColor="text1"/>
          <w:sz w:val="26"/>
          <w:szCs w:val="26"/>
          <w:lang w:val="vi-VN"/>
        </w:rPr>
        <w:t>................................................................................................................................</w:t>
      </w:r>
    </w:p>
    <w:p w:rsidRPr="00135D4B" w:rsidR="001C7B94" w:rsidP="001C7B94" w:rsidRDefault="001C7B94" w14:paraId="04BA7456" w14:textId="77777777">
      <w:pPr>
        <w:tabs>
          <w:tab w:val="right" w:leader="dot" w:pos="0"/>
        </w:tabs>
        <w:spacing w:before="60" w:after="60"/>
        <w:rPr>
          <w:color w:val="000000" w:themeColor="text1"/>
          <w:sz w:val="26"/>
          <w:szCs w:val="26"/>
          <w:lang w:val="vi-VN"/>
        </w:rPr>
      </w:pPr>
      <w:r w:rsidRPr="00135D4B">
        <w:rPr>
          <w:color w:val="000000" w:themeColor="text1"/>
          <w:sz w:val="26"/>
          <w:szCs w:val="26"/>
          <w:lang w:val="vi-VN"/>
        </w:rPr>
        <w:t>c) Hồ sơ kèm theo gồm:</w:t>
      </w:r>
    </w:p>
    <w:p w:rsidRPr="00135D4B" w:rsidR="001C7B94" w:rsidP="001C7B94" w:rsidRDefault="001C7B94" w14:paraId="000DC0DE" w14:textId="77777777">
      <w:pPr>
        <w:tabs>
          <w:tab w:val="right" w:leader="dot" w:pos="0"/>
        </w:tabs>
        <w:spacing w:before="60" w:after="60"/>
        <w:rPr>
          <w:color w:val="000000" w:themeColor="text1"/>
          <w:sz w:val="26"/>
          <w:szCs w:val="26"/>
          <w:lang w:val="vi-VN"/>
        </w:rPr>
      </w:pPr>
      <w:r w:rsidRPr="00135D4B">
        <w:rPr>
          <w:i/>
          <w:color w:val="000000" w:themeColor="text1"/>
          <w:sz w:val="26"/>
          <w:szCs w:val="26"/>
          <w:lang w:val="vi-VN"/>
        </w:rPr>
        <w:t>1)</w:t>
      </w:r>
      <w:r w:rsidRPr="00135D4B">
        <w:rPr>
          <w:color w:val="000000" w:themeColor="text1"/>
          <w:sz w:val="26"/>
          <w:szCs w:val="26"/>
          <w:lang w:val="vi-VN"/>
        </w:rPr>
        <w:t xml:space="preserve"> ............................................................................................................................</w:t>
      </w:r>
    </w:p>
    <w:p w:rsidRPr="00135D4B" w:rsidR="001C7B94" w:rsidP="001C7B94" w:rsidRDefault="001C7B94" w14:paraId="2AACABEA" w14:textId="77777777">
      <w:pPr>
        <w:tabs>
          <w:tab w:val="right" w:leader="dot" w:pos="0"/>
        </w:tabs>
        <w:spacing w:before="60" w:after="60"/>
        <w:rPr>
          <w:color w:val="000000" w:themeColor="text1"/>
          <w:sz w:val="26"/>
          <w:szCs w:val="26"/>
          <w:lang w:val="vi-VN"/>
        </w:rPr>
      </w:pPr>
      <w:r w:rsidRPr="00135D4B">
        <w:rPr>
          <w:i/>
          <w:color w:val="000000" w:themeColor="text1"/>
          <w:sz w:val="26"/>
          <w:szCs w:val="26"/>
          <w:lang w:val="vi-VN"/>
        </w:rPr>
        <w:t>2)</w:t>
      </w:r>
      <w:r w:rsidRPr="00135D4B">
        <w:rPr>
          <w:color w:val="000000" w:themeColor="text1"/>
          <w:sz w:val="26"/>
          <w:szCs w:val="26"/>
          <w:lang w:val="vi-VN"/>
        </w:rPr>
        <w:t xml:space="preserve"> ............................................................................................................................</w:t>
      </w:r>
    </w:p>
    <w:p w:rsidRPr="00135D4B" w:rsidR="001C7B94" w:rsidP="001C7B94" w:rsidRDefault="001C7B94" w14:paraId="3D4BEA61" w14:textId="77777777">
      <w:pPr>
        <w:tabs>
          <w:tab w:val="right" w:leader="dot" w:pos="0"/>
        </w:tabs>
        <w:spacing w:before="60" w:after="60"/>
        <w:rPr>
          <w:color w:val="000000" w:themeColor="text1"/>
          <w:sz w:val="26"/>
          <w:szCs w:val="26"/>
          <w:lang w:val="vi-VN"/>
        </w:rPr>
      </w:pPr>
      <w:r w:rsidRPr="00135D4B">
        <w:rPr>
          <w:color w:val="000000" w:themeColor="text1"/>
          <w:sz w:val="26"/>
          <w:szCs w:val="26"/>
          <w:lang w:val="vi-VN"/>
        </w:rPr>
        <w:t xml:space="preserve">d) Tư trang, đồ dùng cá nhân cơ sở quản lý </w:t>
      </w:r>
      <w:r w:rsidRPr="00135D4B">
        <w:rPr>
          <w:i/>
          <w:color w:val="000000" w:themeColor="text1"/>
          <w:sz w:val="26"/>
          <w:szCs w:val="26"/>
          <w:lang w:val="vi-VN"/>
        </w:rPr>
        <w:t>(ghi rõ từng loại)</w:t>
      </w:r>
      <w:r w:rsidRPr="00135D4B">
        <w:rPr>
          <w:color w:val="000000" w:themeColor="text1"/>
          <w:sz w:val="26"/>
          <w:szCs w:val="26"/>
          <w:lang w:val="vi-VN"/>
        </w:rPr>
        <w:t>: .............................</w:t>
      </w:r>
    </w:p>
    <w:p w:rsidRPr="00135D4B" w:rsidR="001C7B94" w:rsidP="001C7B94" w:rsidRDefault="001C7B94" w14:paraId="246B5F76" w14:textId="77777777">
      <w:pPr>
        <w:tabs>
          <w:tab w:val="right" w:leader="dot" w:pos="0"/>
        </w:tabs>
        <w:spacing w:before="60" w:after="60"/>
        <w:rPr>
          <w:color w:val="000000" w:themeColor="text1"/>
          <w:sz w:val="26"/>
          <w:szCs w:val="26"/>
          <w:lang w:val="vi-VN"/>
        </w:rPr>
      </w:pPr>
      <w:r w:rsidRPr="00135D4B">
        <w:rPr>
          <w:color w:val="000000" w:themeColor="text1"/>
          <w:sz w:val="26"/>
          <w:szCs w:val="26"/>
          <w:lang w:val="vi-VN"/>
        </w:rPr>
        <w:t>................................................................................................................................</w:t>
      </w:r>
    </w:p>
    <w:p w:rsidRPr="00135D4B" w:rsidR="001C7B94" w:rsidP="001C7B94" w:rsidRDefault="001C7B94" w14:paraId="4639EBA3" w14:textId="77777777">
      <w:pPr>
        <w:tabs>
          <w:tab w:val="right" w:leader="dot" w:pos="0"/>
        </w:tabs>
        <w:spacing w:before="60" w:after="60"/>
        <w:rPr>
          <w:color w:val="000000" w:themeColor="text1"/>
          <w:sz w:val="26"/>
          <w:szCs w:val="26"/>
          <w:lang w:val="vi-VN"/>
        </w:rPr>
      </w:pPr>
      <w:r w:rsidRPr="00135D4B">
        <w:rPr>
          <w:b/>
          <w:color w:val="000000" w:themeColor="text1"/>
          <w:sz w:val="26"/>
          <w:szCs w:val="26"/>
          <w:lang w:val="vi-VN"/>
        </w:rPr>
        <w:t>3.</w:t>
      </w:r>
      <w:r w:rsidRPr="00135D4B">
        <w:rPr>
          <w:color w:val="000000" w:themeColor="text1"/>
          <w:sz w:val="26"/>
          <w:szCs w:val="26"/>
          <w:lang w:val="vi-VN"/>
        </w:rPr>
        <w:t xml:space="preserve"> Biên bản này gồm ..... trang, được lập thành ...... bản có giá trị pháp lý như nhau, được lập xong vào lúc ........ giờ ngày ..... tháng ...... năm.............Hai bên đã thống nhất các nội dung giao, nhận và cùng ký xác nhận.</w:t>
      </w:r>
    </w:p>
    <w:p w:rsidRPr="00135D4B" w:rsidR="001C7B94" w:rsidP="001C7B94" w:rsidRDefault="001C7B94" w14:paraId="3711A7C7" w14:textId="77777777">
      <w:pPr>
        <w:tabs>
          <w:tab w:val="right" w:leader="dot" w:pos="0"/>
        </w:tabs>
        <w:spacing w:before="60" w:after="60"/>
        <w:rPr>
          <w:color w:val="000000" w:themeColor="text1"/>
          <w:sz w:val="26"/>
          <w:szCs w:val="26"/>
          <w:lang w:val="vi-VN"/>
        </w:rPr>
      </w:pPr>
      <w:r w:rsidRPr="00135D4B">
        <w:rPr>
          <w:color w:val="000000" w:themeColor="text1"/>
          <w:sz w:val="26"/>
          <w:szCs w:val="26"/>
          <w:lang w:val="vi-VN"/>
        </w:rPr>
        <w:t>Bên giao giữ ....... bản; Bên nhận giữ ..........bản./.</w:t>
      </w:r>
    </w:p>
    <w:p w:rsidRPr="00135D4B" w:rsidR="001C7B94" w:rsidP="001C7B94" w:rsidRDefault="001C7B94" w14:paraId="3B5E55C9" w14:textId="77777777">
      <w:pPr>
        <w:tabs>
          <w:tab w:val="right" w:leader="dot" w:pos="0"/>
        </w:tabs>
        <w:spacing w:before="60" w:after="60"/>
        <w:rPr>
          <w:color w:val="000000" w:themeColor="text1"/>
          <w:sz w:val="26"/>
          <w:szCs w:val="26"/>
          <w:lang w:val="vi-VN"/>
        </w:rPr>
      </w:pPr>
    </w:p>
    <w:tbl>
      <w:tblPr>
        <w:tblW w:w="0" w:type="auto"/>
        <w:jc w:val="center"/>
        <w:tblLook w:val="04A0" w:firstRow="1" w:lastRow="0" w:firstColumn="1" w:lastColumn="0" w:noHBand="0" w:noVBand="1"/>
      </w:tblPr>
      <w:tblGrid>
        <w:gridCol w:w="4542"/>
        <w:gridCol w:w="4530"/>
      </w:tblGrid>
      <w:tr w:rsidRPr="00135D4B" w:rsidR="001C7B94" w:rsidTr="00254EEE" w14:paraId="5F9AE32A" w14:textId="77777777">
        <w:trPr>
          <w:jc w:val="center"/>
        </w:trPr>
        <w:tc>
          <w:tcPr>
            <w:tcW w:w="4644" w:type="dxa"/>
          </w:tcPr>
          <w:p w:rsidRPr="00135D4B" w:rsidR="001C7B94" w:rsidP="00254EEE" w:rsidRDefault="001C7B94" w14:paraId="2D0DC75A" w14:textId="77777777">
            <w:pPr>
              <w:tabs>
                <w:tab w:val="right" w:leader="dot" w:pos="9356"/>
              </w:tabs>
              <w:jc w:val="center"/>
              <w:rPr>
                <w:b/>
                <w:color w:val="000000" w:themeColor="text1"/>
                <w:sz w:val="26"/>
                <w:szCs w:val="26"/>
                <w:lang w:val="vi-VN"/>
              </w:rPr>
            </w:pPr>
            <w:r w:rsidRPr="00135D4B">
              <w:rPr>
                <w:b/>
                <w:color w:val="000000" w:themeColor="text1"/>
                <w:sz w:val="26"/>
                <w:szCs w:val="26"/>
                <w:lang w:val="vi-VN"/>
              </w:rPr>
              <w:t>ĐẠI DIỆN BÊN GIAO</w:t>
            </w:r>
          </w:p>
          <w:p w:rsidRPr="00135D4B" w:rsidR="001C7B94" w:rsidP="00254EEE" w:rsidRDefault="001C7B94" w14:paraId="04A59E8B" w14:textId="77777777">
            <w:pPr>
              <w:tabs>
                <w:tab w:val="right" w:leader="dot" w:pos="9356"/>
              </w:tabs>
              <w:jc w:val="center"/>
              <w:rPr>
                <w:b/>
                <w:color w:val="000000" w:themeColor="text1"/>
                <w:sz w:val="26"/>
                <w:szCs w:val="26"/>
                <w:lang w:val="vi-VN"/>
              </w:rPr>
            </w:pPr>
            <w:r w:rsidRPr="00135D4B">
              <w:rPr>
                <w:i/>
                <w:color w:val="000000" w:themeColor="text1"/>
                <w:sz w:val="26"/>
                <w:szCs w:val="26"/>
                <w:lang w:val="vi-VN"/>
              </w:rPr>
              <w:t>((Ký, ghi rõ họ tên, chức vụ, đóng dấu (nếu có))</w:t>
            </w:r>
          </w:p>
        </w:tc>
        <w:tc>
          <w:tcPr>
            <w:tcW w:w="4644" w:type="dxa"/>
          </w:tcPr>
          <w:p w:rsidRPr="00135D4B" w:rsidR="001C7B94" w:rsidP="00254EEE" w:rsidRDefault="001C7B94" w14:paraId="60BFDB9D" w14:textId="77777777">
            <w:pPr>
              <w:tabs>
                <w:tab w:val="right" w:leader="dot" w:pos="9356"/>
              </w:tabs>
              <w:ind w:firstLine="10"/>
              <w:jc w:val="center"/>
              <w:rPr>
                <w:b/>
                <w:color w:val="000000" w:themeColor="text1"/>
                <w:sz w:val="26"/>
                <w:szCs w:val="26"/>
                <w:lang w:val="vi-VN"/>
              </w:rPr>
            </w:pPr>
            <w:r w:rsidRPr="00135D4B">
              <w:rPr>
                <w:b/>
                <w:color w:val="000000" w:themeColor="text1"/>
                <w:sz w:val="26"/>
                <w:szCs w:val="26"/>
                <w:lang w:val="vi-VN"/>
              </w:rPr>
              <w:t>ĐẠI DIỆN BÊN NHẬN</w:t>
            </w:r>
          </w:p>
          <w:p w:rsidRPr="00135D4B" w:rsidR="001C7B94" w:rsidP="00254EEE" w:rsidRDefault="001C7B94" w14:paraId="3B58FAD0" w14:textId="77777777">
            <w:pPr>
              <w:tabs>
                <w:tab w:val="right" w:leader="dot" w:pos="9356"/>
              </w:tabs>
              <w:ind w:firstLine="10"/>
              <w:jc w:val="center"/>
              <w:rPr>
                <w:b/>
                <w:color w:val="000000" w:themeColor="text1"/>
                <w:sz w:val="26"/>
                <w:szCs w:val="26"/>
                <w:lang w:val="vi-VN"/>
              </w:rPr>
            </w:pPr>
            <w:r w:rsidRPr="00135D4B">
              <w:rPr>
                <w:i/>
                <w:color w:val="000000" w:themeColor="text1"/>
                <w:sz w:val="26"/>
                <w:szCs w:val="26"/>
                <w:lang w:val="vi-VN"/>
              </w:rPr>
              <w:t>(Ký, ghi rõ họ tên, chức vụ, đóng dấu(nếu có))</w:t>
            </w:r>
          </w:p>
        </w:tc>
      </w:tr>
    </w:tbl>
    <w:p w:rsidRPr="00135D4B" w:rsidR="001C7B94" w:rsidP="001C7B94" w:rsidRDefault="001C7B94" w14:paraId="5409A7C9" w14:textId="77777777">
      <w:pPr>
        <w:spacing w:before="60" w:after="60"/>
        <w:ind w:left="5041"/>
        <w:jc w:val="center"/>
        <w:rPr>
          <w:bCs/>
          <w:color w:val="000000" w:themeColor="text1"/>
          <w:w w:val="90"/>
          <w:sz w:val="20"/>
          <w:szCs w:val="20"/>
          <w:lang w:val="vi-VN"/>
        </w:rPr>
      </w:pPr>
    </w:p>
    <w:p w:rsidRPr="00135D4B" w:rsidR="00ED0582" w:rsidP="0019794C" w:rsidRDefault="001C7B94" w14:paraId="1176A895" w14:textId="77777777">
      <w:pPr>
        <w:rPr>
          <w:b/>
          <w:color w:val="000000" w:themeColor="text1"/>
          <w:sz w:val="25"/>
          <w:szCs w:val="25"/>
          <w:lang w:val="sv-SE"/>
        </w:rPr>
      </w:pPr>
      <w:r w:rsidRPr="00135D4B">
        <w:rPr>
          <w:bCs/>
          <w:color w:val="000000" w:themeColor="text1"/>
          <w:w w:val="90"/>
          <w:sz w:val="20"/>
          <w:szCs w:val="20"/>
          <w:lang w:val="vi-VN"/>
        </w:rPr>
        <w:br w:type="page"/>
      </w:r>
    </w:p>
    <w:p w:rsidRPr="00135D4B" w:rsidR="00C73F56" w:rsidP="0067653C" w:rsidRDefault="00C73F56" w14:paraId="102E1873" w14:textId="012F0E2E">
      <w:pPr>
        <w:jc w:val="right"/>
        <w:rPr>
          <w:b/>
          <w:color w:val="000000" w:themeColor="text1"/>
          <w:sz w:val="25"/>
          <w:szCs w:val="25"/>
        </w:rPr>
      </w:pPr>
      <w:r w:rsidRPr="00135D4B">
        <w:rPr>
          <w:b/>
          <w:color w:val="000000" w:themeColor="text1"/>
          <w:sz w:val="25"/>
          <w:szCs w:val="25"/>
          <w:lang w:val="vi-VN"/>
        </w:rPr>
        <w:t xml:space="preserve">Mẫu số </w:t>
      </w:r>
      <w:r w:rsidR="00DF4D88">
        <w:rPr>
          <w:b/>
          <w:color w:val="000000" w:themeColor="text1"/>
          <w:sz w:val="25"/>
          <w:szCs w:val="25"/>
        </w:rPr>
        <w:t>32</w:t>
      </w:r>
    </w:p>
    <w:p w:rsidRPr="00E235E0" w:rsidR="00C73F56" w:rsidP="00C73F56" w:rsidRDefault="00C73F56" w14:paraId="536CAFB8" w14:textId="77777777">
      <w:pPr>
        <w:ind w:firstLine="0"/>
        <w:rPr>
          <w:b/>
          <w:color w:val="000000" w:themeColor="text1"/>
          <w:sz w:val="11"/>
          <w:szCs w:val="11"/>
          <w:lang w:val="vi-VN"/>
        </w:rPr>
      </w:pPr>
    </w:p>
    <w:tbl>
      <w:tblPr>
        <w:tblW w:w="9186" w:type="dxa"/>
        <w:jc w:val="center"/>
        <w:tblLayout w:type="fixed"/>
        <w:tblCellMar>
          <w:left w:w="0" w:type="dxa"/>
          <w:right w:w="0" w:type="dxa"/>
        </w:tblCellMar>
        <w:tblLook w:val="0000" w:firstRow="0" w:lastRow="0" w:firstColumn="0" w:lastColumn="0" w:noHBand="0" w:noVBand="0"/>
      </w:tblPr>
      <w:tblGrid>
        <w:gridCol w:w="3544"/>
        <w:gridCol w:w="5642"/>
      </w:tblGrid>
      <w:tr w:rsidRPr="00135D4B" w:rsidR="00135D4B" w:rsidTr="00254EEE" w14:paraId="64E2548C" w14:textId="77777777">
        <w:trPr>
          <w:trHeight w:val="688"/>
          <w:jc w:val="center"/>
        </w:trPr>
        <w:tc>
          <w:tcPr>
            <w:tcW w:w="3544" w:type="dxa"/>
            <w:tcBorders>
              <w:left w:val="nil"/>
              <w:right w:val="nil"/>
            </w:tcBorders>
            <w:shd w:val="clear" w:color="auto" w:fill="FFFFFF"/>
          </w:tcPr>
          <w:p w:rsidRPr="00135D4B" w:rsidR="00C73F56" w:rsidP="00254EEE" w:rsidRDefault="00C73F56" w14:paraId="0B9E0BAD" w14:textId="77777777">
            <w:pPr>
              <w:widowControl w:val="0"/>
              <w:ind w:firstLine="0"/>
              <w:jc w:val="center"/>
              <w:rPr>
                <w:bCs/>
                <w:color w:val="000000" w:themeColor="text1"/>
                <w:szCs w:val="26"/>
                <w:shd w:val="clear" w:color="auto" w:fill="FFFFFF"/>
                <w:lang w:val="vi-VN" w:eastAsia="vi-VN"/>
              </w:rPr>
            </w:pPr>
            <w:r w:rsidRPr="00135D4B">
              <w:rPr>
                <w:bCs/>
                <w:color w:val="000000" w:themeColor="text1"/>
                <w:szCs w:val="26"/>
                <w:shd w:val="clear" w:color="auto" w:fill="FFFFFF"/>
                <w:lang w:eastAsia="vi-VN"/>
              </w:rPr>
              <w:t>CÔNG AN………….</w:t>
            </w:r>
            <w:r w:rsidRPr="00135D4B">
              <w:rPr>
                <w:bCs/>
                <w:color w:val="000000" w:themeColor="text1"/>
                <w:szCs w:val="26"/>
                <w:shd w:val="clear" w:color="auto" w:fill="FFFFFF"/>
                <w:lang w:val="vi-VN" w:eastAsia="vi-VN"/>
              </w:rPr>
              <w:t xml:space="preserve"> </w:t>
            </w:r>
            <w:r w:rsidRPr="00135D4B">
              <w:rPr>
                <w:bCs/>
                <w:color w:val="000000" w:themeColor="text1"/>
                <w:szCs w:val="26"/>
                <w:shd w:val="clear" w:color="auto" w:fill="FFFFFF"/>
                <w:vertAlign w:val="superscript"/>
                <w:lang w:eastAsia="vi-VN"/>
              </w:rPr>
              <w:footnoteReference w:id="128"/>
            </w:r>
          </w:p>
          <w:p w:rsidRPr="00135D4B" w:rsidR="00C73F56" w:rsidP="00254EEE" w:rsidRDefault="00C73F56" w14:paraId="4932998E" w14:textId="77777777">
            <w:pPr>
              <w:widowControl w:val="0"/>
              <w:ind w:firstLine="0"/>
              <w:jc w:val="center"/>
              <w:rPr>
                <w:b/>
                <w:bCs/>
                <w:color w:val="000000" w:themeColor="text1"/>
                <w:szCs w:val="26"/>
                <w:shd w:val="clear" w:color="auto" w:fill="FFFFFF"/>
                <w:vertAlign w:val="superscript"/>
                <w:lang w:val="vi-VN" w:eastAsia="vi-VN"/>
              </w:rPr>
            </w:pPr>
            <w:r w:rsidRPr="00135D4B">
              <w:rPr>
                <w:b/>
                <w:bCs/>
                <w:color w:val="000000" w:themeColor="text1"/>
                <w:szCs w:val="26"/>
                <w:shd w:val="clear" w:color="auto" w:fill="FFFFFF"/>
                <w:lang w:eastAsia="vi-VN"/>
              </w:rPr>
              <w:t>CÔNG AN………</w:t>
            </w:r>
            <w:r w:rsidRPr="00135D4B">
              <w:rPr>
                <w:b/>
                <w:bCs/>
                <w:color w:val="000000" w:themeColor="text1"/>
                <w:szCs w:val="26"/>
                <w:shd w:val="clear" w:color="auto" w:fill="FFFFFF"/>
                <w:lang w:val="vi-VN" w:eastAsia="vi-VN"/>
              </w:rPr>
              <w:t xml:space="preserve"> </w:t>
            </w:r>
            <w:r w:rsidRPr="00135D4B">
              <w:rPr>
                <w:b/>
                <w:bCs/>
                <w:color w:val="000000" w:themeColor="text1"/>
                <w:szCs w:val="26"/>
                <w:shd w:val="clear" w:color="auto" w:fill="FFFFFF"/>
                <w:vertAlign w:val="superscript"/>
                <w:lang w:eastAsia="vi-VN"/>
              </w:rPr>
              <w:footnoteReference w:id="129"/>
            </w:r>
          </w:p>
          <w:p w:rsidRPr="00135D4B" w:rsidR="00C73F56" w:rsidP="00254EEE" w:rsidRDefault="00C73F56" w14:paraId="3539AEC9" w14:textId="77777777">
            <w:pPr>
              <w:widowControl w:val="0"/>
              <w:ind w:firstLine="0"/>
              <w:jc w:val="center"/>
              <w:rPr>
                <w:color w:val="000000" w:themeColor="text1"/>
                <w:szCs w:val="26"/>
                <w:shd w:val="clear" w:color="auto" w:fill="FFFFFF"/>
                <w:vertAlign w:val="superscript"/>
              </w:rPr>
            </w:pPr>
            <w:r w:rsidRPr="00135D4B">
              <w:rPr>
                <w:color w:val="000000" w:themeColor="text1"/>
                <w:szCs w:val="26"/>
                <w:shd w:val="clear" w:color="auto" w:fill="FFFFFF"/>
                <w:vertAlign w:val="superscript"/>
              </w:rPr>
              <w:t>_________</w:t>
            </w:r>
          </w:p>
        </w:tc>
        <w:tc>
          <w:tcPr>
            <w:tcW w:w="5642" w:type="dxa"/>
            <w:tcBorders>
              <w:left w:val="nil"/>
              <w:right w:val="nil"/>
            </w:tcBorders>
            <w:shd w:val="clear" w:color="auto" w:fill="FFFFFF"/>
          </w:tcPr>
          <w:p w:rsidRPr="00135D4B" w:rsidR="00C73F56" w:rsidP="00254EEE" w:rsidRDefault="00C73F56" w14:paraId="00F31277" w14:textId="77777777">
            <w:pPr>
              <w:widowControl w:val="0"/>
              <w:ind w:firstLine="142"/>
              <w:jc w:val="center"/>
              <w:rPr>
                <w:b/>
                <w:bCs/>
                <w:color w:val="000000" w:themeColor="text1"/>
                <w:szCs w:val="26"/>
                <w:shd w:val="clear" w:color="auto" w:fill="FFFFFF"/>
                <w:lang w:val="vi-VN" w:eastAsia="vi-VN"/>
              </w:rPr>
            </w:pPr>
            <w:r w:rsidRPr="00135D4B">
              <w:rPr>
                <w:b/>
                <w:bCs/>
                <w:color w:val="000000" w:themeColor="text1"/>
                <w:szCs w:val="26"/>
                <w:shd w:val="clear" w:color="auto" w:fill="FFFFFF"/>
                <w:lang w:val="vi-VN" w:eastAsia="vi-VN"/>
              </w:rPr>
              <w:t xml:space="preserve">CỘNG HÒA XÃ HỘI CHỦ NGHĨA VIỆT NAM </w:t>
            </w:r>
          </w:p>
          <w:p w:rsidRPr="00135D4B" w:rsidR="00C73F56" w:rsidP="00254EEE" w:rsidRDefault="00C73F56" w14:paraId="0818109D" w14:textId="77777777">
            <w:pPr>
              <w:widowControl w:val="0"/>
              <w:ind w:firstLine="142"/>
              <w:jc w:val="center"/>
              <w:rPr>
                <w:b/>
                <w:bCs/>
                <w:color w:val="000000" w:themeColor="text1"/>
                <w:sz w:val="26"/>
                <w:szCs w:val="26"/>
                <w:shd w:val="clear" w:color="auto" w:fill="FFFFFF"/>
                <w:lang w:eastAsia="vi-VN"/>
              </w:rPr>
            </w:pPr>
            <w:r w:rsidRPr="00135D4B">
              <w:rPr>
                <w:b/>
                <w:bCs/>
                <w:color w:val="000000" w:themeColor="text1"/>
                <w:sz w:val="26"/>
                <w:szCs w:val="26"/>
                <w:shd w:val="clear" w:color="auto" w:fill="FFFFFF"/>
                <w:lang w:eastAsia="vi-VN"/>
              </w:rPr>
              <w:t>Độc lập - Tự do - Hạnh phúc</w:t>
            </w:r>
          </w:p>
          <w:p w:rsidRPr="00135D4B" w:rsidR="00C73F56" w:rsidP="00254EEE" w:rsidRDefault="00C73F56" w14:paraId="1E41FF0D" w14:textId="77777777">
            <w:pPr>
              <w:widowControl w:val="0"/>
              <w:ind w:firstLine="142"/>
              <w:jc w:val="center"/>
              <w:rPr>
                <w:color w:val="000000" w:themeColor="text1"/>
                <w:sz w:val="26"/>
                <w:szCs w:val="26"/>
                <w:shd w:val="clear" w:color="auto" w:fill="FFFFFF"/>
                <w:vertAlign w:val="superscript"/>
              </w:rPr>
            </w:pPr>
            <w:r w:rsidRPr="00135D4B">
              <w:rPr>
                <w:color w:val="000000" w:themeColor="text1"/>
                <w:sz w:val="26"/>
                <w:szCs w:val="26"/>
                <w:shd w:val="clear" w:color="auto" w:fill="FFFFFF"/>
                <w:vertAlign w:val="superscript"/>
              </w:rPr>
              <w:t>__________________________________________</w:t>
            </w:r>
          </w:p>
        </w:tc>
      </w:tr>
      <w:tr w:rsidRPr="00135D4B" w:rsidR="00135D4B" w:rsidTr="00254EEE" w14:paraId="04798862" w14:textId="77777777">
        <w:trPr>
          <w:trHeight w:val="279"/>
          <w:jc w:val="center"/>
        </w:trPr>
        <w:tc>
          <w:tcPr>
            <w:tcW w:w="3544" w:type="dxa"/>
            <w:tcBorders>
              <w:left w:val="nil"/>
              <w:right w:val="nil"/>
            </w:tcBorders>
            <w:shd w:val="clear" w:color="auto" w:fill="FFFFFF"/>
          </w:tcPr>
          <w:p w:rsidRPr="00DF74DC" w:rsidR="00C73F56" w:rsidP="00254EEE" w:rsidRDefault="00C73F56" w14:paraId="59D2779B" w14:textId="77777777">
            <w:pPr>
              <w:widowControl w:val="0"/>
              <w:ind w:firstLine="0"/>
              <w:jc w:val="center"/>
              <w:rPr>
                <w:bCs/>
                <w:color w:val="000000" w:themeColor="text1"/>
                <w:sz w:val="26"/>
                <w:szCs w:val="26"/>
                <w:shd w:val="clear" w:color="auto" w:fill="FFFFFF"/>
                <w:lang w:eastAsia="vi-VN"/>
              </w:rPr>
            </w:pPr>
            <w:r w:rsidRPr="00135D4B">
              <w:rPr>
                <w:color w:val="000000" w:themeColor="text1"/>
                <w:sz w:val="26"/>
                <w:szCs w:val="26"/>
                <w:shd w:val="clear" w:color="auto" w:fill="FFFFFF"/>
                <w:lang w:val="vi-VN"/>
              </w:rPr>
              <w:t>Số:          /QĐ-</w:t>
            </w:r>
            <w:r w:rsidR="00DF74DC">
              <w:rPr>
                <w:color w:val="000000" w:themeColor="text1"/>
                <w:sz w:val="26"/>
                <w:szCs w:val="26"/>
                <w:shd w:val="clear" w:color="auto" w:fill="FFFFFF"/>
              </w:rPr>
              <w:t>CA…</w:t>
            </w:r>
          </w:p>
        </w:tc>
        <w:tc>
          <w:tcPr>
            <w:tcW w:w="5642" w:type="dxa"/>
            <w:tcBorders>
              <w:left w:val="nil"/>
              <w:right w:val="nil"/>
            </w:tcBorders>
            <w:shd w:val="clear" w:color="auto" w:fill="FFFFFF"/>
          </w:tcPr>
          <w:p w:rsidRPr="00135D4B" w:rsidR="00C73F56" w:rsidP="00254EEE" w:rsidRDefault="00C73F56" w14:paraId="7A435750" w14:textId="77777777">
            <w:pPr>
              <w:autoSpaceDE w:val="0"/>
              <w:autoSpaceDN w:val="0"/>
              <w:adjustRightInd w:val="0"/>
              <w:ind w:firstLine="0"/>
              <w:jc w:val="right"/>
              <w:rPr>
                <w:b/>
                <w:bCs/>
                <w:color w:val="000000" w:themeColor="text1"/>
                <w:sz w:val="28"/>
                <w:szCs w:val="28"/>
                <w:shd w:val="clear" w:color="auto" w:fill="FFFFFF"/>
              </w:rPr>
            </w:pPr>
            <w:r w:rsidRPr="00135D4B">
              <w:rPr>
                <w:i/>
                <w:iCs/>
                <w:color w:val="000000" w:themeColor="text1"/>
                <w:sz w:val="28"/>
                <w:szCs w:val="28"/>
                <w:shd w:val="clear" w:color="auto" w:fill="FFFFFF"/>
                <w:lang w:val="vi-VN" w:eastAsia="vi-VN"/>
              </w:rPr>
              <w:t>..........</w:t>
            </w:r>
            <w:r w:rsidRPr="00135D4B">
              <w:rPr>
                <w:i/>
                <w:iCs/>
                <w:color w:val="000000" w:themeColor="text1"/>
                <w:sz w:val="28"/>
                <w:szCs w:val="28"/>
                <w:vertAlign w:val="superscript"/>
                <w:lang w:eastAsia="vi-VN"/>
              </w:rPr>
              <w:t xml:space="preserve"> </w:t>
            </w:r>
            <w:r w:rsidRPr="00135D4B">
              <w:rPr>
                <w:i/>
                <w:iCs/>
                <w:color w:val="000000" w:themeColor="text1"/>
                <w:sz w:val="28"/>
                <w:szCs w:val="28"/>
                <w:vertAlign w:val="superscript"/>
                <w:lang w:eastAsia="vi-VN"/>
              </w:rPr>
              <w:footnoteReference w:id="130"/>
            </w:r>
            <w:r w:rsidRPr="00135D4B">
              <w:rPr>
                <w:i/>
                <w:iCs/>
                <w:color w:val="000000" w:themeColor="text1"/>
                <w:sz w:val="28"/>
                <w:szCs w:val="28"/>
                <w:shd w:val="clear" w:color="auto" w:fill="FFFFFF"/>
                <w:lang w:val="vi-VN" w:eastAsia="vi-VN"/>
              </w:rPr>
              <w:t>........</w:t>
            </w:r>
            <w:r w:rsidRPr="00135D4B">
              <w:rPr>
                <w:i/>
                <w:iCs/>
                <w:color w:val="000000" w:themeColor="text1"/>
                <w:sz w:val="28"/>
                <w:szCs w:val="28"/>
                <w:shd w:val="clear" w:color="auto" w:fill="FFFFFF"/>
                <w:lang w:eastAsia="vi-VN"/>
              </w:rPr>
              <w:t>...,</w:t>
            </w:r>
            <w:r w:rsidRPr="00135D4B">
              <w:rPr>
                <w:i/>
                <w:iCs/>
                <w:color w:val="000000" w:themeColor="text1"/>
                <w:sz w:val="28"/>
                <w:szCs w:val="28"/>
                <w:shd w:val="clear" w:color="auto" w:fill="FFFFFF"/>
                <w:vertAlign w:val="superscript"/>
                <w:lang w:eastAsia="vi-VN"/>
              </w:rPr>
              <w:t xml:space="preserve"> </w:t>
            </w:r>
            <w:r w:rsidRPr="00135D4B">
              <w:rPr>
                <w:i/>
                <w:iCs/>
                <w:color w:val="000000" w:themeColor="text1"/>
                <w:sz w:val="28"/>
                <w:szCs w:val="28"/>
                <w:shd w:val="clear" w:color="auto" w:fill="FFFFFF"/>
                <w:lang w:eastAsia="vi-VN"/>
              </w:rPr>
              <w:t>ngày... tháng... năm..</w:t>
            </w:r>
            <w:r w:rsidRPr="00135D4B">
              <w:rPr>
                <w:i/>
                <w:iCs/>
                <w:color w:val="000000" w:themeColor="text1"/>
                <w:sz w:val="28"/>
                <w:szCs w:val="28"/>
                <w:shd w:val="clear" w:color="auto" w:fill="FFFFFF"/>
                <w:lang w:val="vi-VN" w:eastAsia="vi-VN"/>
              </w:rPr>
              <w:t>............</w:t>
            </w:r>
          </w:p>
        </w:tc>
      </w:tr>
    </w:tbl>
    <w:p w:rsidRPr="00135D4B" w:rsidR="00C73F56" w:rsidP="00C73F56" w:rsidRDefault="00C73F56" w14:paraId="4571D5DE" w14:textId="77777777">
      <w:pPr>
        <w:ind w:firstLine="709"/>
        <w:rPr>
          <w:color w:val="000000" w:themeColor="text1"/>
          <w:spacing w:val="-6"/>
          <w:sz w:val="26"/>
          <w:szCs w:val="26"/>
        </w:rPr>
      </w:pPr>
    </w:p>
    <w:p w:rsidRPr="00135D4B" w:rsidR="00C73F56" w:rsidP="00C73F56" w:rsidRDefault="00C73F56" w14:paraId="3B267D51" w14:textId="77777777">
      <w:pPr>
        <w:ind w:firstLine="0"/>
        <w:jc w:val="center"/>
        <w:rPr>
          <w:b/>
          <w:color w:val="000000" w:themeColor="text1"/>
          <w:sz w:val="26"/>
          <w:szCs w:val="26"/>
        </w:rPr>
      </w:pPr>
      <w:r w:rsidRPr="00135D4B">
        <w:rPr>
          <w:b/>
          <w:color w:val="000000" w:themeColor="text1"/>
          <w:sz w:val="26"/>
          <w:szCs w:val="26"/>
        </w:rPr>
        <w:t>QUYẾT ĐỊNH</w:t>
      </w:r>
    </w:p>
    <w:p w:rsidR="00D557EE" w:rsidP="00C73F56" w:rsidRDefault="00C73F56" w14:paraId="4EA253D5" w14:textId="1849DE24">
      <w:pPr>
        <w:ind w:firstLine="0"/>
        <w:jc w:val="center"/>
        <w:rPr>
          <w:b/>
          <w:color w:val="000000" w:themeColor="text1"/>
          <w:spacing w:val="-2"/>
        </w:rPr>
      </w:pPr>
      <w:r w:rsidRPr="00135D4B">
        <w:rPr>
          <w:b/>
          <w:color w:val="000000" w:themeColor="text1"/>
          <w:sz w:val="26"/>
          <w:szCs w:val="26"/>
        </w:rPr>
        <w:t xml:space="preserve">Về việc </w:t>
      </w:r>
      <w:r w:rsidR="007C1643">
        <w:rPr>
          <w:b/>
          <w:color w:val="000000" w:themeColor="text1"/>
          <w:sz w:val="26"/>
          <w:szCs w:val="26"/>
        </w:rPr>
        <w:t>giao</w:t>
      </w:r>
      <w:r w:rsidRPr="00135D4B">
        <w:rPr>
          <w:b/>
          <w:color w:val="000000" w:themeColor="text1"/>
          <w:sz w:val="26"/>
          <w:szCs w:val="26"/>
        </w:rPr>
        <w:t xml:space="preserve"> người nghiện ma túy </w:t>
      </w:r>
      <w:r w:rsidR="007C1643">
        <w:rPr>
          <w:b/>
          <w:color w:val="000000" w:themeColor="text1"/>
          <w:sz w:val="26"/>
          <w:szCs w:val="26"/>
        </w:rPr>
        <w:t xml:space="preserve">để quản lý </w:t>
      </w:r>
      <w:r w:rsidRPr="00135D4B">
        <w:rPr>
          <w:b/>
          <w:color w:val="000000" w:themeColor="text1"/>
          <w:sz w:val="26"/>
          <w:szCs w:val="26"/>
          <w:lang w:val="vi-VN"/>
        </w:rPr>
        <w:t xml:space="preserve">trong thời gian </w:t>
      </w:r>
      <w:r w:rsidR="00D557EE">
        <w:rPr>
          <w:b/>
          <w:color w:val="000000" w:themeColor="text1"/>
          <w:spacing w:val="-2"/>
        </w:rPr>
        <w:t>lập hồ sơ</w:t>
      </w:r>
    </w:p>
    <w:p w:rsidRPr="00135D4B" w:rsidR="00C73F56" w:rsidP="00C73F56" w:rsidRDefault="00D557EE" w14:paraId="4476F030" w14:textId="77777777">
      <w:pPr>
        <w:ind w:firstLine="0"/>
        <w:jc w:val="center"/>
        <w:rPr>
          <w:b/>
          <w:color w:val="000000" w:themeColor="text1"/>
          <w:sz w:val="26"/>
          <w:szCs w:val="26"/>
        </w:rPr>
      </w:pPr>
      <w:r>
        <w:rPr>
          <w:b/>
          <w:color w:val="000000" w:themeColor="text1"/>
          <w:spacing w:val="-2"/>
        </w:rPr>
        <w:t>đưa đi</w:t>
      </w:r>
      <w:r w:rsidRPr="00135D4B" w:rsidR="00C73F56">
        <w:rPr>
          <w:b/>
          <w:color w:val="000000" w:themeColor="text1"/>
          <w:sz w:val="26"/>
          <w:szCs w:val="26"/>
        </w:rPr>
        <w:t xml:space="preserve"> cai nghiện bắt buộc</w:t>
      </w:r>
    </w:p>
    <w:p w:rsidRPr="00E235E0" w:rsidR="00C73F56" w:rsidP="00C73F56" w:rsidRDefault="00C73F56" w14:paraId="21E94B2A" w14:textId="77777777">
      <w:pPr>
        <w:tabs>
          <w:tab w:val="right" w:leader="dot" w:pos="5103"/>
        </w:tabs>
        <w:jc w:val="center"/>
        <w:rPr>
          <w:b/>
          <w:color w:val="000000" w:themeColor="text1"/>
          <w:sz w:val="16"/>
          <w:szCs w:val="16"/>
        </w:rPr>
      </w:pPr>
    </w:p>
    <w:p w:rsidRPr="00135D4B" w:rsidR="00C73F56" w:rsidP="00C73F56" w:rsidRDefault="0019794C" w14:paraId="0DF5490D" w14:textId="77777777">
      <w:pPr>
        <w:spacing w:before="120" w:after="120"/>
        <w:jc w:val="center"/>
        <w:rPr>
          <w:b/>
          <w:color w:val="000000" w:themeColor="text1"/>
          <w:sz w:val="26"/>
          <w:szCs w:val="26"/>
          <w:lang w:val="vi-VN"/>
        </w:rPr>
      </w:pPr>
      <w:r w:rsidRPr="00135D4B">
        <w:rPr>
          <w:b/>
          <w:color w:val="000000" w:themeColor="text1"/>
          <w:sz w:val="26"/>
          <w:szCs w:val="26"/>
        </w:rPr>
        <w:t>TRƯỞNG CÔNG AN</w:t>
      </w:r>
      <w:r w:rsidRPr="00135D4B" w:rsidR="00C73F56">
        <w:rPr>
          <w:b/>
          <w:color w:val="000000" w:themeColor="text1"/>
          <w:sz w:val="26"/>
          <w:szCs w:val="26"/>
          <w:vertAlign w:val="superscript"/>
        </w:rPr>
        <w:t>2</w:t>
      </w:r>
      <w:r w:rsidRPr="00135D4B" w:rsidR="00C73F56">
        <w:rPr>
          <w:b/>
          <w:color w:val="000000" w:themeColor="text1"/>
          <w:sz w:val="26"/>
          <w:szCs w:val="26"/>
          <w:lang w:val="vi-VN"/>
        </w:rPr>
        <w:t xml:space="preserve"> .....................................</w:t>
      </w:r>
    </w:p>
    <w:p w:rsidRPr="00135D4B" w:rsidR="00C73F56" w:rsidP="00C73F56" w:rsidRDefault="00C73F56" w14:paraId="16003372" w14:textId="77777777">
      <w:pPr>
        <w:tabs>
          <w:tab w:val="right" w:leader="dot" w:pos="0"/>
        </w:tabs>
        <w:spacing w:before="40" w:after="40"/>
        <w:rPr>
          <w:i/>
          <w:color w:val="000000" w:themeColor="text1"/>
          <w:sz w:val="26"/>
          <w:szCs w:val="26"/>
          <w:lang w:val="vi-VN"/>
        </w:rPr>
      </w:pPr>
      <w:r w:rsidRPr="00135D4B">
        <w:rPr>
          <w:i/>
          <w:color w:val="000000" w:themeColor="text1"/>
          <w:sz w:val="26"/>
          <w:szCs w:val="26"/>
          <w:lang w:val="vi-VN"/>
        </w:rPr>
        <w:t>Căn cứ Luật Phòng, chống ma túy năm 2025;</w:t>
      </w:r>
    </w:p>
    <w:p w:rsidRPr="00135D4B" w:rsidR="00C73F56" w:rsidP="00C73F56" w:rsidRDefault="00C73F56" w14:paraId="20C246FA" w14:textId="77777777">
      <w:pPr>
        <w:tabs>
          <w:tab w:val="right" w:leader="dot" w:pos="0"/>
        </w:tabs>
        <w:spacing w:before="40" w:after="40"/>
        <w:rPr>
          <w:i/>
          <w:color w:val="000000" w:themeColor="text1"/>
          <w:sz w:val="26"/>
          <w:szCs w:val="26"/>
          <w:lang w:val="vi-VN"/>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color w:val="000000" w:themeColor="text1"/>
          <w:sz w:val="26"/>
          <w:szCs w:val="26"/>
          <w:lang w:val="vi-VN"/>
        </w:rPr>
        <w:t>;</w:t>
      </w:r>
    </w:p>
    <w:p w:rsidRPr="00135D4B" w:rsidR="00C73F56" w:rsidP="00C73F56" w:rsidRDefault="00C73F56" w14:paraId="58299EE3" w14:textId="77777777">
      <w:pPr>
        <w:tabs>
          <w:tab w:val="right" w:leader="dot" w:pos="0"/>
        </w:tabs>
        <w:spacing w:before="40" w:after="40"/>
        <w:rPr>
          <w:color w:val="000000" w:themeColor="text1"/>
          <w:sz w:val="26"/>
          <w:szCs w:val="26"/>
          <w:lang w:val="vi-VN"/>
        </w:rPr>
      </w:pPr>
      <w:r w:rsidRPr="00135D4B">
        <w:rPr>
          <w:i/>
          <w:color w:val="000000" w:themeColor="text1"/>
          <w:sz w:val="26"/>
          <w:szCs w:val="26"/>
          <w:lang w:val="vi-VN"/>
        </w:rPr>
        <w:t xml:space="preserve">Theo đề nghị của </w:t>
      </w:r>
      <w:r w:rsidRPr="00135D4B">
        <w:rPr>
          <w:color w:val="000000" w:themeColor="text1"/>
          <w:sz w:val="26"/>
          <w:szCs w:val="26"/>
          <w:lang w:val="vi-VN"/>
        </w:rPr>
        <w:t>……...........…….............</w:t>
      </w:r>
      <w:r w:rsidRPr="00135D4B">
        <w:rPr>
          <w:rStyle w:val="FootnoteReference"/>
          <w:color w:val="000000" w:themeColor="text1"/>
          <w:sz w:val="26"/>
          <w:szCs w:val="26"/>
          <w:lang w:val="vi-VN"/>
        </w:rPr>
        <w:footnoteReference w:id="131"/>
      </w:r>
      <w:r w:rsidRPr="00135D4B">
        <w:rPr>
          <w:color w:val="000000" w:themeColor="text1"/>
          <w:sz w:val="26"/>
          <w:szCs w:val="26"/>
          <w:lang w:val="vi-VN"/>
        </w:rPr>
        <w:t>.........................................................,</w:t>
      </w:r>
    </w:p>
    <w:p w:rsidRPr="00135D4B" w:rsidR="00C73F56" w:rsidP="00C73F56" w:rsidRDefault="00C73F56" w14:paraId="4FC161E6" w14:textId="77777777">
      <w:pPr>
        <w:spacing w:before="120" w:after="120"/>
        <w:jc w:val="center"/>
        <w:rPr>
          <w:b/>
          <w:color w:val="000000" w:themeColor="text1"/>
          <w:sz w:val="26"/>
          <w:szCs w:val="26"/>
          <w:lang w:val="vi-VN"/>
        </w:rPr>
      </w:pPr>
      <w:r w:rsidRPr="00135D4B">
        <w:rPr>
          <w:b/>
          <w:color w:val="000000" w:themeColor="text1"/>
          <w:sz w:val="26"/>
          <w:szCs w:val="26"/>
          <w:lang w:val="vi-VN"/>
        </w:rPr>
        <w:t>QUYẾT ĐỊNH:</w:t>
      </w:r>
    </w:p>
    <w:p w:rsidRPr="007C1643" w:rsidR="00C73F56" w:rsidP="000D3149" w:rsidRDefault="00C73F56" w14:paraId="48D5A2ED" w14:textId="561FBE5D">
      <w:pPr>
        <w:spacing w:before="40" w:after="40"/>
        <w:ind w:firstLine="709"/>
        <w:rPr>
          <w:color w:val="000000" w:themeColor="text1"/>
          <w:sz w:val="26"/>
          <w:szCs w:val="26"/>
        </w:rPr>
      </w:pPr>
      <w:r w:rsidRPr="00135D4B">
        <w:rPr>
          <w:b/>
          <w:color w:val="000000" w:themeColor="text1"/>
          <w:sz w:val="26"/>
          <w:szCs w:val="26"/>
          <w:lang w:val="vi-VN"/>
        </w:rPr>
        <w:t xml:space="preserve">Điều 1. </w:t>
      </w:r>
      <w:r w:rsidR="007C1643">
        <w:rPr>
          <w:bCs/>
          <w:color w:val="000000" w:themeColor="text1"/>
          <w:sz w:val="26"/>
          <w:szCs w:val="26"/>
        </w:rPr>
        <w:t xml:space="preserve">Giao </w:t>
      </w:r>
      <w:r w:rsidRPr="00135D4B">
        <w:rPr>
          <w:color w:val="000000" w:themeColor="text1"/>
          <w:sz w:val="26"/>
          <w:szCs w:val="26"/>
          <w:lang w:val="vi-VN"/>
        </w:rPr>
        <w:t xml:space="preserve">người nghiện ma túy </w:t>
      </w:r>
      <w:r w:rsidR="007C1643">
        <w:rPr>
          <w:color w:val="000000" w:themeColor="text1"/>
          <w:sz w:val="26"/>
          <w:szCs w:val="26"/>
        </w:rPr>
        <w:t xml:space="preserve">để quản lý </w:t>
      </w:r>
      <w:r w:rsidRPr="00135D4B">
        <w:rPr>
          <w:color w:val="000000" w:themeColor="text1"/>
          <w:sz w:val="26"/>
          <w:szCs w:val="26"/>
          <w:lang w:val="vi-VN"/>
        </w:rPr>
        <w:t xml:space="preserve">trong thời gian </w:t>
      </w:r>
      <w:r w:rsidRPr="000D3149" w:rsidR="000D3149">
        <w:rPr>
          <w:color w:val="000000" w:themeColor="text1"/>
          <w:sz w:val="26"/>
          <w:szCs w:val="26"/>
          <w:lang w:val="vi-VN"/>
        </w:rPr>
        <w:t>trong thời gian lập hồ sơ</w:t>
      </w:r>
      <w:r w:rsidR="000D3149">
        <w:rPr>
          <w:color w:val="000000" w:themeColor="text1"/>
          <w:sz w:val="26"/>
          <w:szCs w:val="26"/>
        </w:rPr>
        <w:t xml:space="preserve"> đưa đi </w:t>
      </w:r>
      <w:r w:rsidRPr="00135D4B">
        <w:rPr>
          <w:color w:val="000000" w:themeColor="text1"/>
          <w:sz w:val="26"/>
          <w:szCs w:val="26"/>
          <w:lang w:val="vi-VN"/>
        </w:rPr>
        <w:t>cai nghiện bắt buộc</w:t>
      </w:r>
      <w:r w:rsidR="007C1643">
        <w:rPr>
          <w:color w:val="000000" w:themeColor="text1"/>
          <w:sz w:val="26"/>
          <w:szCs w:val="26"/>
        </w:rPr>
        <w:t>:</w:t>
      </w:r>
    </w:p>
    <w:p w:rsidRPr="00135D4B" w:rsidR="00C73F56" w:rsidP="00C73F56" w:rsidRDefault="00C73F56" w14:paraId="46D826EE" w14:textId="7930C479">
      <w:pPr>
        <w:spacing w:before="40" w:after="40"/>
        <w:ind w:firstLine="709"/>
        <w:rPr>
          <w:color w:val="000000" w:themeColor="text1"/>
          <w:sz w:val="26"/>
          <w:szCs w:val="26"/>
          <w:lang w:val="vi-VN"/>
        </w:rPr>
      </w:pPr>
      <w:r w:rsidRPr="00E8487C">
        <w:rPr>
          <w:bCs/>
          <w:color w:val="000000" w:themeColor="text1"/>
          <w:sz w:val="26"/>
          <w:szCs w:val="26"/>
          <w:lang w:val="vi-VN"/>
        </w:rPr>
        <w:t>1.</w:t>
      </w:r>
      <w:r w:rsidRPr="00135D4B">
        <w:rPr>
          <w:color w:val="000000" w:themeColor="text1"/>
          <w:sz w:val="26"/>
          <w:szCs w:val="26"/>
          <w:lang w:val="vi-VN"/>
        </w:rPr>
        <w:t xml:space="preserve"> Người bị </w:t>
      </w:r>
      <w:r w:rsidR="007C1643">
        <w:rPr>
          <w:color w:val="000000" w:themeColor="text1"/>
          <w:sz w:val="26"/>
          <w:szCs w:val="26"/>
        </w:rPr>
        <w:t>giao quản lý</w:t>
      </w:r>
      <w:r w:rsidRPr="00135D4B">
        <w:rPr>
          <w:color w:val="000000" w:themeColor="text1"/>
          <w:sz w:val="26"/>
          <w:szCs w:val="26"/>
          <w:lang w:val="vi-VN"/>
        </w:rPr>
        <w:t xml:space="preserve">: </w:t>
      </w:r>
    </w:p>
    <w:p w:rsidRPr="00135D4B" w:rsidR="00C73F56" w:rsidP="00C73F56" w:rsidRDefault="00C73F56" w14:paraId="6D5A4137" w14:textId="77777777">
      <w:pPr>
        <w:tabs>
          <w:tab w:val="left" w:pos="6663"/>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 xml:space="preserve">Họ và tên </w:t>
      </w:r>
      <w:r w:rsidRPr="00135D4B">
        <w:rPr>
          <w:i/>
          <w:color w:val="000000" w:themeColor="text1"/>
          <w:spacing w:val="-6"/>
          <w:szCs w:val="26"/>
          <w:lang w:val="vi-VN"/>
        </w:rPr>
        <w:t>(viết in hoa)</w:t>
      </w:r>
      <w:r w:rsidRPr="00135D4B">
        <w:rPr>
          <w:color w:val="000000" w:themeColor="text1"/>
          <w:spacing w:val="-6"/>
          <w:sz w:val="26"/>
          <w:szCs w:val="26"/>
          <w:lang w:val="vi-VN"/>
        </w:rPr>
        <w:t>: .......................</w:t>
      </w:r>
      <w:r w:rsidRPr="00135D4B">
        <w:rPr>
          <w:rStyle w:val="FootnoteReference"/>
          <w:color w:val="000000" w:themeColor="text1"/>
          <w:spacing w:val="-6"/>
          <w:sz w:val="26"/>
          <w:szCs w:val="26"/>
          <w:lang w:val="vi-VN"/>
        </w:rPr>
        <w:t xml:space="preserve"> </w:t>
      </w:r>
      <w:r w:rsidRPr="00135D4B">
        <w:rPr>
          <w:rStyle w:val="FootnoteReference"/>
          <w:color w:val="000000" w:themeColor="text1"/>
          <w:spacing w:val="-6"/>
          <w:sz w:val="26"/>
          <w:szCs w:val="26"/>
          <w:lang w:val="vi-VN"/>
        </w:rPr>
        <w:footnoteReference w:id="132"/>
      </w:r>
      <w:r w:rsidRPr="00135D4B">
        <w:rPr>
          <w:color w:val="000000" w:themeColor="text1"/>
          <w:spacing w:val="-6"/>
          <w:sz w:val="26"/>
          <w:szCs w:val="26"/>
          <w:lang w:val="vi-VN"/>
        </w:rPr>
        <w:t>.....................................</w:t>
      </w:r>
      <w:r w:rsidRPr="00135D4B">
        <w:rPr>
          <w:color w:val="000000" w:themeColor="text1"/>
          <w:spacing w:val="-6"/>
          <w:sz w:val="26"/>
          <w:szCs w:val="26"/>
          <w:lang w:val="vi-VN"/>
        </w:rPr>
        <w:tab/>
      </w:r>
      <w:r w:rsidRPr="00135D4B">
        <w:rPr>
          <w:color w:val="000000" w:themeColor="text1"/>
          <w:spacing w:val="-6"/>
          <w:sz w:val="26"/>
          <w:szCs w:val="26"/>
          <w:lang w:val="vi-VN"/>
        </w:rPr>
        <w:t>; Giới tính: .....................</w:t>
      </w:r>
      <w:r w:rsidRPr="00135D4B">
        <w:rPr>
          <w:color w:val="000000" w:themeColor="text1"/>
          <w:spacing w:val="-6"/>
          <w:sz w:val="26"/>
          <w:szCs w:val="26"/>
          <w:lang w:val="vi-VN"/>
        </w:rPr>
        <w:tab/>
      </w:r>
    </w:p>
    <w:p w:rsidRPr="00135D4B" w:rsidR="00C73F56" w:rsidP="00C73F56" w:rsidRDefault="00C73F56" w14:paraId="3A84C322"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Tên gọi khác (nếu có): .......................................................................................................</w:t>
      </w:r>
      <w:r w:rsidRPr="00135D4B">
        <w:rPr>
          <w:color w:val="000000" w:themeColor="text1"/>
          <w:spacing w:val="-6"/>
          <w:sz w:val="26"/>
          <w:szCs w:val="26"/>
          <w:lang w:val="vi-VN"/>
        </w:rPr>
        <w:tab/>
      </w:r>
    </w:p>
    <w:p w:rsidRPr="00135D4B" w:rsidR="00C73F56" w:rsidP="00C73F56" w:rsidRDefault="00C73F56" w14:paraId="123EB56A"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Ngày, tháng, năm sinh: .....................................................................................................</w:t>
      </w:r>
    </w:p>
    <w:p w:rsidRPr="00135D4B" w:rsidR="00C73F56" w:rsidP="00C73F56" w:rsidRDefault="00C73F56" w14:paraId="0AC2509E" w14:textId="77777777">
      <w:pPr>
        <w:tabs>
          <w:tab w:val="left" w:pos="9072"/>
        </w:tabs>
        <w:spacing w:before="60" w:after="60"/>
        <w:ind w:firstLine="709"/>
        <w:rPr>
          <w:color w:val="000000" w:themeColor="text1"/>
          <w:spacing w:val="-6"/>
          <w:sz w:val="26"/>
          <w:szCs w:val="26"/>
          <w:lang w:val="vi-VN"/>
        </w:rPr>
      </w:pPr>
      <w:r w:rsidRPr="00135D4B">
        <w:rPr>
          <w:color w:val="000000" w:themeColor="text1"/>
          <w:sz w:val="26"/>
          <w:szCs w:val="26"/>
          <w:lang w:val="vi-VN"/>
        </w:rPr>
        <w:t xml:space="preserve">Số </w:t>
      </w:r>
      <w:r w:rsidR="005403CB">
        <w:rPr>
          <w:color w:val="000000" w:themeColor="text1"/>
          <w:sz w:val="26"/>
          <w:szCs w:val="26"/>
        </w:rPr>
        <w:t>CC/</w:t>
      </w:r>
      <w:r w:rsidRPr="00135D4B">
        <w:rPr>
          <w:color w:val="000000" w:themeColor="text1"/>
          <w:sz w:val="26"/>
          <w:szCs w:val="26"/>
          <w:lang w:val="vi-VN"/>
        </w:rPr>
        <w:t>CCCD/CMND/H</w:t>
      </w:r>
      <w:r w:rsidR="005403CB">
        <w:rPr>
          <w:color w:val="000000" w:themeColor="text1"/>
          <w:sz w:val="26"/>
          <w:szCs w:val="26"/>
        </w:rPr>
        <w:t>C</w:t>
      </w:r>
      <w:r w:rsidRPr="00135D4B">
        <w:rPr>
          <w:color w:val="000000" w:themeColor="text1"/>
          <w:sz w:val="26"/>
          <w:szCs w:val="26"/>
          <w:lang w:val="vi-VN"/>
        </w:rPr>
        <w:t>:...................... ngày cấp:................. nơi cấp: ................</w:t>
      </w:r>
    </w:p>
    <w:p w:rsidRPr="00135D4B" w:rsidR="00C73F56" w:rsidP="00C73F56" w:rsidRDefault="00C73F56" w14:paraId="5B9B7E36"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Nơi cư trú hoặc chỗ ở hiện nay: ........................................................................................</w:t>
      </w:r>
    </w:p>
    <w:p w:rsidRPr="00135D4B" w:rsidR="00C73F56" w:rsidP="00E235E0" w:rsidRDefault="00C73F56" w14:paraId="7745BC06" w14:textId="29B13936">
      <w:pPr>
        <w:spacing w:before="40" w:after="40"/>
        <w:ind w:firstLine="709"/>
        <w:rPr>
          <w:color w:val="000000" w:themeColor="text1"/>
          <w:sz w:val="26"/>
          <w:szCs w:val="26"/>
          <w:lang w:val="vi-VN"/>
        </w:rPr>
      </w:pPr>
      <w:r w:rsidRPr="00E8487C">
        <w:rPr>
          <w:bCs/>
          <w:color w:val="000000" w:themeColor="text1"/>
          <w:sz w:val="26"/>
          <w:szCs w:val="26"/>
          <w:lang w:val="vi-VN"/>
        </w:rPr>
        <w:t>2.</w:t>
      </w:r>
      <w:r w:rsidRPr="00135D4B">
        <w:rPr>
          <w:color w:val="000000" w:themeColor="text1"/>
          <w:sz w:val="26"/>
          <w:szCs w:val="26"/>
          <w:lang w:val="vi-VN"/>
        </w:rPr>
        <w:t xml:space="preserve"> </w:t>
      </w:r>
      <w:r w:rsidR="005403CB">
        <w:rPr>
          <w:color w:val="000000" w:themeColor="text1"/>
          <w:sz w:val="26"/>
          <w:szCs w:val="26"/>
        </w:rPr>
        <w:t>Đơn vị</w:t>
      </w:r>
      <w:r w:rsidRPr="00135D4B">
        <w:rPr>
          <w:color w:val="000000" w:themeColor="text1"/>
          <w:sz w:val="26"/>
          <w:szCs w:val="26"/>
          <w:lang w:val="vi-VN"/>
        </w:rPr>
        <w:t xml:space="preserve"> được giao</w:t>
      </w:r>
      <w:r w:rsidR="007C1643">
        <w:rPr>
          <w:color w:val="000000" w:themeColor="text1"/>
          <w:sz w:val="26"/>
          <w:szCs w:val="26"/>
        </w:rPr>
        <w:t xml:space="preserve"> quản </w:t>
      </w:r>
      <w:proofErr w:type="gramStart"/>
      <w:r w:rsidR="007C1643">
        <w:rPr>
          <w:color w:val="000000" w:themeColor="text1"/>
          <w:sz w:val="26"/>
          <w:szCs w:val="26"/>
        </w:rPr>
        <w:t>lý</w:t>
      </w:r>
      <w:r w:rsidRPr="00135D4B">
        <w:rPr>
          <w:color w:val="000000" w:themeColor="text1"/>
          <w:sz w:val="26"/>
          <w:szCs w:val="26"/>
          <w:lang w:val="vi-VN"/>
        </w:rPr>
        <w:t>:........................................</w:t>
      </w:r>
      <w:proofErr w:type="gramEnd"/>
      <w:r w:rsidRPr="00135D4B">
        <w:rPr>
          <w:rStyle w:val="FootnoteReference"/>
          <w:color w:val="000000" w:themeColor="text1"/>
          <w:sz w:val="26"/>
          <w:szCs w:val="26"/>
          <w:lang w:val="vi-VN"/>
        </w:rPr>
        <w:footnoteReference w:id="133"/>
      </w:r>
      <w:r w:rsidRPr="00135D4B">
        <w:rPr>
          <w:color w:val="000000" w:themeColor="text1"/>
          <w:sz w:val="26"/>
          <w:szCs w:val="26"/>
          <w:lang w:val="vi-VN"/>
        </w:rPr>
        <w:t>......................................</w:t>
      </w:r>
    </w:p>
    <w:p w:rsidRPr="00E8487C" w:rsidR="00C73F56" w:rsidP="00C73F56" w:rsidRDefault="00C73F56" w14:paraId="494B2D49" w14:textId="77777777">
      <w:pPr>
        <w:tabs>
          <w:tab w:val="left" w:leader="dot" w:pos="8436"/>
        </w:tabs>
        <w:spacing w:before="60" w:after="60"/>
        <w:ind w:firstLine="709"/>
        <w:rPr>
          <w:color w:val="000000" w:themeColor="text1"/>
          <w:sz w:val="26"/>
          <w:szCs w:val="26"/>
          <w:lang w:val="vi-VN"/>
        </w:rPr>
      </w:pPr>
      <w:r w:rsidRPr="00E8487C">
        <w:rPr>
          <w:bCs/>
          <w:color w:val="000000" w:themeColor="text1"/>
          <w:sz w:val="26"/>
          <w:szCs w:val="26"/>
          <w:lang w:val="vi-VN"/>
        </w:rPr>
        <w:t>3.</w:t>
      </w:r>
      <w:r w:rsidRPr="00E8487C">
        <w:rPr>
          <w:color w:val="000000" w:themeColor="text1"/>
          <w:sz w:val="26"/>
          <w:szCs w:val="26"/>
          <w:lang w:val="vi-VN"/>
        </w:rPr>
        <w:t xml:space="preserve"> Thời gian quản lý: từ ngày ...... tháng ..... năm .............. đến khi </w:t>
      </w:r>
      <w:r w:rsidRPr="00E8487C" w:rsidR="00E235E0">
        <w:rPr>
          <w:color w:val="000000" w:themeColor="text1"/>
          <w:sz w:val="26"/>
          <w:szCs w:val="26"/>
        </w:rPr>
        <w:t xml:space="preserve">có quyết định của Tòa án </w:t>
      </w:r>
      <w:r w:rsidRPr="00E8487C">
        <w:rPr>
          <w:color w:val="000000" w:themeColor="text1"/>
          <w:sz w:val="26"/>
          <w:szCs w:val="26"/>
        </w:rPr>
        <w:t xml:space="preserve">đưa </w:t>
      </w:r>
      <w:r w:rsidRPr="00E8487C" w:rsidR="005403CB">
        <w:rPr>
          <w:color w:val="000000" w:themeColor="text1"/>
          <w:sz w:val="26"/>
          <w:szCs w:val="26"/>
        </w:rPr>
        <w:t>đi</w:t>
      </w:r>
      <w:r w:rsidRPr="00E8487C">
        <w:rPr>
          <w:color w:val="000000" w:themeColor="text1"/>
          <w:sz w:val="26"/>
          <w:szCs w:val="26"/>
        </w:rPr>
        <w:t xml:space="preserve"> cai nghiện bắt buộc</w:t>
      </w:r>
      <w:r w:rsidRPr="00E8487C">
        <w:rPr>
          <w:color w:val="000000" w:themeColor="text1"/>
          <w:sz w:val="26"/>
          <w:szCs w:val="26"/>
          <w:lang w:val="vi-VN"/>
        </w:rPr>
        <w:t>.</w:t>
      </w:r>
    </w:p>
    <w:p w:rsidRPr="00135D4B" w:rsidR="00C73F56" w:rsidP="00C73F56" w:rsidRDefault="00C73F56" w14:paraId="64153424" w14:textId="77777777">
      <w:pPr>
        <w:tabs>
          <w:tab w:val="right" w:leader="dot" w:pos="9356"/>
        </w:tabs>
        <w:spacing w:before="40" w:after="40"/>
        <w:ind w:firstLine="709"/>
        <w:rPr>
          <w:color w:val="000000" w:themeColor="text1"/>
          <w:sz w:val="26"/>
          <w:szCs w:val="26"/>
          <w:lang w:val="vi-VN"/>
        </w:rPr>
      </w:pPr>
      <w:r w:rsidRPr="00135D4B">
        <w:rPr>
          <w:b/>
          <w:color w:val="000000" w:themeColor="text1"/>
          <w:sz w:val="26"/>
          <w:szCs w:val="26"/>
          <w:lang w:val="vi-VN"/>
        </w:rPr>
        <w:t xml:space="preserve">Điều 2. </w:t>
      </w:r>
      <w:r w:rsidRPr="00135D4B">
        <w:rPr>
          <w:color w:val="000000" w:themeColor="text1"/>
          <w:sz w:val="26"/>
          <w:szCs w:val="26"/>
          <w:lang w:val="vi-VN"/>
        </w:rPr>
        <w:t>Quyết định này có hiệu lực kể từ ngày ký.</w:t>
      </w:r>
    </w:p>
    <w:p w:rsidRPr="00135D4B" w:rsidR="00C73F56" w:rsidP="00C73F56" w:rsidRDefault="00E235E0" w14:paraId="1C7E3521" w14:textId="77777777">
      <w:pPr>
        <w:tabs>
          <w:tab w:val="right" w:leader="dot" w:pos="9356"/>
        </w:tabs>
        <w:spacing w:before="40" w:after="40"/>
        <w:ind w:firstLine="709"/>
        <w:rPr>
          <w:color w:val="000000" w:themeColor="text1"/>
          <w:sz w:val="26"/>
          <w:szCs w:val="26"/>
          <w:lang w:val="vi-VN"/>
        </w:rPr>
      </w:pPr>
      <w:r w:rsidRPr="00E235E0">
        <w:rPr>
          <w:b/>
          <w:bCs/>
          <w:color w:val="000000" w:themeColor="text1"/>
          <w:sz w:val="26"/>
          <w:szCs w:val="26"/>
        </w:rPr>
        <w:t>Điều 3.</w:t>
      </w:r>
      <w:r>
        <w:rPr>
          <w:b/>
          <w:bCs/>
          <w:color w:val="000000" w:themeColor="text1"/>
          <w:sz w:val="26"/>
          <w:szCs w:val="26"/>
        </w:rPr>
        <w:t xml:space="preserve"> </w:t>
      </w:r>
      <w:r w:rsidRPr="00135D4B" w:rsidR="00C73F56">
        <w:rPr>
          <w:color w:val="000000" w:themeColor="text1"/>
          <w:sz w:val="26"/>
          <w:szCs w:val="26"/>
          <w:lang w:val="vi-VN"/>
        </w:rPr>
        <w:t>.................</w:t>
      </w:r>
      <w:r w:rsidRPr="00135D4B" w:rsidR="00C73F56">
        <w:rPr>
          <w:color w:val="000000" w:themeColor="text1"/>
          <w:sz w:val="26"/>
          <w:szCs w:val="26"/>
          <w:vertAlign w:val="superscript"/>
          <w:lang w:val="vi-VN"/>
        </w:rPr>
        <w:t>4</w:t>
      </w:r>
      <w:r w:rsidRPr="00135D4B" w:rsidR="00C73F56">
        <w:rPr>
          <w:color w:val="000000" w:themeColor="text1"/>
          <w:sz w:val="26"/>
          <w:szCs w:val="26"/>
          <w:lang w:val="vi-VN"/>
        </w:rPr>
        <w:t>................ và các ông, bà có tên tại Điều 1 chịu trách nhiệm thi hành Quyết định này./.</w:t>
      </w:r>
    </w:p>
    <w:p w:rsidRPr="00E235E0" w:rsidR="00C73F56" w:rsidP="00C73F56" w:rsidRDefault="00C73F56" w14:paraId="30C8E39E" w14:textId="77777777">
      <w:pPr>
        <w:tabs>
          <w:tab w:val="right" w:leader="dot" w:pos="9356"/>
        </w:tabs>
        <w:spacing w:before="40" w:after="40"/>
        <w:ind w:firstLine="709"/>
        <w:rPr>
          <w:color w:val="000000" w:themeColor="text1"/>
          <w:sz w:val="16"/>
          <w:szCs w:val="16"/>
          <w:vertAlign w:val="superscript"/>
          <w:lang w:val="vi-VN"/>
        </w:rPr>
      </w:pPr>
      <w:r w:rsidRPr="00135D4B">
        <w:rPr>
          <w:color w:val="000000" w:themeColor="text1"/>
          <w:sz w:val="26"/>
          <w:szCs w:val="26"/>
          <w:lang w:val="vi-VN"/>
        </w:rPr>
        <w:t xml:space="preserve"> </w:t>
      </w:r>
    </w:p>
    <w:tbl>
      <w:tblPr>
        <w:tblW w:w="0" w:type="auto"/>
        <w:jc w:val="center"/>
        <w:tblLook w:val="01E0" w:firstRow="1" w:lastRow="1" w:firstColumn="1" w:lastColumn="1" w:noHBand="0" w:noVBand="0"/>
      </w:tblPr>
      <w:tblGrid>
        <w:gridCol w:w="4240"/>
        <w:gridCol w:w="4832"/>
      </w:tblGrid>
      <w:tr w:rsidRPr="00135D4B" w:rsidR="00C73F56" w:rsidTr="00254EEE" w14:paraId="7F925ED3" w14:textId="77777777">
        <w:trPr>
          <w:trHeight w:val="851"/>
          <w:jc w:val="center"/>
        </w:trPr>
        <w:tc>
          <w:tcPr>
            <w:tcW w:w="4428" w:type="dxa"/>
          </w:tcPr>
          <w:p w:rsidRPr="00135D4B" w:rsidR="00C73F56" w:rsidP="00254EEE" w:rsidRDefault="00C73F56" w14:paraId="25D0F9D2" w14:textId="77777777">
            <w:pPr>
              <w:ind w:firstLine="34"/>
              <w:jc w:val="left"/>
              <w:rPr>
                <w:color w:val="000000" w:themeColor="text1"/>
                <w:sz w:val="22"/>
                <w:lang w:val="vi-VN"/>
              </w:rPr>
            </w:pPr>
            <w:r w:rsidRPr="00135D4B">
              <w:rPr>
                <w:b/>
                <w:i/>
                <w:color w:val="000000" w:themeColor="text1"/>
                <w:sz w:val="26"/>
                <w:szCs w:val="26"/>
                <w:lang w:val="vi-VN"/>
              </w:rPr>
              <w:t>Nơi nhận:</w:t>
            </w:r>
            <w:r w:rsidRPr="00135D4B">
              <w:rPr>
                <w:b/>
                <w:i/>
                <w:color w:val="000000" w:themeColor="text1"/>
                <w:sz w:val="26"/>
                <w:szCs w:val="26"/>
                <w:lang w:val="vi-VN"/>
              </w:rPr>
              <w:br/>
            </w:r>
            <w:r w:rsidRPr="00135D4B">
              <w:rPr>
                <w:color w:val="000000" w:themeColor="text1"/>
                <w:sz w:val="22"/>
                <w:lang w:val="vi-VN"/>
              </w:rPr>
              <w:t xml:space="preserve">- Như Điều </w:t>
            </w:r>
            <w:r w:rsidR="00FF6DC8">
              <w:rPr>
                <w:color w:val="000000" w:themeColor="text1"/>
                <w:sz w:val="22"/>
              </w:rPr>
              <w:t>3</w:t>
            </w:r>
            <w:r w:rsidRPr="00135D4B">
              <w:rPr>
                <w:color w:val="000000" w:themeColor="text1"/>
                <w:sz w:val="22"/>
                <w:lang w:val="vi-VN"/>
              </w:rPr>
              <w:t>;</w:t>
            </w:r>
          </w:p>
          <w:p w:rsidRPr="00135D4B" w:rsidR="00C73F56" w:rsidP="00254EEE" w:rsidRDefault="00C73F56" w14:paraId="5D0CA376" w14:textId="77777777">
            <w:pPr>
              <w:ind w:firstLine="34"/>
              <w:jc w:val="left"/>
              <w:rPr>
                <w:color w:val="000000" w:themeColor="text1"/>
                <w:sz w:val="26"/>
                <w:szCs w:val="26"/>
                <w:lang w:val="vi-VN"/>
              </w:rPr>
            </w:pPr>
            <w:r w:rsidRPr="00135D4B">
              <w:rPr>
                <w:color w:val="000000" w:themeColor="text1"/>
                <w:sz w:val="22"/>
                <w:lang w:val="vi-VN"/>
              </w:rPr>
              <w:t>- …………..;</w:t>
            </w:r>
            <w:r w:rsidRPr="00135D4B">
              <w:rPr>
                <w:color w:val="000000" w:themeColor="text1"/>
                <w:sz w:val="22"/>
                <w:lang w:val="vi-VN"/>
              </w:rPr>
              <w:br/>
            </w:r>
            <w:r w:rsidRPr="00135D4B">
              <w:rPr>
                <w:color w:val="000000" w:themeColor="text1"/>
                <w:sz w:val="22"/>
                <w:lang w:val="vi-VN"/>
              </w:rPr>
              <w:t>- Lưu: VT, ...</w:t>
            </w:r>
          </w:p>
        </w:tc>
        <w:tc>
          <w:tcPr>
            <w:tcW w:w="5051" w:type="dxa"/>
          </w:tcPr>
          <w:p w:rsidRPr="00135D4B" w:rsidR="00C73F56" w:rsidP="00254EEE" w:rsidRDefault="00E977B8" w14:paraId="48E7CC38" w14:textId="77777777">
            <w:pPr>
              <w:ind w:firstLine="0"/>
              <w:jc w:val="center"/>
              <w:rPr>
                <w:i/>
                <w:color w:val="000000" w:themeColor="text1"/>
                <w:sz w:val="26"/>
                <w:szCs w:val="26"/>
                <w:lang w:val="vi-VN"/>
              </w:rPr>
            </w:pPr>
            <w:r>
              <w:rPr>
                <w:b/>
                <w:color w:val="000000" w:themeColor="text1"/>
                <w:sz w:val="26"/>
                <w:szCs w:val="26"/>
              </w:rPr>
              <w:t>TRƯỞNG CÔNG AN</w:t>
            </w:r>
            <w:r w:rsidRPr="00135D4B" w:rsidR="00C73F56">
              <w:rPr>
                <w:b/>
                <w:color w:val="000000" w:themeColor="text1"/>
                <w:sz w:val="26"/>
                <w:szCs w:val="26"/>
                <w:lang w:val="vi-VN"/>
              </w:rPr>
              <w:br/>
            </w:r>
            <w:r w:rsidRPr="00135D4B" w:rsidR="00C73F56">
              <w:rPr>
                <w:i/>
                <w:color w:val="000000" w:themeColor="text1"/>
                <w:sz w:val="26"/>
                <w:szCs w:val="26"/>
                <w:lang w:val="vi-VN"/>
              </w:rPr>
              <w:t>(Ký, ghi rõ họ tên, đóng dấu)</w:t>
            </w:r>
          </w:p>
        </w:tc>
      </w:tr>
    </w:tbl>
    <w:p w:rsidRPr="00135D4B" w:rsidR="00C73F56" w:rsidP="00C73F56" w:rsidRDefault="00C73F56" w14:paraId="2D4CC6BB" w14:textId="77777777">
      <w:pPr>
        <w:ind w:firstLine="709"/>
        <w:rPr>
          <w:color w:val="000000" w:themeColor="text1"/>
          <w:spacing w:val="-6"/>
          <w:sz w:val="26"/>
          <w:szCs w:val="26"/>
          <w:lang w:val="vi-VN"/>
        </w:rPr>
      </w:pPr>
    </w:p>
    <w:p w:rsidRPr="00135D4B" w:rsidR="00C73F56" w:rsidP="00C73F56" w:rsidRDefault="00C73F56" w14:paraId="7570B3FF" w14:textId="77777777">
      <w:pPr>
        <w:ind w:firstLine="709"/>
        <w:rPr>
          <w:color w:val="000000" w:themeColor="text1"/>
          <w:spacing w:val="-6"/>
          <w:sz w:val="26"/>
          <w:szCs w:val="26"/>
          <w:lang w:val="vi-VN"/>
        </w:rPr>
      </w:pPr>
    </w:p>
    <w:p w:rsidRPr="00135D4B" w:rsidR="00C73F56" w:rsidP="00C73F56" w:rsidRDefault="00C73F56" w14:paraId="7FB62316" w14:textId="77777777">
      <w:pPr>
        <w:ind w:firstLine="709"/>
        <w:rPr>
          <w:color w:val="000000" w:themeColor="text1"/>
          <w:spacing w:val="-6"/>
          <w:sz w:val="26"/>
          <w:szCs w:val="26"/>
          <w:lang w:val="vi-VN"/>
        </w:rPr>
      </w:pPr>
    </w:p>
    <w:p w:rsidR="0094245C" w:rsidRDefault="0094245C" w14:paraId="3F85D965"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00796569" w:rsidP="0094245C" w:rsidRDefault="00796569" w14:paraId="096D011A" w14:textId="38E836AA">
      <w:pPr>
        <w:jc w:val="right"/>
        <w:rPr>
          <w:b/>
          <w:color w:val="000000" w:themeColor="text1"/>
          <w:sz w:val="25"/>
          <w:szCs w:val="25"/>
        </w:rPr>
      </w:pPr>
      <w:r w:rsidRPr="00135D4B">
        <w:rPr>
          <w:b/>
          <w:color w:val="000000" w:themeColor="text1"/>
          <w:sz w:val="25"/>
          <w:szCs w:val="25"/>
          <w:lang w:val="vi-VN"/>
        </w:rPr>
        <w:t>Mẫu số</w:t>
      </w:r>
      <w:r w:rsidRPr="00135D4B">
        <w:rPr>
          <w:b/>
          <w:color w:val="000000" w:themeColor="text1"/>
          <w:sz w:val="25"/>
          <w:szCs w:val="25"/>
        </w:rPr>
        <w:t xml:space="preserve"> </w:t>
      </w:r>
      <w:r w:rsidRPr="00135D4B" w:rsidR="0027612D">
        <w:rPr>
          <w:b/>
          <w:color w:val="000000" w:themeColor="text1"/>
          <w:sz w:val="25"/>
          <w:szCs w:val="25"/>
        </w:rPr>
        <w:t>3</w:t>
      </w:r>
      <w:r w:rsidR="00DF4D88">
        <w:rPr>
          <w:b/>
          <w:color w:val="000000" w:themeColor="text1"/>
          <w:sz w:val="25"/>
          <w:szCs w:val="25"/>
        </w:rPr>
        <w:t>3</w:t>
      </w:r>
    </w:p>
    <w:p w:rsidRPr="00135D4B" w:rsidR="0094245C" w:rsidP="0019794C" w:rsidRDefault="0094245C" w14:paraId="6BFFC686" w14:textId="77777777">
      <w:pPr>
        <w:rPr>
          <w:b/>
          <w:color w:val="000000" w:themeColor="text1"/>
          <w:sz w:val="26"/>
          <w:szCs w:val="26"/>
          <w:lang w:val="vi-VN"/>
        </w:rPr>
      </w:pPr>
    </w:p>
    <w:p w:rsidRPr="00135D4B" w:rsidR="00796569" w:rsidP="00796569" w:rsidRDefault="00796569" w14:paraId="35CFEA88" w14:textId="3800A2E2">
      <w:pPr>
        <w:widowControl w:val="0"/>
        <w:spacing w:line="320" w:lineRule="exact"/>
        <w:ind w:firstLine="142"/>
        <w:jc w:val="center"/>
        <w:rPr>
          <w:b/>
          <w:bCs/>
          <w:color w:val="000000" w:themeColor="text1"/>
          <w:shd w:val="clear" w:color="auto" w:fill="FFFFFF"/>
          <w:lang w:val="vi-VN" w:eastAsia="vi-VN"/>
        </w:rPr>
      </w:pPr>
      <w:r w:rsidRPr="00135D4B">
        <w:rPr>
          <w:b/>
          <w:bCs/>
          <w:color w:val="000000" w:themeColor="text1"/>
          <w:sz w:val="26"/>
          <w:szCs w:val="26"/>
          <w:shd w:val="clear" w:color="auto" w:fill="FFFFFF"/>
          <w:lang w:val="vi-VN" w:eastAsia="vi-VN"/>
        </w:rPr>
        <w:t xml:space="preserve">             </w:t>
      </w:r>
      <w:r w:rsidRPr="00135D4B">
        <w:rPr>
          <w:b/>
          <w:bCs/>
          <w:color w:val="000000" w:themeColor="text1"/>
          <w:shd w:val="clear" w:color="auto" w:fill="FFFFFF"/>
          <w:lang w:val="vi-VN" w:eastAsia="vi-VN"/>
        </w:rPr>
        <w:t xml:space="preserve">CỘNG HÒA XÃ HỘI CHỦ NGHĨA VIỆT NAM </w:t>
      </w:r>
    </w:p>
    <w:p w:rsidRPr="00135D4B" w:rsidR="00796569" w:rsidP="00796569" w:rsidRDefault="00796569" w14:paraId="04654411" w14:textId="77777777">
      <w:pPr>
        <w:spacing w:before="60" w:after="60"/>
        <w:jc w:val="center"/>
        <w:rPr>
          <w:b/>
          <w:bCs/>
          <w:color w:val="000000" w:themeColor="text1"/>
          <w:sz w:val="26"/>
          <w:szCs w:val="26"/>
          <w:shd w:val="clear" w:color="auto" w:fill="FFFFFF"/>
          <w:lang w:eastAsia="vi-VN"/>
        </w:rPr>
      </w:pPr>
      <w:r w:rsidRPr="00135D4B">
        <w:rPr>
          <w:b/>
          <w:bCs/>
          <w:noProof/>
          <w:color w:val="000000" w:themeColor="text1"/>
          <w:sz w:val="26"/>
          <w:szCs w:val="26"/>
        </w:rPr>
        <mc:AlternateContent>
          <mc:Choice Requires="wps">
            <w:drawing>
              <wp:anchor distT="0" distB="0" distL="114300" distR="114300" simplePos="0" relativeHeight="251934720" behindDoc="0" locked="0" layoutInCell="1" allowOverlap="1" wp14:anchorId="0363A373" wp14:editId="20821672">
                <wp:simplePos x="0" y="0"/>
                <wp:positionH relativeFrom="margin">
                  <wp:posOffset>109855</wp:posOffset>
                </wp:positionH>
                <wp:positionV relativeFrom="margin">
                  <wp:posOffset>575310</wp:posOffset>
                </wp:positionV>
                <wp:extent cx="1308735" cy="1609725"/>
                <wp:effectExtent l="0" t="0" r="24765" b="28575"/>
                <wp:wrapSquare wrapText="bothSides"/>
                <wp:docPr id="109" name="Text Box 109"/>
                <wp:cNvGraphicFramePr/>
                <a:graphic xmlns:a="http://schemas.openxmlformats.org/drawingml/2006/main">
                  <a:graphicData uri="http://schemas.microsoft.com/office/word/2010/wordprocessingShape">
                    <wps:wsp>
                      <wps:cNvSpPr txBox="1"/>
                      <wps:spPr>
                        <a:xfrm>
                          <a:off x="0" y="0"/>
                          <a:ext cx="1308735" cy="1609725"/>
                        </a:xfrm>
                        <a:prstGeom prst="rect">
                          <a:avLst/>
                        </a:prstGeom>
                        <a:solidFill>
                          <a:schemeClr val="lt1"/>
                        </a:solidFill>
                        <a:ln w="6350">
                          <a:solidFill>
                            <a:prstClr val="black"/>
                          </a:solidFill>
                        </a:ln>
                      </wps:spPr>
                      <wps:txbx>
                        <w:txbxContent>
                          <w:p w:rsidR="00796569" w:rsidP="00796569" w:rsidRDefault="00796569" w14:paraId="34417B18" w14:textId="77777777">
                            <w:pPr>
                              <w:rPr>
                                <w:lang w:val="vi-VN"/>
                              </w:rPr>
                            </w:pPr>
                          </w:p>
                          <w:p w:rsidR="00796569" w:rsidP="00796569" w:rsidRDefault="00796569" w14:paraId="4F1C2035" w14:textId="77777777">
                            <w:pPr>
                              <w:jc w:val="left"/>
                              <w:rPr>
                                <w:lang w:val="vi-VN"/>
                              </w:rPr>
                            </w:pPr>
                          </w:p>
                          <w:p w:rsidRPr="00D00938" w:rsidR="00796569" w:rsidP="00796569" w:rsidRDefault="00796569" w14:paraId="050C7EF4" w14:textId="77777777">
                            <w:pPr>
                              <w:jc w:val="left"/>
                              <w:rPr>
                                <w:sz w:val="22"/>
                                <w:lang w:val="vi-VN"/>
                              </w:rPr>
                            </w:pPr>
                            <w:r w:rsidRPr="00D00938">
                              <w:rPr>
                                <w:sz w:val="22"/>
                                <w:lang w:val="vi-VN"/>
                              </w:rPr>
                              <w:t>Ảnh 4x6</w:t>
                            </w:r>
                          </w:p>
                          <w:p w:rsidRPr="00D00938" w:rsidR="00796569" w:rsidP="00796569" w:rsidRDefault="00796569" w14:paraId="4B6F071E" w14:textId="77777777">
                            <w:pPr>
                              <w:jc w:val="left"/>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F1A7E18">
              <v:shape id="Text Box 109" style="position:absolute;left:0;text-align:left;margin-left:8.65pt;margin-top:45.3pt;width:103.05pt;height:126.75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" w14:anchorId="0363A373">
                <v:textbox>
                  <w:txbxContent>
                    <w:p w:rsidR="00796569" w:rsidP="00796569" w:rsidRDefault="00796569" w14:paraId="72A3D3EC" w14:textId="77777777">
                      <w:pPr>
                        <w:rPr>
                          <w:lang w:val="vi-VN"/>
                        </w:rPr>
                      </w:pPr>
                    </w:p>
                    <w:p w:rsidR="00796569" w:rsidP="00796569" w:rsidRDefault="00796569" w14:paraId="0D0B940D" w14:textId="77777777">
                      <w:pPr>
                        <w:jc w:val="left"/>
                        <w:rPr>
                          <w:lang w:val="vi-VN"/>
                        </w:rPr>
                      </w:pPr>
                    </w:p>
                    <w:p w:rsidRPr="00D00938" w:rsidR="00796569" w:rsidP="00796569" w:rsidRDefault="00796569" w14:paraId="6B2BCE02" w14:textId="77777777">
                      <w:pPr>
                        <w:jc w:val="left"/>
                        <w:rPr>
                          <w:sz w:val="22"/>
                          <w:lang w:val="vi-VN"/>
                        </w:rPr>
                      </w:pPr>
                      <w:r w:rsidRPr="00D00938">
                        <w:rPr>
                          <w:sz w:val="22"/>
                          <w:lang w:val="vi-VN"/>
                        </w:rPr>
                        <w:t>Ảnh 4x6</w:t>
                      </w:r>
                    </w:p>
                    <w:p w:rsidRPr="00D00938" w:rsidR="00796569" w:rsidP="00796569" w:rsidRDefault="00796569" w14:paraId="0E27B00A" w14:textId="77777777">
                      <w:pPr>
                        <w:jc w:val="left"/>
                        <w:rPr>
                          <w:lang w:val="vi-VN"/>
                        </w:rPr>
                      </w:pPr>
                    </w:p>
                  </w:txbxContent>
                </v:textbox>
                <w10:wrap type="square" anchorx="margin" anchory="margin"/>
              </v:shape>
            </w:pict>
          </mc:Fallback>
        </mc:AlternateContent>
      </w:r>
      <w:r w:rsidRPr="00135D4B">
        <w:rPr>
          <w:b/>
          <w:bCs/>
          <w:color w:val="000000" w:themeColor="text1"/>
          <w:sz w:val="26"/>
          <w:szCs w:val="26"/>
          <w:shd w:val="clear" w:color="auto" w:fill="FFFFFF"/>
          <w:lang w:eastAsia="vi-VN"/>
        </w:rPr>
        <w:t>Độc lập - Tự do - Hạnh phúc</w:t>
      </w:r>
    </w:p>
    <w:p w:rsidRPr="00135D4B" w:rsidR="00796569" w:rsidP="00796569" w:rsidRDefault="00796569" w14:paraId="3BF0FFCA" w14:textId="77777777">
      <w:pPr>
        <w:spacing w:before="60" w:after="60"/>
        <w:jc w:val="center"/>
        <w:rPr>
          <w:b/>
          <w:color w:val="000000" w:themeColor="text1"/>
          <w:sz w:val="26"/>
          <w:szCs w:val="26"/>
          <w:lang w:val="vi-VN"/>
        </w:rPr>
      </w:pPr>
      <w:r w:rsidRPr="00135D4B">
        <w:rPr>
          <w:color w:val="000000" w:themeColor="text1"/>
          <w:szCs w:val="28"/>
          <w:vertAlign w:val="superscript"/>
        </w:rPr>
        <w:t>__________________________________________</w:t>
      </w:r>
    </w:p>
    <w:p w:rsidRPr="00135D4B" w:rsidR="00796569" w:rsidP="00796569" w:rsidRDefault="00796569" w14:paraId="2791CA64" w14:textId="77777777">
      <w:pPr>
        <w:spacing w:before="240" w:after="60"/>
        <w:jc w:val="right"/>
        <w:rPr>
          <w:b/>
          <w:color w:val="000000" w:themeColor="text1"/>
          <w:sz w:val="26"/>
          <w:szCs w:val="26"/>
          <w:lang w:val="vi-VN"/>
        </w:rPr>
      </w:pPr>
      <w:r w:rsidRPr="00135D4B">
        <w:rPr>
          <w:i/>
          <w:iCs/>
          <w:color w:val="000000" w:themeColor="text1"/>
          <w:sz w:val="26"/>
          <w:szCs w:val="26"/>
          <w:shd w:val="clear" w:color="auto" w:fill="FFFFFF"/>
          <w:lang w:val="vi-VN" w:eastAsia="vi-VN"/>
        </w:rPr>
        <w:t>..........</w:t>
      </w:r>
      <w:r w:rsidRPr="00135D4B">
        <w:rPr>
          <w:i/>
          <w:iCs/>
          <w:color w:val="000000" w:themeColor="text1"/>
          <w:vertAlign w:val="superscript"/>
          <w:lang w:val="vi-VN" w:eastAsia="vi-VN"/>
        </w:rPr>
        <w:t xml:space="preserve"> </w:t>
      </w:r>
      <w:r w:rsidRPr="00135D4B">
        <w:rPr>
          <w:i/>
          <w:iCs/>
          <w:color w:val="000000" w:themeColor="text1"/>
          <w:vertAlign w:val="superscript"/>
          <w:lang w:eastAsia="vi-VN"/>
        </w:rPr>
        <w:footnoteReference w:id="134"/>
      </w:r>
      <w:r w:rsidRPr="00135D4B">
        <w:rPr>
          <w:i/>
          <w:iCs/>
          <w:color w:val="000000" w:themeColor="text1"/>
          <w:sz w:val="26"/>
          <w:szCs w:val="26"/>
          <w:shd w:val="clear" w:color="auto" w:fill="FFFFFF"/>
          <w:lang w:val="vi-VN" w:eastAsia="vi-VN"/>
        </w:rPr>
        <w:t>...........,</w:t>
      </w:r>
      <w:r w:rsidRPr="00135D4B">
        <w:rPr>
          <w:i/>
          <w:iCs/>
          <w:color w:val="000000" w:themeColor="text1"/>
          <w:sz w:val="26"/>
          <w:szCs w:val="26"/>
          <w:shd w:val="clear" w:color="auto" w:fill="FFFFFF"/>
          <w:vertAlign w:val="superscript"/>
          <w:lang w:val="vi-VN" w:eastAsia="vi-VN"/>
        </w:rPr>
        <w:t xml:space="preserve"> </w:t>
      </w:r>
      <w:r w:rsidRPr="00135D4B">
        <w:rPr>
          <w:i/>
          <w:iCs/>
          <w:color w:val="000000" w:themeColor="text1"/>
          <w:sz w:val="26"/>
          <w:szCs w:val="26"/>
          <w:shd w:val="clear" w:color="auto" w:fill="FFFFFF"/>
          <w:lang w:val="vi-VN" w:eastAsia="vi-VN"/>
        </w:rPr>
        <w:t>ngày...... tháng .... năm..............</w:t>
      </w:r>
    </w:p>
    <w:p w:rsidRPr="00135D4B" w:rsidR="00796569" w:rsidP="00796569" w:rsidRDefault="00796569" w14:paraId="1F0E2849" w14:textId="77777777">
      <w:pPr>
        <w:spacing w:before="60" w:after="60"/>
        <w:jc w:val="center"/>
        <w:rPr>
          <w:b/>
          <w:color w:val="000000" w:themeColor="text1"/>
          <w:sz w:val="26"/>
          <w:szCs w:val="26"/>
          <w:lang w:val="vi-VN"/>
        </w:rPr>
      </w:pPr>
    </w:p>
    <w:p w:rsidRPr="00135D4B" w:rsidR="00796569" w:rsidP="00796569" w:rsidRDefault="00796569" w14:paraId="7D2C36B5" w14:textId="77777777">
      <w:pPr>
        <w:spacing w:before="60" w:after="60"/>
        <w:ind w:firstLine="0"/>
        <w:jc w:val="center"/>
        <w:rPr>
          <w:b/>
          <w:color w:val="000000" w:themeColor="text1"/>
          <w:sz w:val="26"/>
          <w:szCs w:val="26"/>
        </w:rPr>
      </w:pPr>
      <w:r w:rsidRPr="00135D4B">
        <w:rPr>
          <w:b/>
          <w:color w:val="000000" w:themeColor="text1"/>
          <w:sz w:val="26"/>
          <w:szCs w:val="26"/>
          <w:lang w:val="vi-VN"/>
        </w:rPr>
        <w:t>TÓM TẮT</w:t>
      </w:r>
      <w:r w:rsidRPr="00135D4B">
        <w:rPr>
          <w:b/>
          <w:color w:val="000000" w:themeColor="text1"/>
          <w:sz w:val="26"/>
          <w:szCs w:val="26"/>
        </w:rPr>
        <w:t xml:space="preserve"> </w:t>
      </w:r>
      <w:r w:rsidRPr="00135D4B">
        <w:rPr>
          <w:b/>
          <w:color w:val="000000" w:themeColor="text1"/>
          <w:sz w:val="26"/>
          <w:szCs w:val="26"/>
          <w:lang w:val="vi-VN"/>
        </w:rPr>
        <w:t>LÝ LỊCH</w:t>
      </w:r>
    </w:p>
    <w:p w:rsidRPr="00135D4B" w:rsidR="00796569" w:rsidP="00A47FBD" w:rsidRDefault="00796569" w14:paraId="243BB4D1" w14:textId="77777777">
      <w:pPr>
        <w:spacing w:before="60" w:after="60"/>
        <w:ind w:firstLine="0"/>
        <w:jc w:val="center"/>
        <w:rPr>
          <w:b/>
          <w:color w:val="000000" w:themeColor="text1"/>
          <w:sz w:val="26"/>
          <w:szCs w:val="26"/>
          <w:lang w:val="vi-VN"/>
        </w:rPr>
      </w:pPr>
      <w:r w:rsidRPr="00135D4B">
        <w:rPr>
          <w:b/>
          <w:color w:val="000000" w:themeColor="text1"/>
          <w:sz w:val="26"/>
          <w:szCs w:val="26"/>
          <w:lang w:val="vi-VN"/>
        </w:rPr>
        <w:t xml:space="preserve">của người </w:t>
      </w:r>
      <w:r w:rsidR="00A47FBD">
        <w:rPr>
          <w:b/>
          <w:color w:val="000000" w:themeColor="text1"/>
          <w:sz w:val="26"/>
          <w:szCs w:val="26"/>
        </w:rPr>
        <w:t>nghiện ma túy/người sau cai nghiện ma túy</w:t>
      </w:r>
    </w:p>
    <w:p w:rsidRPr="00135D4B" w:rsidR="00796569" w:rsidP="00796569" w:rsidRDefault="00796569" w14:paraId="21948188" w14:textId="77777777">
      <w:pPr>
        <w:spacing w:before="60" w:after="60"/>
        <w:ind w:firstLine="2552"/>
        <w:jc w:val="center"/>
        <w:rPr>
          <w:b/>
          <w:color w:val="000000" w:themeColor="text1"/>
          <w:sz w:val="26"/>
          <w:szCs w:val="26"/>
          <w:lang w:val="vi-VN"/>
        </w:rPr>
      </w:pPr>
      <w:r w:rsidRPr="00135D4B">
        <w:rPr>
          <w:color w:val="000000" w:themeColor="text1"/>
          <w:szCs w:val="28"/>
          <w:vertAlign w:val="superscript"/>
          <w:lang w:val="vi-VN"/>
        </w:rPr>
        <w:t>______________</w:t>
      </w:r>
    </w:p>
    <w:p w:rsidRPr="00135D4B" w:rsidR="00796569" w:rsidP="00796569" w:rsidRDefault="00796569" w14:paraId="5939FC72" w14:textId="77777777">
      <w:pPr>
        <w:spacing w:before="60" w:after="60"/>
        <w:ind w:firstLine="0"/>
        <w:jc w:val="center"/>
        <w:rPr>
          <w:b/>
          <w:color w:val="000000" w:themeColor="text1"/>
          <w:sz w:val="26"/>
          <w:szCs w:val="26"/>
          <w:lang w:val="vi-VN"/>
        </w:rPr>
      </w:pPr>
    </w:p>
    <w:p w:rsidRPr="00135D4B" w:rsidR="00796569" w:rsidP="00796569" w:rsidRDefault="00796569" w14:paraId="20968A8A" w14:textId="77777777">
      <w:pPr>
        <w:jc w:val="right"/>
        <w:rPr>
          <w:b/>
          <w:color w:val="000000" w:themeColor="text1"/>
          <w:sz w:val="26"/>
          <w:szCs w:val="26"/>
          <w:lang w:val="vi-VN"/>
        </w:rPr>
      </w:pPr>
    </w:p>
    <w:p w:rsidRPr="00135D4B" w:rsidR="00796569" w:rsidP="00796569" w:rsidRDefault="00796569" w14:paraId="4A4DA3E7" w14:textId="77777777">
      <w:pPr>
        <w:spacing w:before="120" w:after="60"/>
        <w:ind w:firstLine="709"/>
        <w:rPr>
          <w:b/>
          <w:color w:val="000000" w:themeColor="text1"/>
          <w:szCs w:val="26"/>
          <w:lang w:val="vi-VN"/>
        </w:rPr>
      </w:pPr>
      <w:r w:rsidRPr="00135D4B">
        <w:rPr>
          <w:b/>
          <w:color w:val="000000" w:themeColor="text1"/>
          <w:szCs w:val="26"/>
          <w:lang w:val="vi-VN"/>
        </w:rPr>
        <w:t>I. PHẦN BẢN THÂN NGƯỜI NGHIỆN</w:t>
      </w:r>
    </w:p>
    <w:p w:rsidRPr="00135D4B" w:rsidR="00796569" w:rsidP="00796569" w:rsidRDefault="00796569" w14:paraId="1F95B19B" w14:textId="77777777">
      <w:pPr>
        <w:tabs>
          <w:tab w:val="left" w:pos="6663"/>
          <w:tab w:val="left" w:pos="9072"/>
        </w:tabs>
        <w:spacing w:before="120" w:after="60"/>
        <w:ind w:firstLine="709"/>
        <w:rPr>
          <w:color w:val="000000" w:themeColor="text1"/>
          <w:spacing w:val="-6"/>
          <w:sz w:val="26"/>
          <w:szCs w:val="26"/>
        </w:rPr>
      </w:pPr>
      <w:r w:rsidRPr="00135D4B">
        <w:rPr>
          <w:color w:val="000000" w:themeColor="text1"/>
          <w:spacing w:val="-6"/>
          <w:sz w:val="26"/>
          <w:szCs w:val="26"/>
          <w:lang w:val="vi-VN"/>
        </w:rPr>
        <w:t xml:space="preserve">1. </w:t>
      </w:r>
      <w:r w:rsidRPr="00135D4B">
        <w:rPr>
          <w:color w:val="000000" w:themeColor="text1"/>
          <w:spacing w:val="-6"/>
          <w:sz w:val="26"/>
          <w:szCs w:val="26"/>
        </w:rPr>
        <w:t>Họ và tên</w:t>
      </w:r>
      <w:r w:rsidRPr="00135D4B">
        <w:rPr>
          <w:color w:val="000000" w:themeColor="text1"/>
          <w:spacing w:val="-6"/>
          <w:sz w:val="26"/>
          <w:szCs w:val="26"/>
          <w:lang w:val="vi-VN"/>
        </w:rPr>
        <w:t xml:space="preserve"> </w:t>
      </w:r>
      <w:r w:rsidRPr="00135D4B">
        <w:rPr>
          <w:i/>
          <w:color w:val="000000" w:themeColor="text1"/>
          <w:spacing w:val="-6"/>
          <w:szCs w:val="26"/>
          <w:lang w:val="vi-VN"/>
        </w:rPr>
        <w:t>(viết in hoa)</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rPr>
        <w:tab/>
      </w:r>
      <w:r w:rsidRPr="00135D4B">
        <w:rPr>
          <w:color w:val="000000" w:themeColor="text1"/>
          <w:spacing w:val="-6"/>
          <w:sz w:val="26"/>
          <w:szCs w:val="26"/>
          <w:lang w:val="vi-VN"/>
        </w:rPr>
        <w:t>; Giới tính</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rPr>
        <w:tab/>
      </w:r>
    </w:p>
    <w:p w:rsidRPr="00135D4B" w:rsidR="00796569" w:rsidP="00796569" w:rsidRDefault="00796569" w14:paraId="4CCB553C" w14:textId="77777777">
      <w:pPr>
        <w:tabs>
          <w:tab w:val="left" w:pos="9072"/>
        </w:tabs>
        <w:spacing w:before="120" w:after="60"/>
        <w:ind w:firstLine="709"/>
        <w:rPr>
          <w:color w:val="000000" w:themeColor="text1"/>
          <w:spacing w:val="-6"/>
          <w:sz w:val="26"/>
          <w:szCs w:val="26"/>
        </w:rPr>
      </w:pPr>
      <w:r w:rsidRPr="00135D4B">
        <w:rPr>
          <w:color w:val="000000" w:themeColor="text1"/>
          <w:spacing w:val="-6"/>
          <w:sz w:val="26"/>
          <w:szCs w:val="26"/>
        </w:rPr>
        <w:t>Tên gọi khác</w:t>
      </w:r>
      <w:r w:rsidRPr="00135D4B">
        <w:rPr>
          <w:color w:val="000000" w:themeColor="text1"/>
          <w:spacing w:val="-6"/>
          <w:sz w:val="26"/>
          <w:szCs w:val="26"/>
          <w:lang w:val="vi-VN"/>
        </w:rPr>
        <w:t xml:space="preserve"> (nếu có)</w:t>
      </w:r>
      <w:r w:rsidRPr="00135D4B">
        <w:rPr>
          <w:color w:val="000000" w:themeColor="text1"/>
          <w:spacing w:val="-6"/>
          <w:sz w:val="26"/>
          <w:szCs w:val="26"/>
        </w:rPr>
        <w:t>:</w:t>
      </w:r>
      <w:r w:rsidRPr="00135D4B">
        <w:rPr>
          <w:color w:val="000000" w:themeColor="text1"/>
          <w:spacing w:val="-6"/>
          <w:sz w:val="26"/>
          <w:szCs w:val="26"/>
          <w:lang w:val="vi-VN"/>
        </w:rPr>
        <w:t xml:space="preserve"> .......................................................................................................</w:t>
      </w:r>
      <w:r w:rsidRPr="00135D4B">
        <w:rPr>
          <w:color w:val="000000" w:themeColor="text1"/>
          <w:spacing w:val="-6"/>
          <w:sz w:val="26"/>
          <w:szCs w:val="26"/>
        </w:rPr>
        <w:tab/>
      </w:r>
    </w:p>
    <w:p w:rsidRPr="00135D4B" w:rsidR="00796569" w:rsidP="00796569" w:rsidRDefault="00796569" w14:paraId="2F91B50A" w14:textId="77777777">
      <w:pPr>
        <w:tabs>
          <w:tab w:val="left" w:pos="9072"/>
        </w:tabs>
        <w:spacing w:before="120" w:after="60"/>
        <w:ind w:firstLine="709"/>
        <w:rPr>
          <w:color w:val="000000" w:themeColor="text1"/>
          <w:spacing w:val="-6"/>
          <w:sz w:val="26"/>
          <w:szCs w:val="26"/>
        </w:rPr>
      </w:pPr>
      <w:r w:rsidRPr="00135D4B">
        <w:rPr>
          <w:color w:val="000000" w:themeColor="text1"/>
          <w:spacing w:val="-6"/>
          <w:sz w:val="26"/>
          <w:szCs w:val="26"/>
          <w:lang w:val="vi-VN"/>
        </w:rPr>
        <w:t xml:space="preserve">2. </w:t>
      </w:r>
      <w:r w:rsidRPr="00135D4B">
        <w:rPr>
          <w:color w:val="000000" w:themeColor="text1"/>
          <w:spacing w:val="-6"/>
          <w:sz w:val="26"/>
          <w:szCs w:val="26"/>
        </w:rPr>
        <w:t>Ngày, tháng, năm sinh: .................................................................................................</w:t>
      </w:r>
    </w:p>
    <w:p w:rsidRPr="00EC5931" w:rsidR="00796569" w:rsidP="00796569" w:rsidRDefault="00796569" w14:paraId="03DB1D19" w14:textId="77777777">
      <w:pPr>
        <w:tabs>
          <w:tab w:val="left" w:pos="9072"/>
        </w:tabs>
        <w:spacing w:before="120" w:after="60"/>
        <w:ind w:firstLine="709"/>
        <w:rPr>
          <w:color w:val="000000" w:themeColor="text1"/>
          <w:spacing w:val="-6"/>
          <w:sz w:val="26"/>
          <w:szCs w:val="26"/>
        </w:rPr>
      </w:pPr>
      <w:r w:rsidRPr="00135D4B">
        <w:rPr>
          <w:color w:val="000000" w:themeColor="text1"/>
          <w:spacing w:val="-6"/>
          <w:sz w:val="26"/>
          <w:szCs w:val="26"/>
          <w:lang w:val="vi-VN"/>
        </w:rPr>
        <w:t xml:space="preserve">3. </w:t>
      </w:r>
      <w:r w:rsidRPr="00135D4B">
        <w:rPr>
          <w:color w:val="000000" w:themeColor="text1"/>
          <w:sz w:val="26"/>
          <w:szCs w:val="26"/>
          <w:lang w:val="vi-VN"/>
        </w:rPr>
        <w:t xml:space="preserve">Số </w:t>
      </w:r>
      <w:r w:rsidR="00EC5931">
        <w:rPr>
          <w:color w:val="000000" w:themeColor="text1"/>
          <w:sz w:val="26"/>
          <w:szCs w:val="26"/>
        </w:rPr>
        <w:t>CC/</w:t>
      </w:r>
      <w:r w:rsidRPr="00135D4B">
        <w:rPr>
          <w:color w:val="000000" w:themeColor="text1"/>
          <w:sz w:val="26"/>
          <w:szCs w:val="26"/>
        </w:rPr>
        <w:t>CCCD/CMND/H</w:t>
      </w:r>
      <w:r w:rsidR="00EC5931">
        <w:rPr>
          <w:color w:val="000000" w:themeColor="text1"/>
          <w:sz w:val="26"/>
          <w:szCs w:val="26"/>
        </w:rPr>
        <w:t>C</w:t>
      </w:r>
      <w:r w:rsidRPr="00135D4B">
        <w:rPr>
          <w:color w:val="000000" w:themeColor="text1"/>
          <w:sz w:val="26"/>
          <w:szCs w:val="26"/>
          <w:lang w:val="vi-VN"/>
        </w:rPr>
        <w:t>:.....................</w:t>
      </w:r>
      <w:r w:rsidRPr="00135D4B">
        <w:rPr>
          <w:color w:val="000000" w:themeColor="text1"/>
          <w:sz w:val="26"/>
          <w:szCs w:val="26"/>
        </w:rPr>
        <w:t xml:space="preserve"> n</w:t>
      </w:r>
      <w:r w:rsidRPr="00135D4B">
        <w:rPr>
          <w:color w:val="000000" w:themeColor="text1"/>
          <w:sz w:val="26"/>
          <w:szCs w:val="26"/>
          <w:lang w:val="vi-VN"/>
        </w:rPr>
        <w:t>gày cấp: ..................</w:t>
      </w:r>
      <w:r w:rsidRPr="00135D4B">
        <w:rPr>
          <w:color w:val="000000" w:themeColor="text1"/>
          <w:sz w:val="26"/>
          <w:szCs w:val="26"/>
        </w:rPr>
        <w:t xml:space="preserve"> n</w:t>
      </w:r>
      <w:r w:rsidRPr="00135D4B">
        <w:rPr>
          <w:color w:val="000000" w:themeColor="text1"/>
          <w:sz w:val="26"/>
          <w:szCs w:val="26"/>
          <w:lang w:val="vi-VN"/>
        </w:rPr>
        <w:t>ơi cấp: ...........</w:t>
      </w:r>
    </w:p>
    <w:p w:rsidRPr="00135D4B" w:rsidR="00796569" w:rsidP="00796569" w:rsidRDefault="00796569" w14:paraId="07F8011B"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 xml:space="preserve">4. </w:t>
      </w:r>
      <w:r w:rsidRPr="00135D4B">
        <w:rPr>
          <w:color w:val="000000" w:themeColor="text1"/>
          <w:spacing w:val="-6"/>
          <w:sz w:val="26"/>
          <w:szCs w:val="26"/>
        </w:rPr>
        <w:t>Nơi cư trú</w:t>
      </w:r>
      <w:r w:rsidRPr="00135D4B">
        <w:rPr>
          <w:rStyle w:val="FootnoteReference"/>
          <w:color w:val="000000" w:themeColor="text1"/>
          <w:spacing w:val="-6"/>
          <w:sz w:val="26"/>
          <w:szCs w:val="26"/>
        </w:rPr>
        <w:footnoteReference w:id="135"/>
      </w:r>
      <w:r w:rsidRPr="00135D4B">
        <w:rPr>
          <w:color w:val="000000" w:themeColor="text1"/>
          <w:spacing w:val="-6"/>
          <w:sz w:val="26"/>
          <w:szCs w:val="26"/>
          <w:lang w:val="vi-VN"/>
        </w:rPr>
        <w:t xml:space="preserve"> hoặc chỗ ở hiện nay: ..................................................................................</w:t>
      </w:r>
    </w:p>
    <w:p w:rsidRPr="00135D4B" w:rsidR="00796569" w:rsidP="00796569" w:rsidRDefault="00796569" w14:paraId="504F250D"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 xml:space="preserve">5. Trình độ đào tạo: ................................................. </w:t>
      </w:r>
      <w:r w:rsidRPr="00135D4B">
        <w:rPr>
          <w:rStyle w:val="FootnoteReference"/>
          <w:color w:val="000000" w:themeColor="text1"/>
          <w:spacing w:val="-6"/>
          <w:sz w:val="26"/>
          <w:szCs w:val="26"/>
          <w:lang w:val="vi-VN"/>
        </w:rPr>
        <w:footnoteReference w:id="136"/>
      </w:r>
      <w:r w:rsidRPr="00135D4B">
        <w:rPr>
          <w:color w:val="000000" w:themeColor="text1"/>
          <w:spacing w:val="-6"/>
          <w:sz w:val="26"/>
          <w:szCs w:val="26"/>
          <w:lang w:val="vi-VN"/>
        </w:rPr>
        <w:t xml:space="preserve">........................................................ </w:t>
      </w:r>
    </w:p>
    <w:p w:rsidRPr="00135D4B" w:rsidR="00796569" w:rsidP="00796569" w:rsidRDefault="00796569" w14:paraId="074D3F10"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6. Nghề nghiệp</w:t>
      </w:r>
      <w:r w:rsidRPr="00135D4B">
        <w:rPr>
          <w:rStyle w:val="FootnoteReference"/>
          <w:color w:val="000000" w:themeColor="text1"/>
          <w:spacing w:val="-6"/>
          <w:sz w:val="26"/>
          <w:szCs w:val="26"/>
          <w:lang w:val="vi-VN"/>
        </w:rPr>
        <w:footnoteReference w:id="137"/>
      </w:r>
      <w:r w:rsidRPr="00135D4B">
        <w:rPr>
          <w:color w:val="000000" w:themeColor="text1"/>
          <w:spacing w:val="-6"/>
          <w:sz w:val="26"/>
          <w:szCs w:val="26"/>
          <w:lang w:val="vi-VN"/>
        </w:rPr>
        <w:t>: ................................................................................................................</w:t>
      </w:r>
    </w:p>
    <w:p w:rsidRPr="00135D4B" w:rsidR="00796569" w:rsidP="00796569" w:rsidRDefault="00796569" w14:paraId="39790C66"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7. Nơi làm việc/học tập: ....................................................................................................</w:t>
      </w:r>
    </w:p>
    <w:p w:rsidRPr="00135D4B" w:rsidR="00796569" w:rsidP="00796569" w:rsidRDefault="00796569" w14:paraId="73DD78BF" w14:textId="77777777">
      <w:pPr>
        <w:spacing w:before="120" w:after="60"/>
        <w:ind w:firstLine="709"/>
        <w:rPr>
          <w:b/>
          <w:color w:val="000000" w:themeColor="text1"/>
          <w:szCs w:val="26"/>
          <w:lang w:val="vi-VN"/>
        </w:rPr>
      </w:pPr>
      <w:r w:rsidRPr="00135D4B">
        <w:rPr>
          <w:b/>
          <w:color w:val="000000" w:themeColor="text1"/>
          <w:szCs w:val="26"/>
          <w:lang w:val="vi-VN"/>
        </w:rPr>
        <w:t>II. THÀNH PHẦN GIA ĐÌNH</w:t>
      </w:r>
    </w:p>
    <w:p w:rsidRPr="00135D4B" w:rsidR="00796569" w:rsidP="00796569" w:rsidRDefault="00796569" w14:paraId="126E3379" w14:textId="77777777">
      <w:pPr>
        <w:tabs>
          <w:tab w:val="left" w:pos="6946"/>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8. Họ, tên bố</w:t>
      </w:r>
      <w:r w:rsidRPr="00135D4B">
        <w:rPr>
          <w:rStyle w:val="FootnoteReference"/>
          <w:color w:val="000000" w:themeColor="text1"/>
          <w:spacing w:val="-6"/>
          <w:sz w:val="26"/>
          <w:szCs w:val="26"/>
          <w:lang w:val="vi-VN"/>
        </w:rPr>
        <w:footnoteReference w:id="138"/>
      </w:r>
      <w:r w:rsidRPr="00135D4B">
        <w:rPr>
          <w:color w:val="000000" w:themeColor="text1"/>
          <w:spacing w:val="-6"/>
          <w:sz w:val="26"/>
          <w:szCs w:val="26"/>
          <w:lang w:val="vi-VN"/>
        </w:rPr>
        <w:t>: ………………………..........................................;Tuổi: ……………...</w:t>
      </w:r>
    </w:p>
    <w:p w:rsidRPr="00135D4B" w:rsidR="00796569" w:rsidP="00796569" w:rsidRDefault="00796569" w14:paraId="28B954A4"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Nghề nghiệp: ………………………………………………...……………................</w:t>
      </w:r>
    </w:p>
    <w:p w:rsidRPr="00135D4B" w:rsidR="00796569" w:rsidP="00796569" w:rsidRDefault="00796569" w14:paraId="68F0ED72"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Nơi cư trú</w:t>
      </w:r>
      <w:r w:rsidRPr="00135D4B">
        <w:rPr>
          <w:color w:val="000000" w:themeColor="text1"/>
          <w:spacing w:val="-6"/>
          <w:sz w:val="26"/>
          <w:szCs w:val="26"/>
          <w:vertAlign w:val="superscript"/>
          <w:lang w:val="vi-VN"/>
        </w:rPr>
        <w:t xml:space="preserve">2 </w:t>
      </w:r>
      <w:r w:rsidRPr="00135D4B">
        <w:rPr>
          <w:color w:val="000000" w:themeColor="text1"/>
          <w:spacing w:val="-6"/>
          <w:sz w:val="26"/>
          <w:szCs w:val="26"/>
          <w:lang w:val="vi-VN"/>
        </w:rPr>
        <w:t>hoặc chỗ ở hiện nay: .......................................................................................</w:t>
      </w:r>
    </w:p>
    <w:p w:rsidRPr="00135D4B" w:rsidR="00796569" w:rsidP="00796569" w:rsidRDefault="00796569" w14:paraId="7DD20E65" w14:textId="77777777">
      <w:pPr>
        <w:tabs>
          <w:tab w:val="left" w:pos="6946"/>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9. Họ, tên mẹ: ………………………...........................................;Tuổi: ……………..</w:t>
      </w:r>
    </w:p>
    <w:p w:rsidRPr="00135D4B" w:rsidR="00796569" w:rsidP="00796569" w:rsidRDefault="00796569" w14:paraId="7E7F2CAD"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Nghề nghiệp: ………………………………………………...……………................</w:t>
      </w:r>
    </w:p>
    <w:p w:rsidRPr="00135D4B" w:rsidR="00796569" w:rsidP="00796569" w:rsidRDefault="00796569" w14:paraId="6FE1EFF1"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Nơi cư trú</w:t>
      </w:r>
      <w:r w:rsidRPr="00135D4B">
        <w:rPr>
          <w:color w:val="000000" w:themeColor="text1"/>
          <w:spacing w:val="-6"/>
          <w:sz w:val="26"/>
          <w:szCs w:val="26"/>
          <w:vertAlign w:val="superscript"/>
          <w:lang w:val="vi-VN"/>
        </w:rPr>
        <w:t xml:space="preserve">2 </w:t>
      </w:r>
      <w:r w:rsidRPr="00135D4B">
        <w:rPr>
          <w:color w:val="000000" w:themeColor="text1"/>
          <w:spacing w:val="-6"/>
          <w:sz w:val="26"/>
          <w:szCs w:val="26"/>
          <w:lang w:val="vi-VN"/>
        </w:rPr>
        <w:t>hoặc chỗ ở hiện nay: .......................................................................................</w:t>
      </w:r>
    </w:p>
    <w:p w:rsidRPr="00135D4B" w:rsidR="00796569" w:rsidP="00796569" w:rsidRDefault="00796569" w14:paraId="49BEDD92" w14:textId="77777777">
      <w:pPr>
        <w:tabs>
          <w:tab w:val="left" w:pos="6946"/>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10. Họ, tên vợ/chồng: ……………….............................................;Tuổi: ……………</w:t>
      </w:r>
    </w:p>
    <w:p w:rsidRPr="00135D4B" w:rsidR="00796569" w:rsidP="00796569" w:rsidRDefault="00796569" w14:paraId="3A470EF8"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Nghề nghiệp: ………………………………………………...……………................</w:t>
      </w:r>
    </w:p>
    <w:p w:rsidRPr="00135D4B" w:rsidR="00796569" w:rsidP="00796569" w:rsidRDefault="00796569" w14:paraId="53160D45"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Nơi cư trú</w:t>
      </w:r>
      <w:r w:rsidRPr="00135D4B">
        <w:rPr>
          <w:color w:val="000000" w:themeColor="text1"/>
          <w:spacing w:val="-6"/>
          <w:sz w:val="26"/>
          <w:szCs w:val="26"/>
          <w:vertAlign w:val="superscript"/>
          <w:lang w:val="vi-VN"/>
        </w:rPr>
        <w:t xml:space="preserve">2 </w:t>
      </w:r>
      <w:r w:rsidRPr="00135D4B">
        <w:rPr>
          <w:color w:val="000000" w:themeColor="text1"/>
          <w:spacing w:val="-6"/>
          <w:sz w:val="26"/>
          <w:szCs w:val="26"/>
          <w:lang w:val="vi-VN"/>
        </w:rPr>
        <w:t>hoặc chỗ ở hiện nay: .......................................................................................</w:t>
      </w:r>
    </w:p>
    <w:p w:rsidRPr="00135D4B" w:rsidR="00796569" w:rsidP="00796569" w:rsidRDefault="00796569" w14:paraId="1007ED5B" w14:textId="77777777">
      <w:pPr>
        <w:tabs>
          <w:tab w:val="left" w:pos="6946"/>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11. Họ, tên con: ……………….....................................................;Tuổi: …………....</w:t>
      </w:r>
    </w:p>
    <w:p w:rsidRPr="00135D4B" w:rsidR="00796569" w:rsidP="00796569" w:rsidRDefault="00796569" w14:paraId="1B297502"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Nghề nghiệp: ………………………………………………...……………................</w:t>
      </w:r>
    </w:p>
    <w:p w:rsidRPr="00135D4B" w:rsidR="00796569" w:rsidP="00796569" w:rsidRDefault="00796569" w14:paraId="207A8301"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Nơi cư trú</w:t>
      </w:r>
      <w:r w:rsidRPr="00135D4B">
        <w:rPr>
          <w:color w:val="000000" w:themeColor="text1"/>
          <w:spacing w:val="-6"/>
          <w:sz w:val="26"/>
          <w:szCs w:val="26"/>
          <w:vertAlign w:val="superscript"/>
          <w:lang w:val="vi-VN"/>
        </w:rPr>
        <w:t xml:space="preserve">2 </w:t>
      </w:r>
      <w:r w:rsidRPr="00135D4B">
        <w:rPr>
          <w:color w:val="000000" w:themeColor="text1"/>
          <w:spacing w:val="-6"/>
          <w:sz w:val="26"/>
          <w:szCs w:val="26"/>
          <w:lang w:val="vi-VN"/>
        </w:rPr>
        <w:t>hoặc chỗ ở hiện nay: .......................................................................................</w:t>
      </w:r>
    </w:p>
    <w:p w:rsidRPr="00135D4B" w:rsidR="00796569" w:rsidP="00796569" w:rsidRDefault="00796569" w14:paraId="17007676"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w:t>
      </w:r>
    </w:p>
    <w:p w:rsidRPr="00135D4B" w:rsidR="00796569" w:rsidP="00796569" w:rsidRDefault="00796569" w14:paraId="07CD5015" w14:textId="77777777">
      <w:pPr>
        <w:spacing w:before="60" w:after="60"/>
        <w:ind w:firstLine="709"/>
        <w:rPr>
          <w:b/>
          <w:color w:val="000000" w:themeColor="text1"/>
          <w:szCs w:val="26"/>
          <w:lang w:val="vi-VN"/>
        </w:rPr>
      </w:pPr>
      <w:r w:rsidRPr="00135D4B">
        <w:rPr>
          <w:b/>
          <w:color w:val="000000" w:themeColor="text1"/>
          <w:szCs w:val="26"/>
          <w:lang w:val="vi-VN"/>
        </w:rPr>
        <w:t>III. TIỀN ÁN, TIỀN SỰ, QUÁ TRÌNH SỬ DỤNG, CAI NGHIỆN MA TÚY</w:t>
      </w:r>
    </w:p>
    <w:p w:rsidRPr="00135D4B" w:rsidR="00796569" w:rsidP="00796569" w:rsidRDefault="00796569" w14:paraId="6A85E67B" w14:textId="77777777">
      <w:pPr>
        <w:spacing w:before="60" w:after="60"/>
        <w:ind w:firstLine="709"/>
        <w:rPr>
          <w:color w:val="000000" w:themeColor="text1"/>
          <w:sz w:val="26"/>
          <w:szCs w:val="26"/>
          <w:lang w:val="vi-VN"/>
        </w:rPr>
      </w:pPr>
      <w:r w:rsidRPr="00135D4B">
        <w:rPr>
          <w:color w:val="000000" w:themeColor="text1"/>
          <w:sz w:val="26"/>
          <w:szCs w:val="26"/>
          <w:lang w:val="vi-VN"/>
        </w:rPr>
        <w:t xml:space="preserve">12. Tiền án </w:t>
      </w:r>
      <w:r w:rsidRPr="00135D4B">
        <w:rPr>
          <w:i/>
          <w:color w:val="000000" w:themeColor="text1"/>
          <w:szCs w:val="26"/>
          <w:lang w:val="vi-VN"/>
        </w:rPr>
        <w:t>(nếu có thì ghi rõ số lần, tội danh; không có thì ghi không)</w:t>
      </w:r>
      <w:r w:rsidRPr="00135D4B">
        <w:rPr>
          <w:color w:val="000000" w:themeColor="text1"/>
          <w:sz w:val="26"/>
          <w:szCs w:val="26"/>
          <w:lang w:val="vi-VN"/>
        </w:rPr>
        <w:t xml:space="preserve">: </w:t>
      </w:r>
    </w:p>
    <w:p w:rsidRPr="00135D4B" w:rsidR="00796569" w:rsidP="00796569" w:rsidRDefault="00796569" w14:paraId="2DE7E702" w14:textId="77777777">
      <w:pPr>
        <w:spacing w:before="60" w:after="60"/>
        <w:ind w:firstLine="709"/>
        <w:rPr>
          <w:color w:val="000000" w:themeColor="text1"/>
          <w:sz w:val="26"/>
          <w:szCs w:val="26"/>
          <w:lang w:val="vi-VN"/>
        </w:rPr>
      </w:pPr>
      <w:r w:rsidRPr="00135D4B">
        <w:rPr>
          <w:color w:val="000000" w:themeColor="text1"/>
          <w:sz w:val="26"/>
          <w:szCs w:val="26"/>
          <w:lang w:val="vi-VN"/>
        </w:rPr>
        <w:t>................................................................................................................................</w:t>
      </w:r>
    </w:p>
    <w:p w:rsidRPr="00135D4B" w:rsidR="00796569" w:rsidP="00796569" w:rsidRDefault="00796569" w14:paraId="349607E7" w14:textId="77777777">
      <w:pPr>
        <w:spacing w:before="60" w:after="60"/>
        <w:ind w:firstLine="709"/>
        <w:rPr>
          <w:color w:val="000000" w:themeColor="text1"/>
          <w:sz w:val="26"/>
          <w:szCs w:val="26"/>
          <w:lang w:val="vi-VN"/>
        </w:rPr>
      </w:pPr>
      <w:r w:rsidRPr="00135D4B">
        <w:rPr>
          <w:color w:val="000000" w:themeColor="text1"/>
          <w:sz w:val="26"/>
          <w:szCs w:val="26"/>
          <w:lang w:val="vi-VN"/>
        </w:rPr>
        <w:t xml:space="preserve">13. Tiền sự </w:t>
      </w:r>
      <w:r w:rsidRPr="00135D4B">
        <w:rPr>
          <w:i/>
          <w:color w:val="000000" w:themeColor="text1"/>
          <w:szCs w:val="26"/>
          <w:lang w:val="vi-VN"/>
        </w:rPr>
        <w:t>(nếu có thì ghi rõ số lần, hành vi; không có thì ghi không)</w:t>
      </w:r>
      <w:r w:rsidRPr="00135D4B">
        <w:rPr>
          <w:color w:val="000000" w:themeColor="text1"/>
          <w:sz w:val="26"/>
          <w:szCs w:val="26"/>
          <w:lang w:val="vi-VN"/>
        </w:rPr>
        <w:t xml:space="preserve">: </w:t>
      </w:r>
    </w:p>
    <w:p w:rsidRPr="00135D4B" w:rsidR="00796569" w:rsidP="00796569" w:rsidRDefault="00796569" w14:paraId="7AB9EA07" w14:textId="77777777">
      <w:pPr>
        <w:spacing w:before="60" w:after="60"/>
        <w:ind w:firstLine="709"/>
        <w:rPr>
          <w:i/>
          <w:color w:val="000000" w:themeColor="text1"/>
          <w:szCs w:val="26"/>
          <w:lang w:val="vi-VN"/>
        </w:rPr>
      </w:pPr>
      <w:r w:rsidRPr="00135D4B">
        <w:rPr>
          <w:i/>
          <w:color w:val="000000" w:themeColor="text1"/>
          <w:szCs w:val="26"/>
          <w:lang w:val="vi-VN"/>
        </w:rPr>
        <w:t>................................................................................................................................</w:t>
      </w:r>
    </w:p>
    <w:p w:rsidRPr="00135D4B" w:rsidR="00796569" w:rsidP="00796569" w:rsidRDefault="00796569" w14:paraId="495408D3" w14:textId="77777777">
      <w:pPr>
        <w:spacing w:before="60" w:after="60"/>
        <w:ind w:firstLine="709"/>
        <w:rPr>
          <w:i/>
          <w:color w:val="000000" w:themeColor="text1"/>
          <w:szCs w:val="26"/>
          <w:lang w:val="vi-VN"/>
        </w:rPr>
      </w:pPr>
      <w:r w:rsidRPr="00135D4B">
        <w:rPr>
          <w:color w:val="000000" w:themeColor="text1"/>
          <w:sz w:val="26"/>
          <w:szCs w:val="26"/>
          <w:lang w:val="vi-VN"/>
        </w:rPr>
        <w:t xml:space="preserve">14. Loại ma túy đã sử dụng </w:t>
      </w:r>
      <w:r w:rsidRPr="00135D4B">
        <w:rPr>
          <w:i/>
          <w:color w:val="000000" w:themeColor="text1"/>
          <w:szCs w:val="26"/>
          <w:lang w:val="vi-VN"/>
        </w:rPr>
        <w:t>(ghi tên loại ma túy sử dụng):</w:t>
      </w:r>
    </w:p>
    <w:p w:rsidRPr="00135D4B" w:rsidR="00796569" w:rsidP="00796569" w:rsidRDefault="00796569" w14:paraId="37E37147" w14:textId="77777777">
      <w:pPr>
        <w:spacing w:before="60" w:after="60"/>
        <w:ind w:firstLine="709"/>
        <w:rPr>
          <w:color w:val="000000" w:themeColor="text1"/>
          <w:sz w:val="26"/>
          <w:szCs w:val="26"/>
          <w:lang w:val="vi-VN"/>
        </w:rPr>
      </w:pPr>
      <w:r w:rsidRPr="00135D4B">
        <w:rPr>
          <w:color w:val="000000" w:themeColor="text1"/>
          <w:sz w:val="26"/>
          <w:szCs w:val="26"/>
          <w:lang w:val="vi-VN"/>
        </w:rPr>
        <w:t>................................................................................................................................</w:t>
      </w:r>
    </w:p>
    <w:p w:rsidRPr="00135D4B" w:rsidR="00796569" w:rsidP="00796569" w:rsidRDefault="00796569" w14:paraId="2B7D767A" w14:textId="77777777">
      <w:pPr>
        <w:spacing w:before="60" w:after="60"/>
        <w:ind w:firstLine="709"/>
        <w:rPr>
          <w:color w:val="000000" w:themeColor="text1"/>
          <w:sz w:val="26"/>
          <w:szCs w:val="26"/>
          <w:lang w:val="vi-VN"/>
        </w:rPr>
      </w:pPr>
      <w:r w:rsidRPr="00135D4B">
        <w:rPr>
          <w:color w:val="000000" w:themeColor="text1"/>
          <w:sz w:val="26"/>
          <w:szCs w:val="26"/>
          <w:lang w:val="vi-VN"/>
        </w:rPr>
        <w:t xml:space="preserve">15. Hình thức sử dụng ma túy </w:t>
      </w:r>
      <w:r w:rsidRPr="00135D4B">
        <w:rPr>
          <w:i/>
          <w:color w:val="000000" w:themeColor="text1"/>
          <w:szCs w:val="26"/>
          <w:lang w:val="vi-VN"/>
        </w:rPr>
        <w:t>(nuốt, chích, hít....):</w:t>
      </w:r>
      <w:r w:rsidRPr="00135D4B">
        <w:rPr>
          <w:color w:val="000000" w:themeColor="text1"/>
          <w:sz w:val="26"/>
          <w:szCs w:val="26"/>
          <w:lang w:val="vi-VN"/>
        </w:rPr>
        <w:t xml:space="preserve"> </w:t>
      </w:r>
    </w:p>
    <w:p w:rsidRPr="00135D4B" w:rsidR="00796569" w:rsidP="00796569" w:rsidRDefault="00796569" w14:paraId="0736FD51" w14:textId="77777777">
      <w:pPr>
        <w:spacing w:before="60" w:after="60"/>
        <w:ind w:firstLine="709"/>
        <w:rPr>
          <w:color w:val="000000" w:themeColor="text1"/>
          <w:sz w:val="26"/>
          <w:szCs w:val="26"/>
          <w:lang w:val="vi-VN"/>
        </w:rPr>
      </w:pPr>
      <w:r w:rsidRPr="00135D4B">
        <w:rPr>
          <w:color w:val="000000" w:themeColor="text1"/>
          <w:sz w:val="26"/>
          <w:szCs w:val="26"/>
          <w:lang w:val="vi-VN"/>
        </w:rPr>
        <w:t>................................................................................................................................</w:t>
      </w:r>
    </w:p>
    <w:p w:rsidRPr="00135D4B" w:rsidR="00796569" w:rsidP="00796569" w:rsidRDefault="00796569" w14:paraId="63A0BB7B" w14:textId="77777777">
      <w:pPr>
        <w:spacing w:before="60" w:after="60"/>
        <w:ind w:firstLine="709"/>
        <w:rPr>
          <w:i/>
          <w:color w:val="000000" w:themeColor="text1"/>
          <w:szCs w:val="26"/>
          <w:lang w:val="vi-VN"/>
        </w:rPr>
      </w:pPr>
      <w:r w:rsidRPr="00135D4B">
        <w:rPr>
          <w:color w:val="000000" w:themeColor="text1"/>
          <w:sz w:val="26"/>
          <w:szCs w:val="26"/>
          <w:lang w:val="vi-VN"/>
        </w:rPr>
        <w:t xml:space="preserve">16. Thời điểm sử dụng ma túy lần đầu </w:t>
      </w:r>
      <w:r w:rsidRPr="00135D4B">
        <w:rPr>
          <w:i/>
          <w:color w:val="000000" w:themeColor="text1"/>
          <w:szCs w:val="26"/>
          <w:lang w:val="vi-VN"/>
        </w:rPr>
        <w:t>(ghi ngày, tháng, năm):</w:t>
      </w:r>
    </w:p>
    <w:p w:rsidRPr="00135D4B" w:rsidR="00796569" w:rsidP="00796569" w:rsidRDefault="00796569" w14:paraId="28453A39" w14:textId="77777777">
      <w:pPr>
        <w:spacing w:before="60" w:after="60"/>
        <w:ind w:firstLine="709"/>
        <w:rPr>
          <w:color w:val="000000" w:themeColor="text1"/>
          <w:sz w:val="26"/>
          <w:szCs w:val="26"/>
          <w:lang w:val="vi-VN"/>
        </w:rPr>
      </w:pPr>
      <w:r w:rsidRPr="00135D4B">
        <w:rPr>
          <w:color w:val="000000" w:themeColor="text1"/>
          <w:sz w:val="26"/>
          <w:szCs w:val="26"/>
          <w:lang w:val="vi-VN"/>
        </w:rPr>
        <w:t>................................................................................................................................</w:t>
      </w:r>
    </w:p>
    <w:p w:rsidRPr="00135D4B" w:rsidR="00796569" w:rsidP="00796569" w:rsidRDefault="00796569" w14:paraId="02D75CB3" w14:textId="77777777">
      <w:pPr>
        <w:spacing w:before="60" w:after="60"/>
        <w:ind w:firstLine="709"/>
        <w:rPr>
          <w:i/>
          <w:color w:val="000000" w:themeColor="text1"/>
          <w:szCs w:val="26"/>
          <w:lang w:val="vi-VN"/>
        </w:rPr>
      </w:pPr>
      <w:r w:rsidRPr="00135D4B">
        <w:rPr>
          <w:color w:val="000000" w:themeColor="text1"/>
          <w:sz w:val="26"/>
          <w:szCs w:val="26"/>
          <w:lang w:val="vi-VN"/>
        </w:rPr>
        <w:t xml:space="preserve">17. Cai nghiện tự nguyện tại gia đình, cai nghiện tại cộng đồng </w:t>
      </w:r>
      <w:r w:rsidRPr="00135D4B">
        <w:rPr>
          <w:i/>
          <w:color w:val="000000" w:themeColor="text1"/>
          <w:szCs w:val="26"/>
          <w:lang w:val="vi-VN"/>
        </w:rPr>
        <w:t>(ghi rõ số lần, địa điểm, cơ sở cai nghiện tự nguyện; không có thì ghi chưa):</w:t>
      </w:r>
    </w:p>
    <w:p w:rsidRPr="00135D4B" w:rsidR="00796569" w:rsidP="00796569" w:rsidRDefault="00796569" w14:paraId="1B0BF727" w14:textId="77777777">
      <w:pPr>
        <w:spacing w:before="60" w:after="60"/>
        <w:rPr>
          <w:color w:val="000000" w:themeColor="text1"/>
          <w:sz w:val="26"/>
          <w:szCs w:val="26"/>
          <w:lang w:val="vi-VN"/>
        </w:rPr>
      </w:pPr>
      <w:r w:rsidRPr="00135D4B">
        <w:rPr>
          <w:color w:val="000000" w:themeColor="text1"/>
          <w:sz w:val="26"/>
          <w:szCs w:val="26"/>
          <w:lang w:val="vi-VN"/>
        </w:rPr>
        <w:t>................................................................................................................................</w:t>
      </w:r>
    </w:p>
    <w:p w:rsidRPr="00135D4B" w:rsidR="00796569" w:rsidP="00796569" w:rsidRDefault="00796569" w14:paraId="35154885" w14:textId="77777777">
      <w:pPr>
        <w:spacing w:before="60" w:after="60"/>
        <w:ind w:firstLine="709"/>
        <w:rPr>
          <w:i/>
          <w:color w:val="000000" w:themeColor="text1"/>
          <w:szCs w:val="26"/>
          <w:lang w:val="vi-VN"/>
        </w:rPr>
      </w:pPr>
      <w:r w:rsidRPr="00135D4B">
        <w:rPr>
          <w:color w:val="000000" w:themeColor="text1"/>
          <w:sz w:val="26"/>
          <w:szCs w:val="26"/>
          <w:lang w:val="vi-VN"/>
        </w:rPr>
        <w:t xml:space="preserve">18. Quyết định quản lý sau cai nghiện tại nơi cư trú </w:t>
      </w:r>
      <w:r w:rsidRPr="00135D4B">
        <w:rPr>
          <w:i/>
          <w:color w:val="000000" w:themeColor="text1"/>
          <w:szCs w:val="26"/>
          <w:lang w:val="vi-VN"/>
        </w:rPr>
        <w:t>(ghi rõ số quyết định, ngày, tháng, năm, cơ quan quyết định):</w:t>
      </w:r>
    </w:p>
    <w:p w:rsidRPr="00135D4B" w:rsidR="00796569" w:rsidP="00796569" w:rsidRDefault="00796569" w14:paraId="0C8BED63" w14:textId="77777777">
      <w:pPr>
        <w:spacing w:before="60" w:after="60"/>
        <w:rPr>
          <w:color w:val="000000" w:themeColor="text1"/>
          <w:sz w:val="26"/>
          <w:szCs w:val="26"/>
          <w:lang w:val="vi-VN"/>
        </w:rPr>
      </w:pPr>
      <w:r w:rsidRPr="00135D4B">
        <w:rPr>
          <w:color w:val="000000" w:themeColor="text1"/>
          <w:sz w:val="26"/>
          <w:szCs w:val="26"/>
          <w:lang w:val="vi-VN"/>
        </w:rPr>
        <w:t>................................................................................................................................</w:t>
      </w:r>
    </w:p>
    <w:p w:rsidRPr="00135D4B" w:rsidR="00796569" w:rsidP="00796569" w:rsidRDefault="00796569" w14:paraId="6F1EA4FC" w14:textId="77777777">
      <w:pPr>
        <w:spacing w:before="60" w:after="60"/>
        <w:ind w:firstLine="709"/>
        <w:rPr>
          <w:i/>
          <w:color w:val="000000" w:themeColor="text1"/>
          <w:szCs w:val="26"/>
          <w:lang w:val="vi-VN"/>
        </w:rPr>
      </w:pPr>
      <w:r w:rsidRPr="00135D4B">
        <w:rPr>
          <w:color w:val="000000" w:themeColor="text1"/>
          <w:sz w:val="26"/>
          <w:szCs w:val="26"/>
          <w:lang w:val="vi-VN"/>
        </w:rPr>
        <w:t xml:space="preserve">19. Đã bị áp dụng biện pháp đưa vào cơ sở cai nghiện bắt buộc </w:t>
      </w:r>
      <w:r w:rsidRPr="00135D4B">
        <w:rPr>
          <w:i/>
          <w:color w:val="000000" w:themeColor="text1"/>
          <w:szCs w:val="26"/>
          <w:lang w:val="vi-VN"/>
        </w:rPr>
        <w:t>(ghi rõ số quyết định, ngày, tháng, năm, cơ quan quyết định, tên cơ sở cai nghiện bắt buộc):</w:t>
      </w:r>
    </w:p>
    <w:p w:rsidRPr="00135D4B" w:rsidR="00796569" w:rsidP="00796569" w:rsidRDefault="00796569" w14:paraId="05AC5654" w14:textId="77777777">
      <w:pPr>
        <w:spacing w:before="60" w:after="60"/>
        <w:ind w:firstLine="709"/>
        <w:rPr>
          <w:color w:val="000000" w:themeColor="text1"/>
          <w:sz w:val="26"/>
          <w:szCs w:val="26"/>
          <w:lang w:val="vi-VN"/>
        </w:rPr>
      </w:pPr>
      <w:r w:rsidRPr="00135D4B">
        <w:rPr>
          <w:color w:val="000000" w:themeColor="text1"/>
          <w:sz w:val="26"/>
          <w:szCs w:val="26"/>
          <w:lang w:val="vi-VN"/>
        </w:rPr>
        <w:t xml:space="preserve">................................................................................................................................ </w:t>
      </w:r>
    </w:p>
    <w:p w:rsidRPr="00A1780A" w:rsidR="00796569" w:rsidP="00796569" w:rsidRDefault="00796569" w14:paraId="3F7894E1" w14:textId="77777777">
      <w:pPr>
        <w:spacing w:before="60" w:after="60"/>
        <w:ind w:firstLine="709"/>
        <w:rPr>
          <w:color w:val="000000" w:themeColor="text1"/>
          <w:sz w:val="28"/>
          <w:szCs w:val="26"/>
        </w:rPr>
      </w:pPr>
      <w:r w:rsidRPr="00135D4B">
        <w:rPr>
          <w:color w:val="000000" w:themeColor="text1"/>
          <w:sz w:val="26"/>
          <w:szCs w:val="26"/>
          <w:lang w:val="vi-VN"/>
        </w:rPr>
        <w:t xml:space="preserve">20. Tham gia điều trị nghiện </w:t>
      </w:r>
      <w:r w:rsidR="00A1780A">
        <w:rPr>
          <w:color w:val="000000" w:themeColor="text1"/>
          <w:sz w:val="26"/>
          <w:szCs w:val="26"/>
        </w:rPr>
        <w:t xml:space="preserve">ma túy </w:t>
      </w:r>
      <w:r w:rsidRPr="00135D4B">
        <w:rPr>
          <w:color w:val="000000" w:themeColor="text1"/>
          <w:sz w:val="26"/>
          <w:szCs w:val="26"/>
          <w:lang w:val="vi-VN"/>
        </w:rPr>
        <w:t xml:space="preserve">bằng </w:t>
      </w:r>
      <w:r w:rsidR="006A489D">
        <w:rPr>
          <w:color w:val="000000" w:themeColor="text1"/>
          <w:sz w:val="26"/>
          <w:szCs w:val="26"/>
        </w:rPr>
        <w:t>thuốc thay thế</w:t>
      </w:r>
      <w:r w:rsidRPr="00135D4B">
        <w:rPr>
          <w:color w:val="000000" w:themeColor="text1"/>
          <w:sz w:val="26"/>
          <w:szCs w:val="26"/>
          <w:lang w:val="vi-VN"/>
        </w:rPr>
        <w:t xml:space="preserve"> </w:t>
      </w:r>
      <w:r w:rsidRPr="00135D4B">
        <w:rPr>
          <w:i/>
          <w:color w:val="000000" w:themeColor="text1"/>
          <w:szCs w:val="26"/>
          <w:lang w:val="vi-VN"/>
        </w:rPr>
        <w:t>(có hoặc không):...........................</w:t>
      </w:r>
      <w:r w:rsidRPr="00135D4B">
        <w:rPr>
          <w:color w:val="000000" w:themeColor="text1"/>
          <w:sz w:val="26"/>
          <w:szCs w:val="26"/>
          <w:lang w:val="vi-VN"/>
        </w:rPr>
        <w:t xml:space="preserve"> Nếu có, thời điểm tự chấm dứt điều trị hoặc bị đưa ra khỏi chương trình điều trị </w:t>
      </w:r>
      <w:r w:rsidRPr="00135D4B">
        <w:rPr>
          <w:i/>
          <w:color w:val="000000" w:themeColor="text1"/>
          <w:szCs w:val="26"/>
          <w:lang w:val="vi-VN"/>
        </w:rPr>
        <w:t>(ghi rõ ngày, tháng, năm):</w:t>
      </w:r>
      <w:r w:rsidRPr="00135D4B">
        <w:rPr>
          <w:color w:val="000000" w:themeColor="text1"/>
          <w:sz w:val="28"/>
          <w:szCs w:val="26"/>
          <w:lang w:val="vi-VN"/>
        </w:rPr>
        <w:t xml:space="preserve"> .................................................</w:t>
      </w:r>
      <w:r w:rsidR="00A1780A">
        <w:rPr>
          <w:color w:val="000000" w:themeColor="text1"/>
          <w:sz w:val="28"/>
          <w:szCs w:val="26"/>
        </w:rPr>
        <w:t>...........</w:t>
      </w:r>
    </w:p>
    <w:p w:rsidRPr="00135D4B" w:rsidR="00796569" w:rsidP="00796569" w:rsidRDefault="00796569" w14:paraId="0FF456B4" w14:textId="77777777">
      <w:pPr>
        <w:spacing w:before="60" w:after="60"/>
        <w:ind w:firstLine="709"/>
        <w:rPr>
          <w:b/>
          <w:color w:val="000000" w:themeColor="text1"/>
          <w:szCs w:val="26"/>
          <w:lang w:val="vi-VN"/>
        </w:rPr>
      </w:pPr>
      <w:r w:rsidRPr="00135D4B">
        <w:rPr>
          <w:b/>
          <w:color w:val="000000" w:themeColor="text1"/>
          <w:szCs w:val="26"/>
          <w:lang w:val="vi-VN"/>
        </w:rPr>
        <w:t>Tôi xin cam đoan lời khai trên là đúng sự thật. Nếu có gì sai tôi xin hoàn toàn chịu trách nhiệm theo quy định của pháp luật.</w:t>
      </w:r>
    </w:p>
    <w:p w:rsidRPr="00135D4B" w:rsidR="00796569" w:rsidP="00796569" w:rsidRDefault="00796569" w14:paraId="2BAEFE80" w14:textId="77777777">
      <w:pPr>
        <w:spacing w:before="60" w:after="60"/>
        <w:ind w:firstLine="709"/>
        <w:rPr>
          <w:b/>
          <w:color w:val="000000" w:themeColor="text1"/>
          <w:sz w:val="26"/>
          <w:szCs w:val="26"/>
          <w:lang w:val="vi-VN"/>
        </w:rPr>
      </w:pPr>
    </w:p>
    <w:tbl>
      <w:tblPr>
        <w:tblStyle w:val="TableGrid"/>
        <w:tblW w:w="9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53"/>
        <w:gridCol w:w="3827"/>
      </w:tblGrid>
      <w:tr w:rsidRPr="00135D4B" w:rsidR="00796569" w:rsidTr="00A47FBD" w14:paraId="4A994FE8" w14:textId="77777777">
        <w:tc>
          <w:tcPr>
            <w:tcW w:w="5353" w:type="dxa"/>
          </w:tcPr>
          <w:p w:rsidRPr="00135D4B" w:rsidR="00796569" w:rsidP="00254EEE" w:rsidRDefault="00796569" w14:paraId="7366366F" w14:textId="77777777">
            <w:pPr>
              <w:ind w:firstLine="34"/>
              <w:jc w:val="center"/>
              <w:rPr>
                <w:b/>
                <w:color w:val="000000" w:themeColor="text1"/>
                <w:sz w:val="26"/>
                <w:szCs w:val="26"/>
                <w:lang w:val="vi-VN"/>
              </w:rPr>
            </w:pPr>
            <w:r w:rsidRPr="00135D4B">
              <w:rPr>
                <w:b/>
                <w:color w:val="000000" w:themeColor="text1"/>
                <w:sz w:val="26"/>
                <w:szCs w:val="26"/>
                <w:lang w:val="vi-VN"/>
              </w:rPr>
              <w:t>XÁC NHẬN CỦA ĐẠI DIỆN GIA ĐÌNH</w:t>
            </w:r>
          </w:p>
          <w:p w:rsidRPr="00135D4B" w:rsidR="00796569" w:rsidP="00254EEE" w:rsidRDefault="00796569" w14:paraId="33433A89" w14:textId="77777777">
            <w:pPr>
              <w:ind w:firstLine="34"/>
              <w:jc w:val="center"/>
              <w:rPr>
                <w:i/>
                <w:color w:val="000000" w:themeColor="text1"/>
                <w:sz w:val="26"/>
                <w:szCs w:val="26"/>
                <w:lang w:val="vi-VN"/>
              </w:rPr>
            </w:pPr>
            <w:r w:rsidRPr="00135D4B">
              <w:rPr>
                <w:i/>
                <w:color w:val="000000" w:themeColor="text1"/>
                <w:sz w:val="26"/>
                <w:szCs w:val="26"/>
                <w:lang w:val="vi-VN"/>
              </w:rPr>
              <w:t>(ký, ghi rõ họ, tên, mỗi quan hệ với người khai)</w:t>
            </w:r>
          </w:p>
        </w:tc>
        <w:tc>
          <w:tcPr>
            <w:tcW w:w="3827" w:type="dxa"/>
          </w:tcPr>
          <w:p w:rsidRPr="00135D4B" w:rsidR="00796569" w:rsidP="00254EEE" w:rsidRDefault="00796569" w14:paraId="35295723" w14:textId="77777777">
            <w:pPr>
              <w:ind w:firstLine="68"/>
              <w:jc w:val="center"/>
              <w:rPr>
                <w:b/>
                <w:color w:val="000000" w:themeColor="text1"/>
                <w:sz w:val="26"/>
                <w:szCs w:val="26"/>
                <w:lang w:val="vi-VN"/>
              </w:rPr>
            </w:pPr>
            <w:r w:rsidRPr="00135D4B">
              <w:rPr>
                <w:b/>
                <w:color w:val="000000" w:themeColor="text1"/>
                <w:sz w:val="26"/>
                <w:szCs w:val="26"/>
                <w:lang w:val="vi-VN"/>
              </w:rPr>
              <w:t>NGƯỜI KHAI</w:t>
            </w:r>
          </w:p>
          <w:p w:rsidRPr="00135D4B" w:rsidR="00796569" w:rsidP="00254EEE" w:rsidRDefault="00796569" w14:paraId="0E00AA7E" w14:textId="77777777">
            <w:pPr>
              <w:ind w:firstLine="68"/>
              <w:jc w:val="center"/>
              <w:rPr>
                <w:b/>
                <w:color w:val="000000" w:themeColor="text1"/>
                <w:sz w:val="26"/>
                <w:szCs w:val="26"/>
                <w:lang w:val="vi-VN"/>
              </w:rPr>
            </w:pPr>
            <w:r w:rsidRPr="00135D4B">
              <w:rPr>
                <w:i/>
                <w:color w:val="000000" w:themeColor="text1"/>
                <w:sz w:val="26"/>
                <w:szCs w:val="26"/>
                <w:lang w:val="vi-VN"/>
              </w:rPr>
              <w:t>(ký, ghi rõ họ, tên)</w:t>
            </w:r>
          </w:p>
        </w:tc>
      </w:tr>
    </w:tbl>
    <w:p w:rsidRPr="00135D4B" w:rsidR="00796569" w:rsidP="00796569" w:rsidRDefault="00796569" w14:paraId="769B5098" w14:textId="77777777">
      <w:pPr>
        <w:spacing w:before="60" w:after="60"/>
        <w:ind w:firstLine="709"/>
        <w:rPr>
          <w:color w:val="000000" w:themeColor="text1"/>
          <w:sz w:val="26"/>
          <w:szCs w:val="26"/>
          <w:lang w:val="vi-VN"/>
        </w:rPr>
      </w:pPr>
    </w:p>
    <w:p w:rsidR="00796569" w:rsidP="00796569" w:rsidRDefault="00796569" w14:paraId="3F6FC4D7" w14:textId="77777777">
      <w:pPr>
        <w:spacing w:before="60" w:after="60"/>
        <w:ind w:firstLine="709"/>
        <w:rPr>
          <w:color w:val="000000" w:themeColor="text1"/>
          <w:sz w:val="26"/>
          <w:szCs w:val="26"/>
        </w:rPr>
      </w:pPr>
    </w:p>
    <w:p w:rsidRPr="00A47FBD" w:rsidR="00A47FBD" w:rsidP="00796569" w:rsidRDefault="00A47FBD" w14:paraId="3DDF3C0E" w14:textId="77777777">
      <w:pPr>
        <w:spacing w:before="60" w:after="60"/>
        <w:ind w:firstLine="709"/>
        <w:rPr>
          <w:color w:val="000000" w:themeColor="text1"/>
          <w:sz w:val="26"/>
          <w:szCs w:val="26"/>
        </w:rPr>
      </w:pPr>
    </w:p>
    <w:p w:rsidRPr="00135D4B" w:rsidR="00796569" w:rsidP="00796569" w:rsidRDefault="00796569" w14:paraId="380FB7A8" w14:textId="77777777">
      <w:pPr>
        <w:spacing w:before="60" w:after="60"/>
        <w:jc w:val="center"/>
        <w:rPr>
          <w:b/>
          <w:color w:val="000000" w:themeColor="text1"/>
          <w:sz w:val="26"/>
          <w:szCs w:val="26"/>
          <w:lang w:val="vi-VN"/>
        </w:rPr>
      </w:pPr>
      <w:r w:rsidRPr="00135D4B">
        <w:rPr>
          <w:b/>
          <w:color w:val="000000" w:themeColor="text1"/>
          <w:sz w:val="26"/>
          <w:szCs w:val="26"/>
          <w:lang w:val="vi-VN"/>
        </w:rPr>
        <w:t>XÁC NHẬN CỦA CƠ QUAN LẬP HỒ SƠ</w:t>
      </w:r>
    </w:p>
    <w:p w:rsidRPr="00135D4B" w:rsidR="00796569" w:rsidP="00796569" w:rsidRDefault="00796569" w14:paraId="4E058850" w14:textId="77777777">
      <w:pPr>
        <w:spacing w:before="60" w:after="60"/>
        <w:jc w:val="center"/>
        <w:rPr>
          <w:color w:val="000000" w:themeColor="text1"/>
          <w:sz w:val="26"/>
          <w:szCs w:val="26"/>
          <w:lang w:val="vi-VN"/>
        </w:rPr>
      </w:pPr>
      <w:r w:rsidRPr="00135D4B">
        <w:rPr>
          <w:i/>
          <w:color w:val="000000" w:themeColor="text1"/>
          <w:sz w:val="26"/>
          <w:szCs w:val="26"/>
          <w:lang w:val="vi-VN"/>
        </w:rPr>
        <w:t>(ký, ghi rõ họ, tên, đóng dấu)</w:t>
      </w:r>
    </w:p>
    <w:p w:rsidR="006A489D" w:rsidRDefault="006A489D" w14:paraId="454B4E90"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E65B32" w:rsidP="0094245C" w:rsidRDefault="00E65B32" w14:paraId="7511BA8F" w14:textId="0CF1D608">
      <w:pPr>
        <w:jc w:val="right"/>
        <w:rPr>
          <w:b/>
          <w:color w:val="000000" w:themeColor="text1"/>
          <w:sz w:val="25"/>
          <w:szCs w:val="25"/>
        </w:rPr>
      </w:pPr>
      <w:r w:rsidRPr="00135D4B">
        <w:rPr>
          <w:b/>
          <w:color w:val="000000" w:themeColor="text1"/>
          <w:sz w:val="25"/>
          <w:szCs w:val="25"/>
          <w:lang w:val="vi-VN"/>
        </w:rPr>
        <w:t xml:space="preserve">Mẫu số </w:t>
      </w:r>
      <w:r w:rsidRPr="00135D4B">
        <w:rPr>
          <w:b/>
          <w:color w:val="000000" w:themeColor="text1"/>
          <w:sz w:val="25"/>
          <w:szCs w:val="25"/>
        </w:rPr>
        <w:t>3</w:t>
      </w:r>
      <w:r w:rsidR="00DF4D88">
        <w:rPr>
          <w:b/>
          <w:color w:val="000000" w:themeColor="text1"/>
          <w:sz w:val="25"/>
          <w:szCs w:val="25"/>
        </w:rPr>
        <w:t>4</w:t>
      </w:r>
    </w:p>
    <w:p w:rsidRPr="00135D4B" w:rsidR="00E65B32" w:rsidP="00E65B32" w:rsidRDefault="00E65B32" w14:paraId="442EEE65"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tblGrid>
      <w:tr w:rsidRPr="00135D4B" w:rsidR="00135D4B" w:rsidTr="00DB7C3F" w14:paraId="4B635D43" w14:textId="77777777">
        <w:tc>
          <w:tcPr>
            <w:tcW w:w="3544" w:type="dxa"/>
            <w:tcBorders>
              <w:top w:val="nil"/>
              <w:left w:val="nil"/>
              <w:bottom w:val="nil"/>
              <w:right w:val="nil"/>
              <w:tl2br w:val="nil"/>
              <w:tr2bl w:val="nil"/>
            </w:tcBorders>
            <w:tcMar>
              <w:top w:w="0" w:type="dxa"/>
              <w:left w:w="108" w:type="dxa"/>
              <w:bottom w:w="0" w:type="dxa"/>
              <w:right w:w="108" w:type="dxa"/>
            </w:tcMar>
          </w:tcPr>
          <w:p w:rsidRPr="00135D4B" w:rsidR="00E65B32" w:rsidP="00DB7C3F" w:rsidRDefault="00DF57E0" w14:paraId="577C68A4" w14:textId="77777777">
            <w:pPr>
              <w:ind w:firstLine="0"/>
              <w:jc w:val="center"/>
              <w:rPr>
                <w:bCs/>
                <w:color w:val="000000" w:themeColor="text1"/>
                <w:szCs w:val="28"/>
              </w:rPr>
            </w:pPr>
            <w:r>
              <w:rPr>
                <w:bCs/>
                <w:color w:val="000000" w:themeColor="text1"/>
                <w:szCs w:val="28"/>
              </w:rPr>
              <w:t>CÔNG AN</w:t>
            </w:r>
            <w:r w:rsidRPr="00135D4B" w:rsidR="00E65B32">
              <w:rPr>
                <w:bCs/>
                <w:color w:val="000000" w:themeColor="text1"/>
                <w:szCs w:val="28"/>
                <w:lang w:val="vi-VN"/>
              </w:rPr>
              <w:t>.......</w:t>
            </w:r>
            <w:r w:rsidRPr="00135D4B" w:rsidR="00E65B32">
              <w:rPr>
                <w:rStyle w:val="FootnoteReference"/>
                <w:bCs/>
                <w:color w:val="000000" w:themeColor="text1"/>
                <w:szCs w:val="28"/>
                <w:lang w:val="vi-VN"/>
              </w:rPr>
              <w:footnoteReference w:id="139"/>
            </w:r>
            <w:r w:rsidRPr="00135D4B" w:rsidR="00E65B32">
              <w:rPr>
                <w:bCs/>
                <w:color w:val="000000" w:themeColor="text1"/>
                <w:szCs w:val="28"/>
                <w:lang w:val="vi-VN"/>
              </w:rPr>
              <w:t>.....</w:t>
            </w:r>
            <w:r w:rsidRPr="00135D4B" w:rsidR="00E65B32">
              <w:rPr>
                <w:bCs/>
                <w:color w:val="000000" w:themeColor="text1"/>
                <w:szCs w:val="28"/>
              </w:rPr>
              <w:t>....</w:t>
            </w:r>
          </w:p>
          <w:p w:rsidRPr="00135D4B" w:rsidR="00E65B32" w:rsidP="00DB7C3F" w:rsidRDefault="00E65B32" w14:paraId="5AC72E26" w14:textId="77777777">
            <w:pPr>
              <w:ind w:firstLine="0"/>
              <w:jc w:val="center"/>
              <w:rPr>
                <w:color w:val="000000" w:themeColor="text1"/>
                <w:szCs w:val="28"/>
                <w:vertAlign w:val="superscript"/>
              </w:rPr>
            </w:pPr>
            <w:r w:rsidRPr="00135D4B">
              <w:rPr>
                <w:color w:val="000000" w:themeColor="text1"/>
                <w:szCs w:val="28"/>
                <w:lang w:val="vi-VN"/>
              </w:rPr>
              <w:t>............</w:t>
            </w:r>
            <w:r w:rsidRPr="00135D4B">
              <w:rPr>
                <w:rStyle w:val="FootnoteReference"/>
                <w:color w:val="000000" w:themeColor="text1"/>
                <w:szCs w:val="28"/>
                <w:lang w:val="vi-VN"/>
              </w:rPr>
              <w:footnoteReference w:id="140"/>
            </w:r>
            <w:r w:rsidRPr="00135D4B">
              <w:rPr>
                <w:color w:val="000000" w:themeColor="text1"/>
                <w:szCs w:val="28"/>
                <w:lang w:val="vi-VN"/>
              </w:rPr>
              <w:t>...........</w:t>
            </w:r>
          </w:p>
          <w:p w:rsidRPr="00135D4B" w:rsidR="00E65B32" w:rsidP="00DB7C3F" w:rsidRDefault="00E65B32" w14:paraId="26424817" w14:textId="77777777">
            <w:pPr>
              <w:ind w:firstLine="0"/>
              <w:jc w:val="center"/>
              <w:rPr>
                <w:color w:val="000000" w:themeColor="text1"/>
                <w:szCs w:val="28"/>
                <w:vertAlign w:val="superscript"/>
              </w:rPr>
            </w:pPr>
            <w:r w:rsidRPr="00135D4B">
              <w:rPr>
                <w:color w:val="000000" w:themeColor="text1"/>
                <w:szCs w:val="28"/>
                <w:vertAlign w:val="superscript"/>
              </w:rPr>
              <w:t>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E65B32" w:rsidP="00DB7C3F" w:rsidRDefault="00E65B32" w14:paraId="57D45D7D" w14:textId="77777777">
            <w:pPr>
              <w:ind w:firstLine="0"/>
              <w:jc w:val="center"/>
              <w:rPr>
                <w:b/>
                <w:bCs/>
                <w:color w:val="000000" w:themeColor="text1"/>
                <w:szCs w:val="28"/>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135D4B" w:rsidR="00E65B32" w:rsidP="00DB7C3F" w:rsidRDefault="00E65B32" w14:paraId="09137B06" w14:textId="77777777">
            <w:pPr>
              <w:ind w:firstLine="0"/>
              <w:jc w:val="center"/>
              <w:rPr>
                <w:color w:val="000000" w:themeColor="text1"/>
                <w:szCs w:val="28"/>
              </w:rPr>
            </w:pPr>
            <w:r w:rsidRPr="00135D4B">
              <w:rPr>
                <w:color w:val="000000" w:themeColor="text1"/>
                <w:szCs w:val="28"/>
                <w:vertAlign w:val="superscript"/>
              </w:rPr>
              <w:t>____________________________________________</w:t>
            </w:r>
            <w:r w:rsidRPr="00135D4B">
              <w:rPr>
                <w:b/>
                <w:bCs/>
                <w:color w:val="000000" w:themeColor="text1"/>
                <w:szCs w:val="28"/>
                <w:lang w:val="vi-VN"/>
              </w:rPr>
              <w:br/>
            </w:r>
          </w:p>
        </w:tc>
      </w:tr>
      <w:tr w:rsidRPr="00135D4B" w:rsidR="00E65B32" w:rsidTr="00DB7C3F" w14:paraId="2D530EA5"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DF57E0" w:rsidR="00E65B32" w:rsidP="00DB7C3F" w:rsidRDefault="00E65B32" w14:paraId="3DFDA324" w14:textId="77777777">
            <w:pPr>
              <w:rPr>
                <w:color w:val="000000" w:themeColor="text1"/>
                <w:sz w:val="28"/>
                <w:szCs w:val="28"/>
              </w:rPr>
            </w:pPr>
            <w:r w:rsidRPr="00135D4B">
              <w:rPr>
                <w:color w:val="000000" w:themeColor="text1"/>
                <w:sz w:val="26"/>
                <w:szCs w:val="28"/>
                <w:lang w:val="vi-VN"/>
              </w:rPr>
              <w:t>Số:       /B</w:t>
            </w:r>
            <w:r w:rsidR="00DF57E0">
              <w:rPr>
                <w:color w:val="000000" w:themeColor="text1"/>
                <w:sz w:val="26"/>
                <w:szCs w:val="28"/>
              </w:rPr>
              <w:t>B</w:t>
            </w:r>
            <w:r w:rsidR="00DF74DC">
              <w:rPr>
                <w:color w:val="000000" w:themeColor="text1"/>
                <w:sz w:val="26"/>
                <w:szCs w:val="28"/>
              </w:rPr>
              <w:t>-CA…</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E65B32" w:rsidP="00DB7C3F" w:rsidRDefault="00E65B32" w14:paraId="466860B6" w14:textId="77777777">
            <w:pPr>
              <w:ind w:firstLine="0"/>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141"/>
            </w:r>
            <w:r w:rsidRPr="00135D4B">
              <w:rPr>
                <w:i/>
                <w:color w:val="000000" w:themeColor="text1"/>
                <w:sz w:val="28"/>
                <w:szCs w:val="28"/>
              </w:rPr>
              <w:t>......., ngày .... tháng ... năm ……</w:t>
            </w:r>
          </w:p>
        </w:tc>
      </w:tr>
    </w:tbl>
    <w:p w:rsidRPr="00135D4B" w:rsidR="00E65B32" w:rsidP="00E65B32" w:rsidRDefault="00E65B32" w14:paraId="66659253" w14:textId="77777777">
      <w:pPr>
        <w:pStyle w:val="BodyTextIndent3"/>
        <w:spacing w:before="60" w:after="60"/>
        <w:ind w:left="0" w:firstLine="709"/>
        <w:rPr>
          <w:bCs/>
          <w:color w:val="000000" w:themeColor="text1"/>
          <w:sz w:val="18"/>
          <w:szCs w:val="26"/>
          <w:lang w:val="vi-VN"/>
        </w:rPr>
      </w:pPr>
    </w:p>
    <w:p w:rsidRPr="00135D4B" w:rsidR="00E65B32" w:rsidP="00E65B32" w:rsidRDefault="00E65B32" w14:paraId="61AB77CE" w14:textId="77777777">
      <w:pPr>
        <w:pStyle w:val="BodyTextIndent3"/>
        <w:spacing w:before="60" w:after="60"/>
        <w:ind w:left="0" w:firstLine="0"/>
        <w:jc w:val="center"/>
        <w:rPr>
          <w:b/>
          <w:color w:val="000000" w:themeColor="text1"/>
          <w:sz w:val="26"/>
          <w:szCs w:val="26"/>
          <w:lang w:val="vi-VN"/>
        </w:rPr>
      </w:pPr>
      <w:r w:rsidRPr="00135D4B">
        <w:rPr>
          <w:b/>
          <w:bCs/>
          <w:color w:val="000000" w:themeColor="text1"/>
          <w:sz w:val="26"/>
          <w:szCs w:val="26"/>
          <w:lang w:val="vi-VN"/>
        </w:rPr>
        <w:t>BIÊN BẢN VI PHẠM</w:t>
      </w:r>
    </w:p>
    <w:p w:rsidR="00E65B32" w:rsidP="00E65B32" w:rsidRDefault="00B433CB" w14:paraId="0A200B22" w14:textId="77777777">
      <w:pPr>
        <w:spacing w:before="60" w:after="60"/>
        <w:ind w:firstLine="0"/>
        <w:jc w:val="center"/>
        <w:rPr>
          <w:b/>
          <w:color w:val="000000" w:themeColor="text1"/>
          <w:sz w:val="26"/>
          <w:szCs w:val="26"/>
          <w:lang w:val="es-MX"/>
        </w:rPr>
      </w:pPr>
      <w:r>
        <w:rPr>
          <w:b/>
          <w:color w:val="000000" w:themeColor="text1"/>
          <w:sz w:val="26"/>
          <w:szCs w:val="26"/>
          <w:lang w:val="es-MX"/>
        </w:rPr>
        <w:t>c</w:t>
      </w:r>
      <w:r w:rsidRPr="00B433CB">
        <w:rPr>
          <w:b/>
          <w:color w:val="000000" w:themeColor="text1"/>
          <w:sz w:val="26"/>
          <w:szCs w:val="26"/>
          <w:lang w:val="es-MX"/>
        </w:rPr>
        <w:t xml:space="preserve">ủa người bị đề nghị đưa đi cai nghiện bắt buộc </w:t>
      </w:r>
    </w:p>
    <w:p w:rsidRPr="00135D4B" w:rsidR="00B433CB" w:rsidP="00E65B32" w:rsidRDefault="00B433CB" w14:paraId="0A57BD0B" w14:textId="77777777">
      <w:pPr>
        <w:spacing w:before="60" w:after="60"/>
        <w:ind w:firstLine="0"/>
        <w:jc w:val="center"/>
        <w:rPr>
          <w:b/>
          <w:color w:val="000000" w:themeColor="text1"/>
          <w:sz w:val="26"/>
          <w:szCs w:val="26"/>
          <w:lang w:val="es-MX"/>
        </w:rPr>
      </w:pPr>
    </w:p>
    <w:p w:rsidRPr="00135D4B" w:rsidR="00E65B32" w:rsidP="00E65B32" w:rsidRDefault="00E65B32" w14:paraId="62FC107B" w14:textId="77777777">
      <w:pPr>
        <w:pStyle w:val="BodyTextIndent3"/>
        <w:spacing w:before="60" w:after="60"/>
        <w:ind w:left="0" w:firstLine="709"/>
        <w:rPr>
          <w:color w:val="000000" w:themeColor="text1"/>
          <w:sz w:val="6"/>
          <w:szCs w:val="26"/>
          <w:lang w:val="vi-VN"/>
        </w:rPr>
      </w:pPr>
    </w:p>
    <w:p w:rsidRPr="00135D4B" w:rsidR="00E65B32" w:rsidP="00E65B32" w:rsidRDefault="00E65B32" w14:paraId="7B113571" w14:textId="77777777">
      <w:pPr>
        <w:pStyle w:val="BodyTextIndent3"/>
        <w:spacing w:before="120"/>
        <w:ind w:left="0" w:firstLine="709"/>
        <w:rPr>
          <w:i/>
          <w:color w:val="000000" w:themeColor="text1"/>
          <w:sz w:val="26"/>
          <w:szCs w:val="26"/>
          <w:lang w:val="vi-VN"/>
        </w:rPr>
      </w:pPr>
      <w:r w:rsidRPr="00135D4B">
        <w:rPr>
          <w:i/>
          <w:color w:val="000000" w:themeColor="text1"/>
          <w:sz w:val="26"/>
          <w:szCs w:val="26"/>
          <w:lang w:val="vi-VN"/>
        </w:rPr>
        <w:t>Hôm nay, hồi.... giờ.... phút, ngày..../..../........, tại</w:t>
      </w:r>
      <w:r w:rsidRPr="00135D4B">
        <w:rPr>
          <w:i/>
          <w:color w:val="000000" w:themeColor="text1"/>
          <w:sz w:val="26"/>
          <w:szCs w:val="26"/>
          <w:lang w:val="es-MX"/>
        </w:rPr>
        <w:t xml:space="preserve"> </w:t>
      </w:r>
      <w:r w:rsidRPr="00135D4B">
        <w:rPr>
          <w:i/>
          <w:color w:val="000000" w:themeColor="text1"/>
          <w:sz w:val="26"/>
          <w:szCs w:val="26"/>
          <w:lang w:val="vi-VN"/>
        </w:rPr>
        <w:t>....................</w:t>
      </w:r>
      <w:r w:rsidRPr="00135D4B">
        <w:rPr>
          <w:rStyle w:val="FootnoteReference"/>
          <w:i/>
          <w:color w:val="000000" w:themeColor="text1"/>
          <w:sz w:val="26"/>
          <w:szCs w:val="26"/>
          <w:lang w:val="vi-VN"/>
        </w:rPr>
        <w:t xml:space="preserve"> </w:t>
      </w:r>
      <w:r w:rsidRPr="00135D4B">
        <w:rPr>
          <w:rStyle w:val="FootnoteReference"/>
          <w:i/>
          <w:color w:val="000000" w:themeColor="text1"/>
          <w:sz w:val="26"/>
          <w:szCs w:val="26"/>
          <w:lang w:val="vi-VN"/>
        </w:rPr>
        <w:footnoteReference w:id="142"/>
      </w:r>
      <w:r w:rsidRPr="00135D4B">
        <w:rPr>
          <w:i/>
          <w:color w:val="000000" w:themeColor="text1"/>
          <w:sz w:val="26"/>
          <w:szCs w:val="26"/>
          <w:lang w:val="vi-VN"/>
        </w:rPr>
        <w:t>.........................</w:t>
      </w:r>
    </w:p>
    <w:p w:rsidRPr="00135D4B" w:rsidR="00E65B32" w:rsidP="00E65B32" w:rsidRDefault="00E65B32" w14:paraId="5E3C2C6E"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color w:val="000000" w:themeColor="text1"/>
          <w:sz w:val="26"/>
          <w:szCs w:val="26"/>
          <w:lang w:val="vi-VN"/>
        </w:rPr>
        <w:t>;</w:t>
      </w:r>
    </w:p>
    <w:p w:rsidRPr="00135D4B" w:rsidR="00E65B32" w:rsidP="00E65B32" w:rsidRDefault="00E65B32" w14:paraId="458165E1" w14:textId="77777777">
      <w:pPr>
        <w:pStyle w:val="BodyTextIndent3"/>
        <w:spacing w:before="120"/>
        <w:ind w:left="0" w:firstLine="709"/>
        <w:rPr>
          <w:color w:val="000000" w:themeColor="text1"/>
          <w:sz w:val="26"/>
          <w:szCs w:val="26"/>
          <w:lang w:val="vi-VN"/>
        </w:rPr>
      </w:pPr>
      <w:r w:rsidRPr="00135D4B">
        <w:rPr>
          <w:b/>
          <w:bCs/>
          <w:color w:val="000000" w:themeColor="text1"/>
          <w:sz w:val="26"/>
          <w:szCs w:val="26"/>
          <w:lang w:val="vi-VN"/>
        </w:rPr>
        <w:t>I. Chúng tôi gồm:</w:t>
      </w:r>
    </w:p>
    <w:p w:rsidRPr="00135D4B" w:rsidR="00E65B32" w:rsidP="00E65B32" w:rsidRDefault="00E65B32" w14:paraId="102E547D" w14:textId="77777777">
      <w:pPr>
        <w:pStyle w:val="BodyTextIndent3"/>
        <w:spacing w:before="120"/>
        <w:ind w:left="0" w:firstLine="709"/>
        <w:rPr>
          <w:color w:val="000000" w:themeColor="text1"/>
          <w:sz w:val="26"/>
          <w:szCs w:val="26"/>
          <w:lang w:val="es-MX"/>
        </w:rPr>
      </w:pPr>
      <w:r w:rsidRPr="00135D4B">
        <w:rPr>
          <w:color w:val="000000" w:themeColor="text1"/>
          <w:sz w:val="26"/>
          <w:szCs w:val="26"/>
          <w:lang w:val="vi-VN"/>
        </w:rPr>
        <w:t>1. Họ và tên: ......................</w:t>
      </w:r>
      <w:r w:rsidRPr="00135D4B">
        <w:rPr>
          <w:rStyle w:val="FootnoteReference"/>
          <w:color w:val="000000" w:themeColor="text1"/>
          <w:sz w:val="26"/>
          <w:szCs w:val="26"/>
          <w:lang w:val="vi-VN"/>
        </w:rPr>
        <w:t xml:space="preserve"> </w:t>
      </w:r>
      <w:r w:rsidRPr="00135D4B">
        <w:rPr>
          <w:rStyle w:val="FootnoteReference"/>
          <w:color w:val="000000" w:themeColor="text1"/>
          <w:sz w:val="26"/>
          <w:szCs w:val="26"/>
          <w:lang w:val="vi-VN"/>
        </w:rPr>
        <w:footnoteReference w:id="143"/>
      </w:r>
      <w:r w:rsidRPr="00135D4B">
        <w:rPr>
          <w:color w:val="000000" w:themeColor="text1"/>
          <w:sz w:val="26"/>
          <w:szCs w:val="26"/>
          <w:lang w:val="vi-VN"/>
        </w:rPr>
        <w:t xml:space="preserve">............................. </w:t>
      </w:r>
    </w:p>
    <w:p w:rsidRPr="00135D4B" w:rsidR="00E65B32" w:rsidP="00E65B32" w:rsidRDefault="00E65B32" w14:paraId="5C6BFA87" w14:textId="77777777">
      <w:pPr>
        <w:pStyle w:val="BodyTextIndent3"/>
        <w:spacing w:before="120"/>
        <w:ind w:left="0" w:firstLine="709"/>
        <w:rPr>
          <w:color w:val="000000" w:themeColor="text1"/>
          <w:sz w:val="26"/>
          <w:szCs w:val="26"/>
          <w:lang w:val="es-MX"/>
        </w:rPr>
      </w:pPr>
      <w:r w:rsidRPr="00135D4B">
        <w:rPr>
          <w:color w:val="000000" w:themeColor="text1"/>
          <w:sz w:val="26"/>
          <w:szCs w:val="26"/>
          <w:lang w:val="vi-VN"/>
        </w:rPr>
        <w:t>Chức vụ: ...............................</w:t>
      </w:r>
      <w:r w:rsidRPr="00135D4B">
        <w:rPr>
          <w:color w:val="000000" w:themeColor="text1"/>
          <w:sz w:val="26"/>
          <w:szCs w:val="26"/>
          <w:lang w:val="es-MX"/>
        </w:rPr>
        <w:t>.............................................................................</w:t>
      </w:r>
    </w:p>
    <w:p w:rsidRPr="00135D4B" w:rsidR="00E65B32" w:rsidP="00E65B32" w:rsidRDefault="00E65B32" w14:paraId="3576F2F2" w14:textId="77777777">
      <w:pPr>
        <w:pStyle w:val="BodyTextIndent3"/>
        <w:spacing w:before="120"/>
        <w:ind w:left="0" w:firstLine="709"/>
        <w:rPr>
          <w:color w:val="000000" w:themeColor="text1"/>
          <w:sz w:val="26"/>
          <w:szCs w:val="26"/>
          <w:lang w:val="es-MX"/>
        </w:rPr>
      </w:pPr>
      <w:r w:rsidRPr="00135D4B">
        <w:rPr>
          <w:color w:val="000000" w:themeColor="text1"/>
          <w:sz w:val="26"/>
          <w:szCs w:val="26"/>
          <w:lang w:val="es-MX"/>
        </w:rPr>
        <w:t>C</w:t>
      </w:r>
      <w:r w:rsidRPr="00135D4B">
        <w:rPr>
          <w:color w:val="000000" w:themeColor="text1"/>
          <w:sz w:val="26"/>
          <w:szCs w:val="26"/>
          <w:lang w:val="vi-VN"/>
        </w:rPr>
        <w:t>ơ quan: ...................................................................................................</w:t>
      </w:r>
      <w:r w:rsidRPr="00135D4B">
        <w:rPr>
          <w:color w:val="000000" w:themeColor="text1"/>
          <w:sz w:val="26"/>
          <w:szCs w:val="26"/>
          <w:lang w:val="es-MX"/>
        </w:rPr>
        <w:t>.........</w:t>
      </w:r>
    </w:p>
    <w:p w:rsidRPr="00135D4B" w:rsidR="00E65B32" w:rsidP="00E65B32" w:rsidRDefault="00E65B32" w14:paraId="2F5308F4"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2. Với sự chứng kiến của</w:t>
      </w:r>
      <w:r w:rsidRPr="00135D4B">
        <w:rPr>
          <w:rStyle w:val="FootnoteReference"/>
          <w:color w:val="000000" w:themeColor="text1"/>
          <w:sz w:val="26"/>
          <w:szCs w:val="26"/>
          <w:lang w:val="vi-VN"/>
        </w:rPr>
        <w:footnoteReference w:id="144"/>
      </w:r>
      <w:r w:rsidRPr="00135D4B">
        <w:rPr>
          <w:color w:val="000000" w:themeColor="text1"/>
          <w:sz w:val="26"/>
          <w:szCs w:val="26"/>
          <w:lang w:val="vi-VN"/>
        </w:rPr>
        <w:t>:</w:t>
      </w:r>
    </w:p>
    <w:p w:rsidRPr="00135D4B" w:rsidR="00E65B32" w:rsidP="00E65B32" w:rsidRDefault="00E65B32" w14:paraId="1F8B46B8"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a) Họ và tên:................................................... Nghề nghiệp: ...............................</w:t>
      </w:r>
    </w:p>
    <w:p w:rsidRPr="00135D4B" w:rsidR="00E65B32" w:rsidP="00E65B32" w:rsidRDefault="00E65B32" w14:paraId="3D24BEA9"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Nơi ở hiện nay:......................................................................................................</w:t>
      </w:r>
    </w:p>
    <w:p w:rsidRPr="00135D4B" w:rsidR="00E65B32" w:rsidP="00E65B32" w:rsidRDefault="00E65B32" w14:paraId="45B32D9D"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b) Họ và tên:................................................... Nghề nghiệp: ...............................</w:t>
      </w:r>
    </w:p>
    <w:p w:rsidRPr="00135D4B" w:rsidR="00E65B32" w:rsidP="00E65B32" w:rsidRDefault="00E65B32" w14:paraId="05E9C02C"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Nơi ở hiện nay:......................................................................................................</w:t>
      </w:r>
    </w:p>
    <w:p w:rsidRPr="00135D4B" w:rsidR="00E65B32" w:rsidP="00E65B32" w:rsidRDefault="00E65B32" w14:paraId="737E0D2E" w14:textId="77777777">
      <w:pPr>
        <w:pStyle w:val="BodyTextIndent3"/>
        <w:spacing w:before="120"/>
        <w:ind w:left="0" w:firstLine="709"/>
        <w:rPr>
          <w:color w:val="000000" w:themeColor="text1"/>
          <w:sz w:val="26"/>
          <w:szCs w:val="26"/>
          <w:lang w:val="vi-VN"/>
        </w:rPr>
      </w:pPr>
      <w:r w:rsidRPr="00135D4B">
        <w:rPr>
          <w:b/>
          <w:bCs/>
          <w:color w:val="000000" w:themeColor="text1"/>
          <w:sz w:val="26"/>
          <w:szCs w:val="26"/>
          <w:lang w:val="vi-VN"/>
        </w:rPr>
        <w:t>II Tiến hành lập biên bản vi phạm với các nội dung sau:</w:t>
      </w:r>
    </w:p>
    <w:p w:rsidRPr="00135D4B" w:rsidR="00E65B32" w:rsidP="00E65B32" w:rsidRDefault="00E65B32" w14:paraId="45CC9C91" w14:textId="77777777">
      <w:pPr>
        <w:pStyle w:val="BodyTextIndent3"/>
        <w:spacing w:before="120"/>
        <w:ind w:left="0" w:firstLine="709"/>
        <w:rPr>
          <w:color w:val="000000" w:themeColor="text1"/>
          <w:sz w:val="26"/>
          <w:szCs w:val="26"/>
          <w:lang w:val="vi-VN"/>
        </w:rPr>
      </w:pPr>
      <w:r w:rsidRPr="00135D4B">
        <w:rPr>
          <w:iCs/>
          <w:color w:val="000000" w:themeColor="text1"/>
          <w:sz w:val="26"/>
          <w:szCs w:val="26"/>
          <w:lang w:val="vi-VN"/>
        </w:rPr>
        <w:t xml:space="preserve">1. Họ và tên: </w:t>
      </w:r>
      <w:r w:rsidRPr="00135D4B">
        <w:rPr>
          <w:color w:val="000000" w:themeColor="text1"/>
          <w:sz w:val="26"/>
          <w:szCs w:val="26"/>
          <w:lang w:val="vi-VN"/>
        </w:rPr>
        <w:t>..........................</w:t>
      </w:r>
      <w:r w:rsidRPr="00135D4B">
        <w:rPr>
          <w:rStyle w:val="FootnoteReference"/>
          <w:color w:val="000000" w:themeColor="text1"/>
          <w:sz w:val="26"/>
          <w:szCs w:val="26"/>
          <w:lang w:val="vi-VN"/>
        </w:rPr>
        <w:t xml:space="preserve"> </w:t>
      </w:r>
      <w:r w:rsidRPr="00135D4B">
        <w:rPr>
          <w:rStyle w:val="FootnoteReference"/>
          <w:color w:val="000000" w:themeColor="text1"/>
          <w:sz w:val="26"/>
          <w:szCs w:val="26"/>
          <w:lang w:val="vi-VN"/>
        </w:rPr>
        <w:footnoteReference w:id="145"/>
      </w:r>
      <w:r w:rsidRPr="00135D4B">
        <w:rPr>
          <w:color w:val="000000" w:themeColor="text1"/>
          <w:sz w:val="26"/>
          <w:szCs w:val="26"/>
          <w:lang w:val="vi-VN"/>
        </w:rPr>
        <w:t>................................. Giới tính: ............................</w:t>
      </w:r>
    </w:p>
    <w:p w:rsidRPr="00135D4B" w:rsidR="00E65B32" w:rsidP="00E65B32" w:rsidRDefault="00E65B32" w14:paraId="559F2E15"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 Ngày, tháng, năm sinh:..../..../........ ............... Quốc tịch: ....................................</w:t>
      </w:r>
    </w:p>
    <w:p w:rsidRPr="00135D4B" w:rsidR="00E65B32" w:rsidP="00E65B32" w:rsidRDefault="00E65B32" w14:paraId="56B7B970"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 Nghề nghiệp:... ....................................................................................................</w:t>
      </w:r>
    </w:p>
    <w:p w:rsidRPr="00135D4B" w:rsidR="00E65B32" w:rsidP="00E65B32" w:rsidRDefault="00E65B32" w14:paraId="6151E769" w14:textId="77777777">
      <w:pPr>
        <w:pStyle w:val="BodyTextIndent3"/>
        <w:spacing w:before="80" w:after="80"/>
        <w:ind w:left="0" w:firstLine="709"/>
        <w:rPr>
          <w:color w:val="000000" w:themeColor="text1"/>
          <w:sz w:val="26"/>
          <w:szCs w:val="26"/>
          <w:lang w:val="vi-VN"/>
        </w:rPr>
      </w:pPr>
      <w:r w:rsidRPr="00135D4B">
        <w:rPr>
          <w:color w:val="000000" w:themeColor="text1"/>
          <w:sz w:val="26"/>
          <w:szCs w:val="26"/>
          <w:lang w:val="vi-VN"/>
        </w:rPr>
        <w:t>- Nơi ở hiện tại: ......................................................................................................</w:t>
      </w:r>
    </w:p>
    <w:p w:rsidRPr="00135D4B" w:rsidR="00E65B32" w:rsidP="00E65B32" w:rsidRDefault="00E65B32" w14:paraId="1E278C4D" w14:textId="77777777">
      <w:pPr>
        <w:shd w:val="clear" w:color="auto" w:fill="FFFFFF"/>
        <w:spacing w:before="80" w:after="80"/>
        <w:jc w:val="left"/>
        <w:rPr>
          <w:color w:val="000000" w:themeColor="text1"/>
          <w:sz w:val="26"/>
          <w:szCs w:val="26"/>
          <w:lang w:val="vi-VN"/>
        </w:rPr>
      </w:pPr>
      <w:r w:rsidRPr="00135D4B">
        <w:rPr>
          <w:color w:val="000000" w:themeColor="text1"/>
          <w:sz w:val="26"/>
          <w:szCs w:val="26"/>
          <w:lang w:val="vi-VN"/>
        </w:rPr>
        <w:t>- Số CCCD/CMND/Hộ chiếu: ................................. ngày cấp: ............................ nơi cấp: ...........................................................................................................................</w:t>
      </w:r>
    </w:p>
    <w:p w:rsidRPr="00135D4B" w:rsidR="00E65B32" w:rsidP="00E65B32" w:rsidRDefault="00E65B32" w14:paraId="6E3E21B0" w14:textId="77777777">
      <w:pPr>
        <w:spacing w:before="80" w:after="80"/>
        <w:rPr>
          <w:color w:val="000000" w:themeColor="text1"/>
          <w:sz w:val="26"/>
          <w:szCs w:val="26"/>
          <w:lang w:val="vi-VN"/>
        </w:rPr>
      </w:pPr>
      <w:r w:rsidRPr="00135D4B">
        <w:rPr>
          <w:color w:val="000000" w:themeColor="text1"/>
          <w:sz w:val="26"/>
          <w:szCs w:val="26"/>
          <w:lang w:val="vi-VN"/>
        </w:rPr>
        <w:t xml:space="preserve">2. </w:t>
      </w:r>
      <w:r w:rsidRPr="00135D4B">
        <w:rPr>
          <w:color w:val="000000" w:themeColor="text1"/>
          <w:sz w:val="26"/>
          <w:szCs w:val="26"/>
          <w:lang w:val="es-MX"/>
        </w:rPr>
        <w:t>Họ và tên của cha/mẹ/người giám hộ/người đại diện hợp pháp: ...........</w:t>
      </w:r>
      <w:r w:rsidRPr="00135D4B">
        <w:rPr>
          <w:rStyle w:val="FootnoteReference"/>
          <w:color w:val="000000" w:themeColor="text1"/>
          <w:sz w:val="26"/>
          <w:szCs w:val="26"/>
          <w:lang w:val="es-MX"/>
        </w:rPr>
        <w:t xml:space="preserve"> </w:t>
      </w:r>
      <w:r w:rsidRPr="00135D4B">
        <w:rPr>
          <w:rStyle w:val="FootnoteReference"/>
          <w:color w:val="000000" w:themeColor="text1"/>
          <w:sz w:val="26"/>
          <w:szCs w:val="26"/>
          <w:lang w:val="es-MX"/>
        </w:rPr>
        <w:footnoteReference w:id="146"/>
      </w:r>
      <w:r w:rsidRPr="00135D4B">
        <w:rPr>
          <w:color w:val="000000" w:themeColor="text1"/>
          <w:sz w:val="26"/>
          <w:szCs w:val="26"/>
          <w:lang w:val="es-MX"/>
        </w:rPr>
        <w:t>......</w:t>
      </w:r>
      <w:r w:rsidRPr="00135D4B">
        <w:rPr>
          <w:color w:val="000000" w:themeColor="text1"/>
          <w:sz w:val="26"/>
          <w:szCs w:val="26"/>
          <w:lang w:val="vi-VN"/>
        </w:rPr>
        <w:t>.............................................................................................................................</w:t>
      </w:r>
    </w:p>
    <w:p w:rsidRPr="00B433CB" w:rsidR="00E65B32" w:rsidP="00B433CB" w:rsidRDefault="00E65B32" w14:paraId="609F5439" w14:textId="77777777">
      <w:pPr>
        <w:pStyle w:val="BodyTextIndent3"/>
        <w:spacing w:before="80" w:after="80"/>
        <w:ind w:left="0" w:firstLine="709"/>
        <w:rPr>
          <w:color w:val="000000" w:themeColor="text1"/>
          <w:sz w:val="26"/>
          <w:szCs w:val="26"/>
        </w:rPr>
      </w:pPr>
      <w:r w:rsidRPr="00135D4B">
        <w:rPr>
          <w:color w:val="000000" w:themeColor="text1"/>
          <w:sz w:val="26"/>
          <w:szCs w:val="26"/>
          <w:lang w:val="vi-VN"/>
        </w:rPr>
        <w:t>3. Đã có các hành vi vi phạm: ...........................</w:t>
      </w:r>
      <w:r w:rsidR="005E1832">
        <w:rPr>
          <w:rStyle w:val="FootnoteReference"/>
          <w:color w:val="000000" w:themeColor="text1"/>
          <w:sz w:val="26"/>
          <w:szCs w:val="26"/>
          <w:lang w:val="vi-VN"/>
        </w:rPr>
        <w:footnoteReference w:id="147"/>
      </w:r>
      <w:r w:rsidRPr="00135D4B">
        <w:rPr>
          <w:color w:val="000000" w:themeColor="text1"/>
          <w:sz w:val="26"/>
          <w:szCs w:val="26"/>
          <w:lang w:val="vi-VN"/>
        </w:rPr>
        <w:t>................................</w:t>
      </w:r>
      <w:r w:rsidRPr="00135D4B">
        <w:rPr>
          <w:color w:val="000000" w:themeColor="text1"/>
          <w:sz w:val="26"/>
          <w:szCs w:val="26"/>
        </w:rPr>
        <w:t>..................</w:t>
      </w:r>
      <w:r w:rsidR="00B433CB">
        <w:rPr>
          <w:color w:val="000000" w:themeColor="text1"/>
          <w:sz w:val="26"/>
          <w:szCs w:val="26"/>
        </w:rPr>
        <w:t xml:space="preserve"> theo </w:t>
      </w:r>
      <w:r w:rsidR="00B433CB">
        <w:rPr>
          <w:iCs/>
          <w:color w:val="000000" w:themeColor="text1"/>
          <w:sz w:val="26"/>
          <w:szCs w:val="26"/>
          <w:lang w:val="pt-BR"/>
        </w:rPr>
        <w:t>quy định của</w:t>
      </w:r>
      <w:r w:rsidRPr="00135D4B">
        <w:rPr>
          <w:iCs/>
          <w:color w:val="000000" w:themeColor="text1"/>
          <w:sz w:val="26"/>
          <w:szCs w:val="26"/>
          <w:lang w:val="pt-BR"/>
        </w:rPr>
        <w:t xml:space="preserve"> Luật Phòng, chống ma túy</w:t>
      </w:r>
      <w:r w:rsidRPr="00135D4B">
        <w:rPr>
          <w:iCs/>
          <w:color w:val="000000" w:themeColor="text1"/>
          <w:sz w:val="26"/>
          <w:szCs w:val="26"/>
          <w:lang w:val="vi-VN"/>
        </w:rPr>
        <w:t>;</w:t>
      </w:r>
    </w:p>
    <w:p w:rsidRPr="00135D4B" w:rsidR="00E65B32" w:rsidP="00E65B32" w:rsidRDefault="00B433CB" w14:paraId="5B6EEF23" w14:textId="77777777">
      <w:pPr>
        <w:pStyle w:val="BodyTextIndent3"/>
        <w:spacing w:before="80" w:after="80"/>
        <w:ind w:left="0" w:firstLine="709"/>
        <w:rPr>
          <w:color w:val="000000" w:themeColor="text1"/>
          <w:sz w:val="26"/>
          <w:szCs w:val="26"/>
          <w:lang w:val="vi-VN"/>
        </w:rPr>
      </w:pPr>
      <w:r>
        <w:rPr>
          <w:color w:val="000000" w:themeColor="text1"/>
          <w:sz w:val="26"/>
          <w:szCs w:val="26"/>
        </w:rPr>
        <w:t>4</w:t>
      </w:r>
      <w:r w:rsidRPr="00135D4B" w:rsidR="00E65B32">
        <w:rPr>
          <w:color w:val="000000" w:themeColor="text1"/>
          <w:sz w:val="26"/>
          <w:szCs w:val="26"/>
          <w:lang w:val="vi-VN"/>
        </w:rPr>
        <w:t xml:space="preserve">. Ý kiến trình bày của cá nhân vi </w:t>
      </w:r>
      <w:proofErr w:type="gramStart"/>
      <w:r w:rsidRPr="00135D4B" w:rsidR="00E65B32">
        <w:rPr>
          <w:color w:val="000000" w:themeColor="text1"/>
          <w:sz w:val="26"/>
          <w:szCs w:val="26"/>
          <w:lang w:val="vi-VN"/>
        </w:rPr>
        <w:t>phạm:...............................................................</w:t>
      </w:r>
      <w:proofErr w:type="gramEnd"/>
    </w:p>
    <w:p w:rsidRPr="00135D4B" w:rsidR="00E65B32" w:rsidP="00E65B32" w:rsidRDefault="00B433CB" w14:paraId="49D90926" w14:textId="77777777">
      <w:pPr>
        <w:pStyle w:val="BodyTextIndent3"/>
        <w:spacing w:before="80" w:after="80"/>
        <w:ind w:left="0" w:firstLine="709"/>
        <w:rPr>
          <w:color w:val="000000" w:themeColor="text1"/>
          <w:sz w:val="26"/>
          <w:szCs w:val="26"/>
          <w:lang w:val="vi-VN"/>
        </w:rPr>
      </w:pPr>
      <w:r>
        <w:rPr>
          <w:color w:val="000000" w:themeColor="text1"/>
          <w:sz w:val="26"/>
          <w:szCs w:val="26"/>
        </w:rPr>
        <w:t>5</w:t>
      </w:r>
      <w:r w:rsidRPr="00135D4B" w:rsidR="00E65B32">
        <w:rPr>
          <w:color w:val="000000" w:themeColor="text1"/>
          <w:sz w:val="26"/>
          <w:szCs w:val="26"/>
          <w:lang w:val="vi-VN"/>
        </w:rPr>
        <w:t>. Chúng tôi đã yêu cầu cá nhân chấm dứt ngay hành vi vi phạm.</w:t>
      </w:r>
    </w:p>
    <w:p w:rsidRPr="00DF57E0" w:rsidR="00E65B32" w:rsidP="00E65B32" w:rsidRDefault="00B433CB" w14:paraId="2640E52D" w14:textId="77777777">
      <w:pPr>
        <w:pStyle w:val="BodyTextIndent3"/>
        <w:spacing w:before="80" w:after="80"/>
        <w:ind w:left="0" w:firstLine="709"/>
        <w:rPr>
          <w:color w:val="000000" w:themeColor="text1"/>
          <w:sz w:val="26"/>
          <w:szCs w:val="26"/>
        </w:rPr>
      </w:pPr>
      <w:r>
        <w:rPr>
          <w:color w:val="000000" w:themeColor="text1"/>
          <w:sz w:val="26"/>
          <w:szCs w:val="26"/>
        </w:rPr>
        <w:t>6</w:t>
      </w:r>
      <w:r w:rsidRPr="00135D4B" w:rsidR="00E65B32">
        <w:rPr>
          <w:color w:val="000000" w:themeColor="text1"/>
          <w:sz w:val="26"/>
          <w:szCs w:val="26"/>
          <w:lang w:val="vi-VN"/>
        </w:rPr>
        <w:t>. Các biện pháp ngăn chặn và bảo đảm xử lý vi phạm được áp dụng, gồm</w:t>
      </w:r>
      <w:r w:rsidR="00DF57E0">
        <w:rPr>
          <w:color w:val="000000" w:themeColor="text1"/>
          <w:sz w:val="26"/>
          <w:szCs w:val="26"/>
        </w:rPr>
        <w:t xml:space="preserve">: </w:t>
      </w:r>
      <w:r w:rsidRPr="00135D4B" w:rsidR="00E65B32">
        <w:rPr>
          <w:color w:val="000000" w:themeColor="text1"/>
          <w:sz w:val="26"/>
          <w:szCs w:val="26"/>
          <w:lang w:val="vi-VN"/>
        </w:rPr>
        <w:t>......................................................................................................................</w:t>
      </w:r>
      <w:r w:rsidR="00DF57E0">
        <w:rPr>
          <w:color w:val="000000" w:themeColor="text1"/>
          <w:sz w:val="26"/>
          <w:szCs w:val="26"/>
        </w:rPr>
        <w:t>....</w:t>
      </w:r>
    </w:p>
    <w:p w:rsidRPr="00135D4B" w:rsidR="00E65B32" w:rsidP="00E65B32" w:rsidRDefault="00E65B32" w14:paraId="22A4B82E" w14:textId="77777777">
      <w:pPr>
        <w:pStyle w:val="BodyTextIndent3"/>
        <w:spacing w:before="80" w:after="80"/>
        <w:ind w:left="0" w:firstLine="709"/>
        <w:rPr>
          <w:color w:val="000000" w:themeColor="text1"/>
          <w:sz w:val="26"/>
          <w:szCs w:val="26"/>
          <w:lang w:val="vi-VN"/>
        </w:rPr>
      </w:pPr>
      <w:r w:rsidRPr="00135D4B">
        <w:rPr>
          <w:color w:val="000000" w:themeColor="text1"/>
          <w:sz w:val="26"/>
          <w:szCs w:val="26"/>
          <w:lang w:val="vi-VN"/>
        </w:rPr>
        <w:t>Biên bản lập xong hồi.... giờ.... phút, ngày......../....../.........., gồm........ tờ, được lập thành........... bản có nội dung và giá trị như nhau; đã đọc lại cho những người có tên nêu trên cùng nghe, công nhận là đúng và cùng ký tên dưới đây; giao cho ông (bà)........................................................ là cá nhân vi phạm 01 bản, 01 bản lưu hồ sơ.</w:t>
      </w:r>
    </w:p>
    <w:p w:rsidRPr="00135D4B" w:rsidR="00E65B32" w:rsidP="00E65B32" w:rsidRDefault="00E65B32" w14:paraId="243A8578" w14:textId="77777777">
      <w:pPr>
        <w:pStyle w:val="BodyTextIndent3"/>
        <w:spacing w:before="80" w:after="80"/>
        <w:ind w:left="0" w:firstLine="709"/>
        <w:rPr>
          <w:color w:val="000000" w:themeColor="text1"/>
          <w:sz w:val="26"/>
          <w:szCs w:val="26"/>
          <w:lang w:val="vi-VN"/>
        </w:rPr>
      </w:pPr>
      <w:r w:rsidRPr="00135D4B">
        <w:rPr>
          <w:b/>
          <w:bCs/>
          <w:color w:val="000000" w:themeColor="text1"/>
          <w:sz w:val="26"/>
          <w:szCs w:val="26"/>
          <w:lang w:val="vi-VN"/>
        </w:rPr>
        <w:t>Trường hợp cá nhân vi phạm không ký biên bản</w:t>
      </w:r>
    </w:p>
    <w:p w:rsidRPr="00135D4B" w:rsidR="00E65B32" w:rsidP="00E65B32" w:rsidRDefault="00E65B32" w14:paraId="741F0E61" w14:textId="77777777">
      <w:pPr>
        <w:pStyle w:val="BodyTextIndent3"/>
        <w:spacing w:before="80" w:after="80"/>
        <w:ind w:left="0" w:firstLine="709"/>
        <w:rPr>
          <w:color w:val="000000" w:themeColor="text1"/>
          <w:sz w:val="26"/>
          <w:szCs w:val="26"/>
          <w:lang w:val="vi-VN"/>
        </w:rPr>
      </w:pPr>
      <w:r w:rsidRPr="00135D4B">
        <w:rPr>
          <w:color w:val="000000" w:themeColor="text1"/>
          <w:sz w:val="26"/>
          <w:szCs w:val="26"/>
          <w:lang w:val="vi-VN"/>
        </w:rPr>
        <w:t>Lý do ông (bà).................................................. không ký biên bản:</w:t>
      </w:r>
    </w:p>
    <w:p w:rsidRPr="005E1832" w:rsidR="00E65B32" w:rsidP="00E65B32" w:rsidRDefault="00E65B32" w14:paraId="66778B82" w14:textId="77777777">
      <w:pPr>
        <w:pStyle w:val="BodyTextIndent3"/>
        <w:spacing w:before="80" w:after="80"/>
        <w:ind w:left="0" w:firstLine="709"/>
        <w:rPr>
          <w:color w:val="000000" w:themeColor="text1"/>
          <w:sz w:val="26"/>
          <w:szCs w:val="26"/>
        </w:rPr>
      </w:pPr>
      <w:r w:rsidRPr="00135D4B">
        <w:rPr>
          <w:color w:val="000000" w:themeColor="text1"/>
          <w:sz w:val="26"/>
          <w:szCs w:val="26"/>
        </w:rPr>
        <w:t>1)</w:t>
      </w:r>
      <w:r w:rsidRPr="00135D4B">
        <w:rPr>
          <w:color w:val="000000" w:themeColor="text1"/>
          <w:sz w:val="26"/>
          <w:szCs w:val="26"/>
          <w:lang w:val="vi-VN"/>
        </w:rPr>
        <w:t>............................................................................................</w:t>
      </w:r>
      <w:r w:rsidR="005E1832">
        <w:rPr>
          <w:color w:val="000000" w:themeColor="text1"/>
          <w:sz w:val="26"/>
          <w:szCs w:val="26"/>
        </w:rPr>
        <w:t>..............................</w:t>
      </w:r>
    </w:p>
    <w:p w:rsidRPr="005E1832" w:rsidR="00B433CB" w:rsidP="00B433CB" w:rsidRDefault="00B433CB" w14:paraId="132FE634" w14:textId="77777777">
      <w:pPr>
        <w:pStyle w:val="BodyTextIndent3"/>
        <w:spacing w:before="80" w:after="80"/>
        <w:ind w:left="0" w:firstLine="709"/>
        <w:rPr>
          <w:color w:val="000000" w:themeColor="text1"/>
          <w:sz w:val="26"/>
          <w:szCs w:val="26"/>
        </w:rPr>
      </w:pPr>
      <w:r>
        <w:rPr>
          <w:color w:val="000000" w:themeColor="text1"/>
          <w:sz w:val="26"/>
          <w:szCs w:val="26"/>
        </w:rPr>
        <w:t>2</w:t>
      </w:r>
      <w:r w:rsidRPr="00135D4B">
        <w:rPr>
          <w:color w:val="000000" w:themeColor="text1"/>
          <w:sz w:val="26"/>
          <w:szCs w:val="26"/>
        </w:rPr>
        <w:t>)</w:t>
      </w:r>
      <w:r w:rsidRPr="00135D4B">
        <w:rPr>
          <w:color w:val="000000" w:themeColor="text1"/>
          <w:sz w:val="26"/>
          <w:szCs w:val="26"/>
          <w:lang w:val="vi-VN"/>
        </w:rPr>
        <w:t>............................................................................................</w:t>
      </w:r>
      <w:r w:rsidR="005E1832">
        <w:rPr>
          <w:color w:val="000000" w:themeColor="text1"/>
          <w:sz w:val="26"/>
          <w:szCs w:val="26"/>
        </w:rPr>
        <w:t>.............................</w:t>
      </w:r>
    </w:p>
    <w:tbl>
      <w:tblPr>
        <w:tblW w:w="9229" w:type="dxa"/>
        <w:tblCellSpacing w:w="0" w:type="dxa"/>
        <w:tblBorders>
          <w:top w:val="dotted" w:color="D3D3D3" w:sz="6" w:space="0"/>
          <w:left w:val="dotted" w:color="D3D3D3" w:sz="6" w:space="0"/>
          <w:bottom w:val="dotted" w:color="D3D3D3" w:sz="6" w:space="0"/>
          <w:right w:val="dotted" w:color="D3D3D3" w:sz="6" w:space="0"/>
        </w:tblBorders>
        <w:tblCellMar>
          <w:left w:w="0" w:type="dxa"/>
          <w:right w:w="0" w:type="dxa"/>
        </w:tblCellMar>
        <w:tblLook w:val="04A0" w:firstRow="1" w:lastRow="0" w:firstColumn="1" w:lastColumn="0" w:noHBand="0" w:noVBand="1"/>
      </w:tblPr>
      <w:tblGrid>
        <w:gridCol w:w="3843"/>
        <w:gridCol w:w="5386"/>
      </w:tblGrid>
      <w:tr w:rsidRPr="00135D4B" w:rsidR="00135D4B" w:rsidTr="00DB7C3F" w14:paraId="2413257F" w14:textId="77777777">
        <w:trPr>
          <w:tblCellSpacing w:w="0" w:type="dxa"/>
        </w:trPr>
        <w:tc>
          <w:tcPr>
            <w:tcW w:w="3843" w:type="dxa"/>
            <w:tcBorders>
              <w:top w:val="dotted" w:color="D3D3D3" w:sz="6" w:space="0"/>
              <w:left w:val="dotted" w:color="D3D3D3" w:sz="6" w:space="0"/>
              <w:bottom w:val="dotted" w:color="D3D3D3" w:sz="6" w:space="0"/>
              <w:right w:val="dotted" w:color="D3D3D3" w:sz="6" w:space="0"/>
            </w:tcBorders>
            <w:hideMark/>
          </w:tcPr>
          <w:p w:rsidRPr="00135D4B" w:rsidR="00E65B32" w:rsidP="00DB7C3F" w:rsidRDefault="00E65B32" w14:paraId="2F9F028D" w14:textId="77777777">
            <w:pPr>
              <w:pStyle w:val="BodyTextIndent3"/>
              <w:spacing w:before="120"/>
              <w:ind w:left="0" w:hanging="24"/>
              <w:jc w:val="center"/>
              <w:rPr>
                <w:i/>
                <w:iCs/>
                <w:color w:val="000000" w:themeColor="text1"/>
                <w:sz w:val="24"/>
                <w:szCs w:val="26"/>
                <w:lang w:val="vi-VN"/>
              </w:rPr>
            </w:pPr>
            <w:r w:rsidRPr="00135D4B">
              <w:rPr>
                <w:b/>
                <w:bCs/>
                <w:color w:val="000000" w:themeColor="text1"/>
                <w:sz w:val="24"/>
                <w:szCs w:val="26"/>
                <w:lang w:val="vi-VN"/>
              </w:rPr>
              <w:t xml:space="preserve">CÁ NHÂN VI PHẠM </w:t>
            </w:r>
            <w:r w:rsidRPr="00135D4B">
              <w:rPr>
                <w:b/>
                <w:bCs/>
                <w:color w:val="000000" w:themeColor="text1"/>
                <w:sz w:val="24"/>
                <w:szCs w:val="26"/>
                <w:lang w:val="vi-VN"/>
              </w:rPr>
              <w:br/>
            </w:r>
            <w:r w:rsidRPr="00135D4B">
              <w:rPr>
                <w:i/>
                <w:iCs/>
                <w:color w:val="000000" w:themeColor="text1"/>
                <w:sz w:val="24"/>
                <w:szCs w:val="26"/>
                <w:lang w:val="vi-VN"/>
              </w:rPr>
              <w:t>(Ký, ghi rõ họ và tên)</w:t>
            </w:r>
          </w:p>
          <w:p w:rsidR="00E65B32" w:rsidP="00DB7C3F" w:rsidRDefault="00E65B32" w14:paraId="0231B4C4" w14:textId="77777777">
            <w:pPr>
              <w:pStyle w:val="BodyTextIndent3"/>
              <w:spacing w:before="120"/>
              <w:ind w:left="0" w:hanging="24"/>
              <w:jc w:val="center"/>
              <w:rPr>
                <w:i/>
                <w:iCs/>
                <w:color w:val="000000" w:themeColor="text1"/>
                <w:sz w:val="24"/>
                <w:szCs w:val="26"/>
              </w:rPr>
            </w:pPr>
          </w:p>
          <w:p w:rsidR="00B433CB" w:rsidP="00DB7C3F" w:rsidRDefault="00B433CB" w14:paraId="47F07900" w14:textId="77777777">
            <w:pPr>
              <w:pStyle w:val="BodyTextIndent3"/>
              <w:spacing w:before="120"/>
              <w:ind w:left="0" w:hanging="24"/>
              <w:jc w:val="center"/>
              <w:rPr>
                <w:i/>
                <w:iCs/>
                <w:color w:val="000000" w:themeColor="text1"/>
                <w:sz w:val="24"/>
                <w:szCs w:val="26"/>
              </w:rPr>
            </w:pPr>
          </w:p>
          <w:p w:rsidRPr="00B433CB" w:rsidR="00B433CB" w:rsidP="00DB7C3F" w:rsidRDefault="00B433CB" w14:paraId="6F5EDEE0" w14:textId="77777777">
            <w:pPr>
              <w:pStyle w:val="BodyTextIndent3"/>
              <w:spacing w:before="120"/>
              <w:ind w:left="0" w:hanging="24"/>
              <w:jc w:val="center"/>
              <w:rPr>
                <w:i/>
                <w:iCs/>
                <w:color w:val="000000" w:themeColor="text1"/>
                <w:sz w:val="24"/>
                <w:szCs w:val="26"/>
              </w:rPr>
            </w:pPr>
          </w:p>
          <w:p w:rsidRPr="00135D4B" w:rsidR="00E65B32" w:rsidP="00DB7C3F" w:rsidRDefault="00E65B32" w14:paraId="25991B1B" w14:textId="77777777">
            <w:pPr>
              <w:pStyle w:val="BodyTextIndent3"/>
              <w:spacing w:before="120"/>
              <w:ind w:left="0" w:hanging="24"/>
              <w:rPr>
                <w:color w:val="000000" w:themeColor="text1"/>
                <w:sz w:val="24"/>
                <w:szCs w:val="26"/>
                <w:lang w:val="vi-VN"/>
              </w:rPr>
            </w:pPr>
          </w:p>
        </w:tc>
        <w:tc>
          <w:tcPr>
            <w:tcW w:w="5386" w:type="dxa"/>
            <w:tcBorders>
              <w:top w:val="dotted" w:color="D3D3D3" w:sz="6" w:space="0"/>
              <w:left w:val="dotted" w:color="D3D3D3" w:sz="6" w:space="0"/>
              <w:bottom w:val="dotted" w:color="D3D3D3" w:sz="6" w:space="0"/>
              <w:right w:val="dotted" w:color="D3D3D3" w:sz="6" w:space="0"/>
            </w:tcBorders>
            <w:hideMark/>
          </w:tcPr>
          <w:p w:rsidRPr="00135D4B" w:rsidR="00E65B32" w:rsidP="00DB7C3F" w:rsidRDefault="00E65B32" w14:paraId="7DB1ABA7" w14:textId="77777777">
            <w:pPr>
              <w:pStyle w:val="BodyTextIndent3"/>
              <w:spacing w:before="120"/>
              <w:ind w:left="0" w:hanging="24"/>
              <w:jc w:val="center"/>
              <w:rPr>
                <w:color w:val="000000" w:themeColor="text1"/>
                <w:sz w:val="24"/>
                <w:szCs w:val="26"/>
                <w:lang w:val="vi-VN"/>
              </w:rPr>
            </w:pPr>
            <w:r w:rsidRPr="00135D4B">
              <w:rPr>
                <w:b/>
                <w:bCs/>
                <w:color w:val="000000" w:themeColor="text1"/>
                <w:sz w:val="24"/>
                <w:szCs w:val="26"/>
                <w:lang w:val="vi-VN"/>
              </w:rPr>
              <w:t>NGƯỜI LẬP BIÊN BẢN</w:t>
            </w:r>
            <w:r w:rsidRPr="00135D4B">
              <w:rPr>
                <w:color w:val="000000" w:themeColor="text1"/>
                <w:sz w:val="24"/>
                <w:szCs w:val="26"/>
                <w:lang w:val="vi-VN"/>
              </w:rPr>
              <w:br/>
            </w:r>
            <w:r w:rsidRPr="00135D4B">
              <w:rPr>
                <w:i/>
                <w:iCs/>
                <w:color w:val="000000" w:themeColor="text1"/>
                <w:sz w:val="24"/>
                <w:szCs w:val="26"/>
                <w:lang w:val="vi-VN"/>
              </w:rPr>
              <w:t>(Ký, ghi rõ chức vụ, họ và tên)</w:t>
            </w:r>
          </w:p>
        </w:tc>
      </w:tr>
      <w:tr w:rsidRPr="00135D4B" w:rsidR="00E65B32" w:rsidTr="00DB7C3F" w14:paraId="41075E51" w14:textId="77777777">
        <w:trPr>
          <w:tblCellSpacing w:w="0" w:type="dxa"/>
        </w:trPr>
        <w:tc>
          <w:tcPr>
            <w:tcW w:w="3843" w:type="dxa"/>
            <w:tcBorders>
              <w:top w:val="dotted" w:color="D3D3D3" w:sz="6" w:space="0"/>
              <w:left w:val="dotted" w:color="D3D3D3" w:sz="6" w:space="0"/>
              <w:bottom w:val="dotted" w:color="D3D3D3" w:sz="6" w:space="0"/>
              <w:right w:val="dotted" w:color="D3D3D3" w:sz="6" w:space="0"/>
            </w:tcBorders>
            <w:hideMark/>
          </w:tcPr>
          <w:p w:rsidRPr="00135D4B" w:rsidR="00E65B32" w:rsidP="00DB7C3F" w:rsidRDefault="00E65B32" w14:paraId="0D924E7C" w14:textId="77777777">
            <w:pPr>
              <w:pStyle w:val="BodyTextIndent3"/>
              <w:spacing w:before="120"/>
              <w:ind w:left="0" w:hanging="24"/>
              <w:jc w:val="center"/>
              <w:rPr>
                <w:color w:val="000000" w:themeColor="text1"/>
                <w:sz w:val="24"/>
                <w:szCs w:val="26"/>
                <w:lang w:val="vi-VN"/>
              </w:rPr>
            </w:pPr>
            <w:r w:rsidRPr="00135D4B">
              <w:rPr>
                <w:b/>
                <w:bCs/>
                <w:color w:val="000000" w:themeColor="text1"/>
                <w:sz w:val="24"/>
                <w:szCs w:val="26"/>
                <w:lang w:val="vi-VN"/>
              </w:rPr>
              <w:t>NGƯỜI CHỨNG KIẾN</w:t>
            </w:r>
            <w:r w:rsidRPr="00135D4B">
              <w:rPr>
                <w:color w:val="000000" w:themeColor="text1"/>
                <w:sz w:val="24"/>
                <w:szCs w:val="26"/>
                <w:lang w:val="vi-VN"/>
              </w:rPr>
              <w:br/>
            </w:r>
            <w:r w:rsidRPr="00135D4B">
              <w:rPr>
                <w:i/>
                <w:iCs/>
                <w:color w:val="000000" w:themeColor="text1"/>
                <w:sz w:val="24"/>
                <w:szCs w:val="26"/>
                <w:lang w:val="vi-VN"/>
              </w:rPr>
              <w:t>(Ký, ghi rõ họ và tên)</w:t>
            </w:r>
          </w:p>
        </w:tc>
        <w:tc>
          <w:tcPr>
            <w:tcW w:w="5386" w:type="dxa"/>
            <w:tcBorders>
              <w:top w:val="dotted" w:color="D3D3D3" w:sz="6" w:space="0"/>
              <w:left w:val="dotted" w:color="D3D3D3" w:sz="6" w:space="0"/>
              <w:bottom w:val="dotted" w:color="D3D3D3" w:sz="6" w:space="0"/>
              <w:right w:val="dotted" w:color="D3D3D3" w:sz="6" w:space="0"/>
            </w:tcBorders>
            <w:hideMark/>
          </w:tcPr>
          <w:p w:rsidRPr="00135D4B" w:rsidR="00E65B32" w:rsidP="00DB7C3F" w:rsidRDefault="00E65B32" w14:paraId="40D99A41" w14:textId="77777777">
            <w:pPr>
              <w:pStyle w:val="BodyTextIndent3"/>
              <w:spacing w:before="120"/>
              <w:ind w:left="0" w:hanging="24"/>
              <w:jc w:val="center"/>
              <w:rPr>
                <w:b/>
                <w:bCs/>
                <w:color w:val="000000" w:themeColor="text1"/>
                <w:sz w:val="24"/>
                <w:szCs w:val="26"/>
              </w:rPr>
            </w:pPr>
            <w:r w:rsidRPr="00135D4B">
              <w:rPr>
                <w:b/>
                <w:bCs/>
                <w:color w:val="000000" w:themeColor="text1"/>
                <w:sz w:val="24"/>
                <w:szCs w:val="26"/>
                <w:lang w:val="vi-VN"/>
              </w:rPr>
              <w:t xml:space="preserve">ĐẠI DIỆN </w:t>
            </w:r>
            <w:r w:rsidRPr="00135D4B">
              <w:rPr>
                <w:b/>
                <w:bCs/>
                <w:color w:val="000000" w:themeColor="text1"/>
                <w:sz w:val="24"/>
                <w:szCs w:val="26"/>
              </w:rPr>
              <w:t>CÔNG AN CẤP XÃ</w:t>
            </w:r>
          </w:p>
          <w:p w:rsidRPr="00135D4B" w:rsidR="00E65B32" w:rsidP="00DB7C3F" w:rsidRDefault="00E65B32" w14:paraId="76FF73B8" w14:textId="77777777">
            <w:pPr>
              <w:pStyle w:val="BodyTextIndent3"/>
              <w:spacing w:before="120"/>
              <w:ind w:left="0" w:hanging="24"/>
              <w:jc w:val="center"/>
              <w:rPr>
                <w:color w:val="000000" w:themeColor="text1"/>
                <w:sz w:val="24"/>
                <w:szCs w:val="26"/>
                <w:lang w:val="vi-VN"/>
              </w:rPr>
            </w:pPr>
            <w:r w:rsidRPr="00135D4B">
              <w:rPr>
                <w:i/>
                <w:iCs/>
                <w:color w:val="000000" w:themeColor="text1"/>
                <w:sz w:val="24"/>
                <w:szCs w:val="26"/>
                <w:lang w:val="vi-VN"/>
              </w:rPr>
              <w:t>(Ký, ghi rõ chức vụ, họ và tên, đóng dấu)</w:t>
            </w:r>
          </w:p>
        </w:tc>
      </w:tr>
    </w:tbl>
    <w:p w:rsidRPr="00135D4B" w:rsidR="00E65B32" w:rsidP="00E65B32" w:rsidRDefault="00E65B32" w14:paraId="52BA28A9" w14:textId="77777777">
      <w:pPr>
        <w:ind w:firstLine="0"/>
        <w:rPr>
          <w:b/>
          <w:color w:val="000000" w:themeColor="text1"/>
          <w:sz w:val="25"/>
          <w:szCs w:val="25"/>
          <w:lang w:val="vi-VN"/>
        </w:rPr>
      </w:pPr>
    </w:p>
    <w:p w:rsidRPr="00135D4B" w:rsidR="00E65B32" w:rsidP="00E65B32" w:rsidRDefault="00E65B32" w14:paraId="4AB6B010" w14:textId="77777777">
      <w:pPr>
        <w:ind w:firstLine="0"/>
        <w:rPr>
          <w:b/>
          <w:color w:val="000000" w:themeColor="text1"/>
          <w:sz w:val="25"/>
          <w:szCs w:val="25"/>
          <w:lang w:val="vi-VN"/>
        </w:rPr>
      </w:pPr>
    </w:p>
    <w:p w:rsidRPr="00135D4B" w:rsidR="00E65B32" w:rsidP="00E65B32" w:rsidRDefault="00E65B32" w14:paraId="5D8D3964" w14:textId="77777777">
      <w:pPr>
        <w:ind w:firstLine="0"/>
        <w:rPr>
          <w:b/>
          <w:color w:val="000000" w:themeColor="text1"/>
          <w:sz w:val="25"/>
          <w:szCs w:val="25"/>
          <w:lang w:val="vi-VN"/>
        </w:rPr>
      </w:pPr>
    </w:p>
    <w:p w:rsidRPr="00135D4B" w:rsidR="00E65B32" w:rsidP="00E65B32" w:rsidRDefault="00E65B32" w14:paraId="0DDF9A88" w14:textId="77777777">
      <w:pPr>
        <w:ind w:firstLine="0"/>
        <w:rPr>
          <w:b/>
          <w:color w:val="000000" w:themeColor="text1"/>
          <w:sz w:val="25"/>
          <w:szCs w:val="25"/>
          <w:lang w:val="vi-VN"/>
        </w:rPr>
      </w:pPr>
    </w:p>
    <w:p w:rsidRPr="00135D4B" w:rsidR="00306A07" w:rsidP="00796569" w:rsidRDefault="00306A07" w14:paraId="563807C8" w14:textId="77777777">
      <w:pPr>
        <w:rPr>
          <w:b/>
          <w:color w:val="000000" w:themeColor="text1"/>
          <w:sz w:val="25"/>
          <w:szCs w:val="25"/>
          <w:lang w:val="sv-SE"/>
        </w:rPr>
      </w:pPr>
    </w:p>
    <w:p w:rsidRPr="00135D4B" w:rsidR="00E65B32" w:rsidP="00796569" w:rsidRDefault="00E65B32" w14:paraId="3E8F5C39" w14:textId="77777777">
      <w:pPr>
        <w:rPr>
          <w:b/>
          <w:color w:val="000000" w:themeColor="text1"/>
          <w:sz w:val="25"/>
          <w:szCs w:val="25"/>
          <w:lang w:val="sv-SE"/>
        </w:rPr>
      </w:pPr>
    </w:p>
    <w:p w:rsidR="00B433CB" w:rsidRDefault="00B433CB" w14:paraId="1CD1C502"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D73EB2" w:rsidP="004158D0" w:rsidRDefault="00D73EB2" w14:paraId="367FB073" w14:textId="78DCEC04">
      <w:pPr>
        <w:jc w:val="right"/>
        <w:rPr>
          <w:b/>
          <w:color w:val="000000" w:themeColor="text1"/>
          <w:sz w:val="25"/>
          <w:szCs w:val="25"/>
          <w:lang w:val="vi-VN"/>
        </w:rPr>
      </w:pPr>
      <w:r w:rsidRPr="00135D4B">
        <w:rPr>
          <w:b/>
          <w:color w:val="000000" w:themeColor="text1"/>
          <w:sz w:val="25"/>
          <w:szCs w:val="25"/>
          <w:lang w:val="vi-VN"/>
        </w:rPr>
        <w:t xml:space="preserve">Mẫu số </w:t>
      </w:r>
      <w:r w:rsidRPr="00135D4B">
        <w:rPr>
          <w:b/>
          <w:color w:val="000000" w:themeColor="text1"/>
          <w:sz w:val="25"/>
          <w:szCs w:val="25"/>
        </w:rPr>
        <w:t>3</w:t>
      </w:r>
      <w:r w:rsidR="00DF4D88">
        <w:rPr>
          <w:b/>
          <w:color w:val="000000" w:themeColor="text1"/>
          <w:sz w:val="25"/>
          <w:szCs w:val="25"/>
        </w:rPr>
        <w:t>5</w:t>
      </w:r>
    </w:p>
    <w:p w:rsidRPr="00135D4B" w:rsidR="00D73EB2" w:rsidP="00D73EB2" w:rsidRDefault="00D73EB2" w14:paraId="5BA0F3A2"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17"/>
        <w:gridCol w:w="5491"/>
        <w:gridCol w:w="17"/>
      </w:tblGrid>
      <w:tr w:rsidRPr="00135D4B" w:rsidR="00135D4B" w:rsidTr="00254EEE" w14:paraId="62BECF9B" w14:textId="77777777">
        <w:trPr>
          <w:gridAfter w:val="1"/>
          <w:wAfter w:w="17" w:type="dxa"/>
        </w:trPr>
        <w:tc>
          <w:tcPr>
            <w:tcW w:w="3544" w:type="dxa"/>
            <w:tcBorders>
              <w:top w:val="nil"/>
              <w:left w:val="nil"/>
              <w:bottom w:val="nil"/>
              <w:right w:val="nil"/>
              <w:tl2br w:val="nil"/>
              <w:tr2bl w:val="nil"/>
            </w:tcBorders>
            <w:tcMar>
              <w:top w:w="0" w:type="dxa"/>
              <w:left w:w="108" w:type="dxa"/>
              <w:bottom w:w="0" w:type="dxa"/>
              <w:right w:w="108" w:type="dxa"/>
            </w:tcMar>
          </w:tcPr>
          <w:p w:rsidRPr="00135D4B" w:rsidR="00D73EB2" w:rsidP="00254EEE" w:rsidRDefault="00D73EB2" w14:paraId="48AF6F1C" w14:textId="77777777">
            <w:pPr>
              <w:ind w:firstLine="0"/>
              <w:jc w:val="center"/>
              <w:rPr>
                <w:iCs/>
                <w:color w:val="000000" w:themeColor="text1"/>
                <w:szCs w:val="26"/>
                <w:lang w:val="vi-VN"/>
              </w:rPr>
            </w:pPr>
            <w:r w:rsidRPr="00135D4B">
              <w:rPr>
                <w:iCs/>
                <w:color w:val="000000" w:themeColor="text1"/>
                <w:szCs w:val="26"/>
                <w:lang w:val="vi-VN"/>
              </w:rPr>
              <w:t>TÊN CQ, TC CHỦ QUẢN</w:t>
            </w:r>
            <w:r w:rsidRPr="00135D4B">
              <w:rPr>
                <w:rStyle w:val="FootnoteReference"/>
                <w:iCs/>
                <w:color w:val="000000" w:themeColor="text1"/>
                <w:szCs w:val="26"/>
                <w:lang w:val="vi-VN"/>
              </w:rPr>
              <w:footnoteReference w:id="148"/>
            </w:r>
          </w:p>
          <w:p w:rsidRPr="00135D4B" w:rsidR="00D73EB2" w:rsidP="00254EEE" w:rsidRDefault="00D73EB2" w14:paraId="0D46562C" w14:textId="77777777">
            <w:pPr>
              <w:ind w:firstLine="0"/>
              <w:jc w:val="center"/>
              <w:rPr>
                <w:b/>
                <w:iCs/>
                <w:color w:val="000000" w:themeColor="text1"/>
                <w:szCs w:val="26"/>
                <w:lang w:val="fr-FR"/>
              </w:rPr>
            </w:pPr>
            <w:r w:rsidRPr="00135D4B">
              <w:rPr>
                <w:b/>
                <w:iCs/>
                <w:color w:val="000000" w:themeColor="text1"/>
                <w:szCs w:val="26"/>
                <w:lang w:val="fr-FR"/>
              </w:rPr>
              <w:t>CƠ SỞ ĐIỀU TRỊ ……</w:t>
            </w:r>
            <w:r w:rsidRPr="00135D4B">
              <w:rPr>
                <w:rStyle w:val="FootnoteReference"/>
                <w:b/>
                <w:iCs/>
                <w:color w:val="000000" w:themeColor="text1"/>
                <w:szCs w:val="26"/>
              </w:rPr>
              <w:footnoteReference w:id="149"/>
            </w:r>
            <w:r w:rsidRPr="00135D4B">
              <w:rPr>
                <w:b/>
                <w:iCs/>
                <w:color w:val="000000" w:themeColor="text1"/>
                <w:szCs w:val="26"/>
                <w:lang w:val="fr-FR"/>
              </w:rPr>
              <w:t>….</w:t>
            </w:r>
          </w:p>
          <w:p w:rsidRPr="00135D4B" w:rsidR="00D73EB2" w:rsidP="00254EEE" w:rsidRDefault="00D73EB2" w14:paraId="5E649705" w14:textId="77777777">
            <w:pPr>
              <w:ind w:firstLine="0"/>
              <w:jc w:val="center"/>
              <w:rPr>
                <w:color w:val="000000" w:themeColor="text1"/>
                <w:szCs w:val="28"/>
                <w:vertAlign w:val="superscript"/>
              </w:rPr>
            </w:pPr>
            <w:r w:rsidRPr="00135D4B">
              <w:rPr>
                <w:color w:val="000000" w:themeColor="text1"/>
                <w:szCs w:val="28"/>
                <w:vertAlign w:val="superscript"/>
              </w:rPr>
              <w:t>__________</w:t>
            </w:r>
          </w:p>
        </w:tc>
        <w:tc>
          <w:tcPr>
            <w:tcW w:w="5508" w:type="dxa"/>
            <w:gridSpan w:val="2"/>
            <w:tcBorders>
              <w:top w:val="nil"/>
              <w:left w:val="nil"/>
              <w:bottom w:val="nil"/>
              <w:right w:val="nil"/>
              <w:tl2br w:val="nil"/>
              <w:tr2bl w:val="nil"/>
            </w:tcBorders>
            <w:tcMar>
              <w:top w:w="0" w:type="dxa"/>
              <w:left w:w="108" w:type="dxa"/>
              <w:bottom w:w="0" w:type="dxa"/>
              <w:right w:w="108" w:type="dxa"/>
            </w:tcMar>
          </w:tcPr>
          <w:p w:rsidRPr="00135D4B" w:rsidR="00D73EB2" w:rsidP="00254EEE" w:rsidRDefault="00D73EB2" w14:paraId="54028E21" w14:textId="77777777">
            <w:pPr>
              <w:ind w:firstLine="0"/>
              <w:jc w:val="center"/>
              <w:rPr>
                <w:b/>
                <w:bCs/>
                <w:color w:val="000000" w:themeColor="text1"/>
                <w:szCs w:val="28"/>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135D4B" w:rsidR="00D73EB2" w:rsidP="00254EEE" w:rsidRDefault="00D73EB2" w14:paraId="011376BD" w14:textId="77777777">
            <w:pPr>
              <w:ind w:firstLine="0"/>
              <w:jc w:val="center"/>
              <w:rPr>
                <w:color w:val="000000" w:themeColor="text1"/>
                <w:szCs w:val="28"/>
              </w:rPr>
            </w:pPr>
            <w:r w:rsidRPr="00135D4B">
              <w:rPr>
                <w:b/>
                <w:bCs/>
                <w:color w:val="000000" w:themeColor="text1"/>
                <w:szCs w:val="28"/>
                <w:vertAlign w:val="superscript"/>
              </w:rPr>
              <w:t>_______________________________________________</w:t>
            </w:r>
          </w:p>
        </w:tc>
      </w:tr>
      <w:tr w:rsidRPr="00135D4B" w:rsidR="00D73EB2" w:rsidTr="00254EEE" w14:paraId="0D05FCF1" w14:textId="77777777">
        <w:tblPrEx>
          <w:tblBorders>
            <w:top w:val="none" w:color="auto" w:sz="0" w:space="0"/>
            <w:bottom w:val="none" w:color="auto" w:sz="0" w:space="0"/>
            <w:insideH w:val="none" w:color="auto" w:sz="0" w:space="0"/>
            <w:insideV w:val="none" w:color="auto" w:sz="0" w:space="0"/>
          </w:tblBorders>
        </w:tblPrEx>
        <w:tc>
          <w:tcPr>
            <w:tcW w:w="3561" w:type="dxa"/>
            <w:gridSpan w:val="2"/>
            <w:tcBorders>
              <w:top w:val="nil"/>
              <w:left w:val="nil"/>
              <w:bottom w:val="nil"/>
              <w:right w:val="nil"/>
              <w:tl2br w:val="nil"/>
              <w:tr2bl w:val="nil"/>
            </w:tcBorders>
            <w:tcMar>
              <w:top w:w="0" w:type="dxa"/>
              <w:left w:w="108" w:type="dxa"/>
              <w:bottom w:w="0" w:type="dxa"/>
              <w:right w:w="108" w:type="dxa"/>
            </w:tcMar>
          </w:tcPr>
          <w:p w:rsidRPr="00FE70F4" w:rsidR="00D73EB2" w:rsidP="00254EEE" w:rsidRDefault="00D73EB2" w14:paraId="4D2F47D3" w14:textId="77777777">
            <w:pPr>
              <w:ind w:firstLine="0"/>
              <w:jc w:val="center"/>
              <w:rPr>
                <w:color w:val="000000" w:themeColor="text1"/>
                <w:sz w:val="28"/>
                <w:szCs w:val="28"/>
              </w:rPr>
            </w:pPr>
            <w:r w:rsidRPr="00135D4B">
              <w:rPr>
                <w:color w:val="000000" w:themeColor="text1"/>
                <w:sz w:val="26"/>
                <w:szCs w:val="28"/>
                <w:lang w:val="vi-VN"/>
              </w:rPr>
              <w:t>Số:       /</w:t>
            </w:r>
            <w:r w:rsidR="005907A9">
              <w:rPr>
                <w:color w:val="000000" w:themeColor="text1"/>
                <w:sz w:val="26"/>
                <w:szCs w:val="28"/>
              </w:rPr>
              <w:t>G</w:t>
            </w:r>
            <w:r w:rsidRPr="00135D4B">
              <w:rPr>
                <w:color w:val="000000" w:themeColor="text1"/>
                <w:sz w:val="26"/>
                <w:szCs w:val="28"/>
                <w:lang w:val="vi-VN"/>
              </w:rPr>
              <w:t>XN-</w:t>
            </w:r>
            <w:r w:rsidR="00FE70F4">
              <w:rPr>
                <w:color w:val="000000" w:themeColor="text1"/>
                <w:sz w:val="26"/>
                <w:szCs w:val="28"/>
              </w:rPr>
              <w:t>ĐTN</w:t>
            </w:r>
          </w:p>
        </w:tc>
        <w:tc>
          <w:tcPr>
            <w:tcW w:w="5508" w:type="dxa"/>
            <w:gridSpan w:val="2"/>
            <w:tcBorders>
              <w:top w:val="nil"/>
              <w:left w:val="nil"/>
              <w:bottom w:val="nil"/>
              <w:right w:val="nil"/>
              <w:tl2br w:val="nil"/>
              <w:tr2bl w:val="nil"/>
            </w:tcBorders>
            <w:tcMar>
              <w:top w:w="0" w:type="dxa"/>
              <w:left w:w="108" w:type="dxa"/>
              <w:bottom w:w="0" w:type="dxa"/>
              <w:right w:w="108" w:type="dxa"/>
            </w:tcMar>
          </w:tcPr>
          <w:p w:rsidRPr="00135D4B" w:rsidR="00D73EB2" w:rsidP="00254EEE" w:rsidRDefault="00D73EB2" w14:paraId="29E338C7" w14:textId="77777777">
            <w:pPr>
              <w:ind w:firstLine="0"/>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150"/>
            </w:r>
            <w:r w:rsidRPr="00135D4B">
              <w:rPr>
                <w:i/>
                <w:color w:val="000000" w:themeColor="text1"/>
                <w:sz w:val="28"/>
                <w:szCs w:val="28"/>
              </w:rPr>
              <w:t>......, ngày .... tháng ... năm ……</w:t>
            </w:r>
          </w:p>
        </w:tc>
      </w:tr>
    </w:tbl>
    <w:p w:rsidRPr="00135D4B" w:rsidR="00D73EB2" w:rsidP="00D73EB2" w:rsidRDefault="00D73EB2" w14:paraId="39C56A70" w14:textId="77777777">
      <w:pPr>
        <w:pStyle w:val="Heading2"/>
        <w:spacing w:before="0"/>
        <w:ind w:firstLine="0"/>
        <w:jc w:val="center"/>
        <w:rPr>
          <w:rFonts w:ascii="Times New Roman" w:hAnsi="Times New Roman"/>
          <w:color w:val="000000" w:themeColor="text1"/>
        </w:rPr>
      </w:pPr>
    </w:p>
    <w:p w:rsidRPr="00135D4B" w:rsidR="00D73EB2" w:rsidP="00D73EB2" w:rsidRDefault="005907A9" w14:paraId="65913010" w14:textId="77777777">
      <w:pPr>
        <w:pStyle w:val="Heading2"/>
        <w:spacing w:before="0"/>
        <w:ind w:firstLine="0"/>
        <w:jc w:val="center"/>
        <w:rPr>
          <w:rFonts w:ascii="Times New Roman" w:hAnsi="Times New Roman"/>
          <w:color w:val="000000" w:themeColor="text1"/>
        </w:rPr>
      </w:pPr>
      <w:r>
        <w:rPr>
          <w:rFonts w:ascii="Times New Roman" w:hAnsi="Times New Roman"/>
          <w:color w:val="000000" w:themeColor="text1"/>
        </w:rPr>
        <w:t xml:space="preserve">GIẤY </w:t>
      </w:r>
      <w:r w:rsidRPr="00135D4B" w:rsidR="00D73EB2">
        <w:rPr>
          <w:rFonts w:ascii="Times New Roman" w:hAnsi="Times New Roman"/>
          <w:color w:val="000000" w:themeColor="text1"/>
        </w:rPr>
        <w:t>XÁC NHẬN</w:t>
      </w:r>
      <w:r w:rsidRPr="00135D4B" w:rsidR="00D73EB2">
        <w:rPr>
          <w:rFonts w:ascii="Times New Roman" w:hAnsi="Times New Roman"/>
          <w:color w:val="000000" w:themeColor="text1"/>
          <w:lang w:val="vi-VN"/>
        </w:rPr>
        <w:t xml:space="preserve"> </w:t>
      </w:r>
      <w:r w:rsidRPr="00135D4B" w:rsidR="00D73EB2">
        <w:rPr>
          <w:rFonts w:ascii="Times New Roman" w:hAnsi="Times New Roman"/>
          <w:color w:val="000000" w:themeColor="text1"/>
          <w:lang w:val="vi-VN"/>
        </w:rPr>
        <w:br/>
      </w:r>
      <w:r w:rsidRPr="00135D4B" w:rsidR="00D73EB2">
        <w:rPr>
          <w:rFonts w:ascii="Times New Roman" w:hAnsi="Times New Roman"/>
          <w:color w:val="000000" w:themeColor="text1"/>
        </w:rPr>
        <w:t>Người đang điều trị nghiện bằng thuốc thay thế</w:t>
      </w:r>
    </w:p>
    <w:p w:rsidRPr="00135D4B" w:rsidR="00D73EB2" w:rsidP="00D73EB2" w:rsidRDefault="00D73EB2" w14:paraId="0DEDCCCD" w14:textId="77777777">
      <w:pPr>
        <w:spacing w:before="120" w:after="120"/>
        <w:ind w:firstLine="0"/>
        <w:jc w:val="center"/>
        <w:rPr>
          <w:b/>
          <w:color w:val="000000" w:themeColor="text1"/>
          <w:szCs w:val="26"/>
          <w:lang w:val="vi-VN"/>
        </w:rPr>
      </w:pPr>
      <w:r w:rsidRPr="00135D4B">
        <w:rPr>
          <w:color w:val="000000" w:themeColor="text1"/>
          <w:szCs w:val="28"/>
          <w:vertAlign w:val="superscript"/>
        </w:rPr>
        <w:t>____________________</w:t>
      </w:r>
    </w:p>
    <w:p w:rsidRPr="00135D4B" w:rsidR="00D73EB2" w:rsidP="00D73EB2" w:rsidRDefault="00D73EB2" w14:paraId="76D69907" w14:textId="77777777">
      <w:pPr>
        <w:spacing w:before="120" w:after="120"/>
        <w:ind w:firstLine="0"/>
        <w:jc w:val="center"/>
        <w:rPr>
          <w:b/>
          <w:color w:val="000000" w:themeColor="text1"/>
          <w:szCs w:val="26"/>
          <w:lang w:val="vi-VN"/>
        </w:rPr>
      </w:pPr>
      <w:r w:rsidRPr="00135D4B">
        <w:rPr>
          <w:b/>
          <w:color w:val="000000" w:themeColor="text1"/>
          <w:szCs w:val="26"/>
          <w:lang w:val="vi-VN"/>
        </w:rPr>
        <w:t>CƠ SỞ .................</w:t>
      </w:r>
      <w:r w:rsidRPr="00135D4B">
        <w:rPr>
          <w:b/>
          <w:color w:val="000000" w:themeColor="text1"/>
          <w:szCs w:val="26"/>
          <w:vertAlign w:val="superscript"/>
        </w:rPr>
        <w:t>2</w:t>
      </w:r>
      <w:r w:rsidRPr="00135D4B">
        <w:rPr>
          <w:b/>
          <w:color w:val="000000" w:themeColor="text1"/>
          <w:szCs w:val="26"/>
          <w:lang w:val="vi-VN"/>
        </w:rPr>
        <w:t>...................</w:t>
      </w:r>
    </w:p>
    <w:p w:rsidRPr="00135D4B" w:rsidR="00D73EB2" w:rsidP="00D73EB2" w:rsidRDefault="00D73EB2" w14:paraId="21B9A977"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color w:val="000000" w:themeColor="text1"/>
          <w:sz w:val="26"/>
          <w:szCs w:val="26"/>
          <w:lang w:val="vi-VN"/>
        </w:rPr>
        <w:t>;</w:t>
      </w:r>
    </w:p>
    <w:p w:rsidRPr="00135D4B" w:rsidR="00D73EB2" w:rsidP="00D73EB2" w:rsidRDefault="00D73EB2" w14:paraId="6AA700E3" w14:textId="77777777">
      <w:pPr>
        <w:pStyle w:val="BodyTextIndent3"/>
        <w:spacing w:before="120"/>
        <w:ind w:left="0" w:firstLine="709"/>
        <w:rPr>
          <w:i/>
          <w:color w:val="000000" w:themeColor="text1"/>
          <w:sz w:val="26"/>
          <w:szCs w:val="26"/>
          <w:lang w:val="vi-VN"/>
        </w:rPr>
      </w:pPr>
      <w:r w:rsidRPr="00135D4B">
        <w:rPr>
          <w:i/>
          <w:color w:val="000000" w:themeColor="text1"/>
          <w:sz w:val="26"/>
          <w:szCs w:val="26"/>
          <w:lang w:val="vi-VN"/>
        </w:rPr>
        <w:t xml:space="preserve">Căn cứ </w:t>
      </w:r>
      <w:r w:rsidRPr="00135D4B">
        <w:rPr>
          <w:i/>
          <w:color w:val="000000" w:themeColor="text1"/>
          <w:sz w:val="26"/>
          <w:szCs w:val="26"/>
        </w:rPr>
        <w:t>đề nghị…</w:t>
      </w:r>
      <w:r w:rsidRPr="00135D4B">
        <w:rPr>
          <w:i/>
          <w:color w:val="000000" w:themeColor="text1"/>
          <w:sz w:val="26"/>
          <w:szCs w:val="26"/>
          <w:lang w:val="vi-VN"/>
        </w:rPr>
        <w:t>....................</w:t>
      </w:r>
      <w:r w:rsidRPr="00135D4B">
        <w:rPr>
          <w:rStyle w:val="FootnoteReference"/>
          <w:i/>
          <w:color w:val="000000" w:themeColor="text1"/>
          <w:sz w:val="26"/>
          <w:szCs w:val="26"/>
          <w:lang w:val="vi-VN"/>
        </w:rPr>
        <w:t xml:space="preserve"> </w:t>
      </w:r>
      <w:r w:rsidRPr="00135D4B">
        <w:rPr>
          <w:rStyle w:val="FootnoteReference"/>
          <w:i/>
          <w:color w:val="000000" w:themeColor="text1"/>
          <w:sz w:val="26"/>
          <w:szCs w:val="26"/>
          <w:lang w:val="vi-VN"/>
        </w:rPr>
        <w:footnoteReference w:id="151"/>
      </w:r>
      <w:r w:rsidRPr="00135D4B">
        <w:rPr>
          <w:i/>
          <w:color w:val="000000" w:themeColor="text1"/>
          <w:sz w:val="26"/>
          <w:szCs w:val="26"/>
          <w:lang w:val="vi-VN"/>
        </w:rPr>
        <w:t>...........................</w:t>
      </w:r>
    </w:p>
    <w:p w:rsidRPr="00135D4B" w:rsidR="00D73EB2" w:rsidP="00D73EB2" w:rsidRDefault="00D73EB2" w14:paraId="23D9E952" w14:textId="77777777">
      <w:pPr>
        <w:spacing w:before="120" w:after="120"/>
        <w:ind w:firstLine="0"/>
        <w:jc w:val="center"/>
        <w:rPr>
          <w:b/>
          <w:color w:val="000000" w:themeColor="text1"/>
          <w:szCs w:val="26"/>
          <w:lang w:val="vi-VN"/>
        </w:rPr>
      </w:pPr>
      <w:r w:rsidRPr="00135D4B">
        <w:rPr>
          <w:b/>
          <w:color w:val="000000" w:themeColor="text1"/>
          <w:szCs w:val="26"/>
          <w:lang w:val="vi-VN"/>
        </w:rPr>
        <w:t>XÁC NHẬN:</w:t>
      </w:r>
    </w:p>
    <w:p w:rsidRPr="00135D4B" w:rsidR="00D73EB2" w:rsidP="00D73EB2" w:rsidRDefault="00D73EB2" w14:paraId="79D8B4FE" w14:textId="77777777">
      <w:pPr>
        <w:shd w:val="clear" w:color="auto" w:fill="FFFFFF"/>
        <w:jc w:val="left"/>
        <w:rPr>
          <w:color w:val="000000" w:themeColor="text1"/>
          <w:sz w:val="26"/>
          <w:szCs w:val="26"/>
          <w:lang w:val="vi-VN"/>
        </w:rPr>
      </w:pPr>
      <w:r w:rsidRPr="00135D4B">
        <w:rPr>
          <w:b/>
          <w:color w:val="000000" w:themeColor="text1"/>
          <w:sz w:val="26"/>
          <w:szCs w:val="26"/>
          <w:lang w:val="vi-VN"/>
        </w:rPr>
        <w:t>1.</w:t>
      </w:r>
      <w:r w:rsidRPr="00135D4B">
        <w:rPr>
          <w:color w:val="000000" w:themeColor="text1"/>
          <w:sz w:val="26"/>
          <w:szCs w:val="26"/>
          <w:lang w:val="vi-VN"/>
        </w:rPr>
        <w:t xml:space="preserve"> Ông (bà)</w:t>
      </w:r>
      <w:r w:rsidRPr="00135D4B">
        <w:rPr>
          <w:color w:val="000000" w:themeColor="text1"/>
          <w:sz w:val="26"/>
          <w:szCs w:val="26"/>
          <w:vertAlign w:val="superscript"/>
          <w:lang w:val="vi-VN"/>
        </w:rPr>
        <w:t xml:space="preserve"> </w:t>
      </w:r>
      <w:r w:rsidRPr="00135D4B">
        <w:rPr>
          <w:color w:val="000000" w:themeColor="text1"/>
          <w:sz w:val="26"/>
          <w:szCs w:val="26"/>
          <w:lang w:val="vi-VN"/>
        </w:rPr>
        <w:t>.............................</w:t>
      </w:r>
      <w:r w:rsidR="00C407C6">
        <w:rPr>
          <w:rStyle w:val="FootnoteReference"/>
          <w:color w:val="000000" w:themeColor="text1"/>
          <w:sz w:val="26"/>
          <w:szCs w:val="26"/>
          <w:lang w:val="vi-VN"/>
        </w:rPr>
        <w:footnoteReference w:id="152"/>
      </w:r>
      <w:r w:rsidRPr="00135D4B">
        <w:rPr>
          <w:color w:val="000000" w:themeColor="text1"/>
          <w:sz w:val="26"/>
          <w:szCs w:val="26"/>
          <w:lang w:val="vi-VN"/>
        </w:rPr>
        <w:t>.............................. ; Giới tính............................</w:t>
      </w:r>
    </w:p>
    <w:p w:rsidRPr="00135D4B" w:rsidR="00D73EB2" w:rsidP="00D73EB2" w:rsidRDefault="00D73EB2" w14:paraId="09A47C0C" w14:textId="77777777">
      <w:pPr>
        <w:shd w:val="clear" w:color="auto" w:fill="FFFFFF"/>
        <w:jc w:val="left"/>
        <w:rPr>
          <w:color w:val="000000" w:themeColor="text1"/>
          <w:sz w:val="26"/>
          <w:szCs w:val="26"/>
          <w:lang w:val="vi-VN"/>
        </w:rPr>
      </w:pPr>
      <w:r w:rsidRPr="00135D4B">
        <w:rPr>
          <w:color w:val="000000" w:themeColor="text1"/>
          <w:sz w:val="26"/>
          <w:szCs w:val="26"/>
          <w:lang w:val="vi-VN"/>
        </w:rPr>
        <w:t>Ngày, tháng, năm sinh:…………………..………………………………………</w:t>
      </w:r>
    </w:p>
    <w:p w:rsidRPr="00135D4B" w:rsidR="00D73EB2" w:rsidP="00D73EB2" w:rsidRDefault="00D73EB2" w14:paraId="063790EF" w14:textId="77777777">
      <w:pPr>
        <w:shd w:val="clear" w:color="auto" w:fill="FFFFFF"/>
        <w:jc w:val="left"/>
        <w:rPr>
          <w:color w:val="000000" w:themeColor="text1"/>
          <w:sz w:val="26"/>
          <w:szCs w:val="26"/>
          <w:lang w:val="vi-VN"/>
        </w:rPr>
      </w:pPr>
      <w:r w:rsidRPr="00135D4B">
        <w:rPr>
          <w:color w:val="000000" w:themeColor="text1"/>
          <w:sz w:val="26"/>
          <w:szCs w:val="26"/>
          <w:lang w:val="vi-VN"/>
        </w:rPr>
        <w:t xml:space="preserve">Số </w:t>
      </w:r>
      <w:r w:rsidR="00FE70F4">
        <w:rPr>
          <w:color w:val="000000" w:themeColor="text1"/>
          <w:sz w:val="26"/>
          <w:szCs w:val="26"/>
        </w:rPr>
        <w:t>CC/</w:t>
      </w:r>
      <w:r w:rsidRPr="00135D4B">
        <w:rPr>
          <w:color w:val="000000" w:themeColor="text1"/>
          <w:sz w:val="26"/>
          <w:szCs w:val="26"/>
          <w:lang w:val="vi-VN"/>
        </w:rPr>
        <w:t>CCCD/CMND/H</w:t>
      </w:r>
      <w:r w:rsidR="00FE70F4">
        <w:rPr>
          <w:color w:val="000000" w:themeColor="text1"/>
          <w:sz w:val="26"/>
          <w:szCs w:val="26"/>
        </w:rPr>
        <w:t>C</w:t>
      </w:r>
      <w:r w:rsidRPr="00135D4B">
        <w:rPr>
          <w:color w:val="000000" w:themeColor="text1"/>
          <w:sz w:val="26"/>
          <w:szCs w:val="26"/>
          <w:lang w:val="vi-VN"/>
        </w:rPr>
        <w:t>: ................................. ngày cấp: ............................ nơi cấp: ...........................................................................................................................</w:t>
      </w:r>
    </w:p>
    <w:p w:rsidRPr="00135D4B" w:rsidR="00D73EB2" w:rsidP="00D73EB2" w:rsidRDefault="00D73EB2" w14:paraId="1CBFD99F" w14:textId="77777777">
      <w:pPr>
        <w:shd w:val="clear" w:color="auto" w:fill="FFFFFF"/>
        <w:jc w:val="left"/>
        <w:rPr>
          <w:color w:val="000000" w:themeColor="text1"/>
          <w:sz w:val="26"/>
          <w:szCs w:val="26"/>
          <w:lang w:val="vi-VN"/>
        </w:rPr>
      </w:pPr>
      <w:r w:rsidRPr="00135D4B">
        <w:rPr>
          <w:color w:val="000000" w:themeColor="text1"/>
          <w:sz w:val="26"/>
          <w:szCs w:val="26"/>
          <w:lang w:val="vi-VN"/>
        </w:rPr>
        <w:t>Nơi cư trú:……………………………………………………………………….</w:t>
      </w:r>
    </w:p>
    <w:p w:rsidRPr="00135D4B" w:rsidR="00D73EB2" w:rsidP="00D73EB2" w:rsidRDefault="00D73EB2" w14:paraId="070C7677" w14:textId="77777777">
      <w:pPr>
        <w:pStyle w:val="BodyTextIndent3"/>
        <w:spacing w:after="0"/>
        <w:ind w:left="0" w:firstLine="709"/>
        <w:rPr>
          <w:b/>
          <w:color w:val="000000" w:themeColor="text1"/>
          <w:sz w:val="26"/>
          <w:szCs w:val="26"/>
          <w:lang w:val="vi-VN"/>
        </w:rPr>
      </w:pPr>
      <w:r w:rsidRPr="00135D4B">
        <w:rPr>
          <w:b/>
          <w:color w:val="000000" w:themeColor="text1"/>
          <w:sz w:val="26"/>
          <w:szCs w:val="26"/>
          <w:lang w:val="vi-VN"/>
        </w:rPr>
        <w:t>2.</w:t>
      </w:r>
      <w:r w:rsidRPr="00135D4B">
        <w:rPr>
          <w:color w:val="000000" w:themeColor="text1"/>
          <w:sz w:val="26"/>
          <w:szCs w:val="26"/>
          <w:lang w:val="vi-VN"/>
        </w:rPr>
        <w:t xml:space="preserve"> Xác nhận:</w:t>
      </w:r>
      <w:r w:rsidRPr="00135D4B">
        <w:rPr>
          <w:b/>
          <w:color w:val="000000" w:themeColor="text1"/>
          <w:sz w:val="26"/>
          <w:szCs w:val="26"/>
          <w:lang w:val="vi-VN"/>
        </w:rPr>
        <w:t xml:space="preserve"> </w:t>
      </w:r>
      <w:r w:rsidRPr="00135D4B">
        <w:rPr>
          <w:b/>
          <w:color w:val="000000" w:themeColor="text1"/>
          <w:sz w:val="26"/>
          <w:szCs w:val="26"/>
        </w:rPr>
        <w:t>Đang điều trị nghiện bằng thuốc thay thế</w:t>
      </w:r>
      <w:r w:rsidRPr="00135D4B">
        <w:rPr>
          <w:b/>
          <w:color w:val="000000" w:themeColor="text1"/>
          <w:sz w:val="26"/>
          <w:szCs w:val="26"/>
          <w:lang w:val="vi-VN"/>
        </w:rPr>
        <w:t xml:space="preserve"> </w:t>
      </w:r>
    </w:p>
    <w:p w:rsidRPr="00135D4B" w:rsidR="00D73EB2" w:rsidP="00D73EB2" w:rsidRDefault="00D73EB2" w14:paraId="04297492" w14:textId="77777777">
      <w:pPr>
        <w:pStyle w:val="BodyTextIndent3"/>
        <w:spacing w:after="0"/>
        <w:ind w:left="0" w:firstLine="709"/>
        <w:rPr>
          <w:color w:val="000000" w:themeColor="text1"/>
          <w:sz w:val="26"/>
          <w:szCs w:val="26"/>
          <w:lang w:val="vi-VN"/>
        </w:rPr>
      </w:pPr>
      <w:r w:rsidRPr="00135D4B">
        <w:rPr>
          <w:color w:val="000000" w:themeColor="text1"/>
          <w:sz w:val="26"/>
          <w:szCs w:val="26"/>
          <w:lang w:val="vi-VN"/>
        </w:rPr>
        <w:t>Thời gian: từ ngày..... tháng...... năm........ đến ngày..... tháng...... năm........</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67"/>
        <w:gridCol w:w="4805"/>
      </w:tblGrid>
      <w:tr w:rsidRPr="00135D4B" w:rsidR="00135D4B" w:rsidTr="00254EEE" w14:paraId="73AEB701" w14:textId="77777777">
        <w:trPr>
          <w:tblCellSpacing w:w="0" w:type="dxa"/>
          <w:jc w:val="center"/>
        </w:trPr>
        <w:tc>
          <w:tcPr>
            <w:tcW w:w="4359" w:type="dxa"/>
            <w:shd w:val="clear" w:color="auto" w:fill="FFFFFF"/>
            <w:tcMar>
              <w:top w:w="0" w:type="dxa"/>
              <w:left w:w="108" w:type="dxa"/>
              <w:bottom w:w="0" w:type="dxa"/>
              <w:right w:w="108" w:type="dxa"/>
            </w:tcMar>
            <w:hideMark/>
          </w:tcPr>
          <w:p w:rsidRPr="00135D4B" w:rsidR="00D73EB2" w:rsidP="00254EEE" w:rsidRDefault="00D73EB2" w14:paraId="4569C780" w14:textId="77777777">
            <w:pPr>
              <w:spacing w:before="120"/>
              <w:ind w:firstLine="0"/>
              <w:jc w:val="left"/>
              <w:rPr>
                <w:color w:val="000000" w:themeColor="text1"/>
                <w:sz w:val="22"/>
                <w:szCs w:val="22"/>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szCs w:val="22"/>
                <w:lang w:val="vi-VN"/>
              </w:rPr>
              <w:t>- Ông, bà..................</w:t>
            </w:r>
            <w:r w:rsidRPr="00135D4B">
              <w:rPr>
                <w:color w:val="000000" w:themeColor="text1"/>
                <w:sz w:val="22"/>
                <w:szCs w:val="22"/>
                <w:vertAlign w:val="superscript"/>
                <w:lang w:val="vi-VN"/>
              </w:rPr>
              <w:t>4</w:t>
            </w:r>
            <w:r w:rsidRPr="00135D4B">
              <w:rPr>
                <w:color w:val="000000" w:themeColor="text1"/>
                <w:sz w:val="22"/>
                <w:szCs w:val="22"/>
                <w:lang w:val="vi-VN"/>
              </w:rPr>
              <w:t>;</w:t>
            </w:r>
          </w:p>
          <w:p w:rsidRPr="00135D4B" w:rsidR="00D73EB2" w:rsidP="00254EEE" w:rsidRDefault="00D73EB2" w14:paraId="061757C3" w14:textId="77777777">
            <w:pPr>
              <w:ind w:firstLine="0"/>
              <w:jc w:val="left"/>
              <w:rPr>
                <w:color w:val="000000" w:themeColor="text1"/>
                <w:sz w:val="22"/>
                <w:szCs w:val="22"/>
                <w:lang w:val="vi-VN"/>
              </w:rPr>
            </w:pPr>
            <w:r w:rsidRPr="00135D4B">
              <w:rPr>
                <w:color w:val="000000" w:themeColor="text1"/>
                <w:sz w:val="22"/>
                <w:szCs w:val="22"/>
                <w:lang w:val="vi-VN"/>
              </w:rPr>
              <w:t>- Đại diện gia đình...</w:t>
            </w:r>
            <w:r w:rsidRPr="00135D4B">
              <w:rPr>
                <w:rStyle w:val="FootnoteReference"/>
                <w:color w:val="000000" w:themeColor="text1"/>
                <w:sz w:val="22"/>
                <w:szCs w:val="22"/>
                <w:lang w:val="vi-VN"/>
              </w:rPr>
              <w:footnoteReference w:id="153"/>
            </w:r>
            <w:r w:rsidRPr="00135D4B">
              <w:rPr>
                <w:color w:val="000000" w:themeColor="text1"/>
                <w:sz w:val="22"/>
                <w:szCs w:val="22"/>
                <w:lang w:val="vi-VN"/>
              </w:rPr>
              <w:t>;</w:t>
            </w:r>
          </w:p>
          <w:p w:rsidRPr="00135D4B" w:rsidR="00D73EB2" w:rsidP="00254EEE" w:rsidRDefault="00D73EB2" w14:paraId="488E9AA6" w14:textId="77777777">
            <w:pPr>
              <w:ind w:firstLine="0"/>
              <w:jc w:val="left"/>
              <w:rPr>
                <w:color w:val="000000" w:themeColor="text1"/>
                <w:sz w:val="22"/>
                <w:szCs w:val="22"/>
              </w:rPr>
            </w:pPr>
            <w:r w:rsidRPr="00135D4B">
              <w:rPr>
                <w:color w:val="000000" w:themeColor="text1"/>
                <w:sz w:val="22"/>
                <w:szCs w:val="22"/>
                <w:lang w:val="vi-VN"/>
              </w:rPr>
              <w:t>- Công an xã</w:t>
            </w:r>
            <w:r w:rsidRPr="00135D4B">
              <w:rPr>
                <w:color w:val="000000" w:themeColor="text1"/>
                <w:sz w:val="22"/>
                <w:szCs w:val="22"/>
              </w:rPr>
              <w:t>/phường/thị trấn…;</w:t>
            </w:r>
          </w:p>
          <w:p w:rsidRPr="00135D4B" w:rsidR="00D73EB2" w:rsidP="00254EEE" w:rsidRDefault="00D73EB2" w14:paraId="21CF9EBC" w14:textId="77777777">
            <w:pPr>
              <w:ind w:firstLine="0"/>
              <w:jc w:val="left"/>
              <w:rPr>
                <w:color w:val="000000" w:themeColor="text1"/>
                <w:sz w:val="22"/>
                <w:szCs w:val="22"/>
              </w:rPr>
            </w:pPr>
            <w:r w:rsidRPr="00135D4B">
              <w:rPr>
                <w:color w:val="000000" w:themeColor="text1"/>
                <w:sz w:val="22"/>
                <w:szCs w:val="22"/>
              </w:rPr>
              <w:t xml:space="preserve">- </w:t>
            </w:r>
            <w:r w:rsidRPr="00135D4B">
              <w:rPr>
                <w:color w:val="000000" w:themeColor="text1"/>
                <w:sz w:val="22"/>
                <w:szCs w:val="22"/>
                <w:lang w:val="vi-VN"/>
              </w:rPr>
              <w:t>Lưu.........................</w:t>
            </w:r>
            <w:r w:rsidRPr="00135D4B">
              <w:rPr>
                <w:color w:val="000000" w:themeColor="text1"/>
                <w:sz w:val="22"/>
                <w:szCs w:val="22"/>
              </w:rPr>
              <w:t>.</w:t>
            </w:r>
          </w:p>
          <w:p w:rsidRPr="00135D4B" w:rsidR="00D73EB2" w:rsidP="00254EEE" w:rsidRDefault="00D73EB2" w14:paraId="35095043" w14:textId="77777777">
            <w:pPr>
              <w:ind w:firstLine="0"/>
              <w:jc w:val="left"/>
              <w:rPr>
                <w:color w:val="000000" w:themeColor="text1"/>
                <w:sz w:val="22"/>
                <w:szCs w:val="22"/>
              </w:rPr>
            </w:pPr>
          </w:p>
          <w:p w:rsidRPr="00135D4B" w:rsidR="00D73EB2" w:rsidP="00254EEE" w:rsidRDefault="00D73EB2" w14:paraId="4158FC7F" w14:textId="77777777">
            <w:pPr>
              <w:ind w:firstLine="0"/>
              <w:jc w:val="left"/>
              <w:rPr>
                <w:color w:val="000000" w:themeColor="text1"/>
                <w:sz w:val="26"/>
                <w:szCs w:val="26"/>
                <w:lang w:val="vi-VN"/>
              </w:rPr>
            </w:pPr>
          </w:p>
        </w:tc>
        <w:tc>
          <w:tcPr>
            <w:tcW w:w="4929" w:type="dxa"/>
            <w:shd w:val="clear" w:color="auto" w:fill="FFFFFF"/>
            <w:tcMar>
              <w:top w:w="0" w:type="dxa"/>
              <w:left w:w="108" w:type="dxa"/>
              <w:bottom w:w="0" w:type="dxa"/>
              <w:right w:w="108" w:type="dxa"/>
            </w:tcMar>
            <w:hideMark/>
          </w:tcPr>
          <w:p w:rsidRPr="00135D4B" w:rsidR="00D73EB2" w:rsidP="00254EEE" w:rsidRDefault="00D73EB2" w14:paraId="0DDB6C08" w14:textId="77777777">
            <w:pPr>
              <w:spacing w:before="120"/>
              <w:ind w:firstLine="0"/>
              <w:jc w:val="center"/>
              <w:rPr>
                <w:b/>
                <w:iCs/>
                <w:color w:val="000000" w:themeColor="text1"/>
                <w:sz w:val="26"/>
                <w:szCs w:val="26"/>
                <w:lang w:val="vi-VN"/>
              </w:rPr>
            </w:pPr>
            <w:r w:rsidRPr="00135D4B">
              <w:rPr>
                <w:b/>
                <w:iCs/>
                <w:color w:val="000000" w:themeColor="text1"/>
                <w:sz w:val="26"/>
                <w:szCs w:val="26"/>
                <w:lang w:val="vi-VN"/>
              </w:rPr>
              <w:t>GIÁM ĐỐC/NGƯỜI ĐẠI DIỆN</w:t>
            </w:r>
          </w:p>
          <w:p w:rsidRPr="00135D4B" w:rsidR="00D73EB2" w:rsidP="00254EEE" w:rsidRDefault="00D73EB2" w14:paraId="35CC24DB" w14:textId="77777777">
            <w:pPr>
              <w:ind w:firstLine="0"/>
              <w:jc w:val="center"/>
              <w:rPr>
                <w:color w:val="000000" w:themeColor="text1"/>
                <w:sz w:val="22"/>
                <w:szCs w:val="26"/>
                <w:lang w:val="vi-VN"/>
              </w:rPr>
            </w:pPr>
            <w:r w:rsidRPr="00135D4B">
              <w:rPr>
                <w:i/>
                <w:iCs/>
                <w:color w:val="000000" w:themeColor="text1"/>
                <w:sz w:val="26"/>
                <w:szCs w:val="26"/>
                <w:lang w:val="vi-VN"/>
              </w:rPr>
              <w:t>(Ký, ghi rõ họ tên, đóng dấu)</w:t>
            </w:r>
          </w:p>
        </w:tc>
      </w:tr>
    </w:tbl>
    <w:p w:rsidRPr="00135D4B" w:rsidR="00D73EB2" w:rsidP="00D73EB2" w:rsidRDefault="00D73EB2" w14:paraId="10AF8C37" w14:textId="77777777">
      <w:pPr>
        <w:ind w:firstLine="0"/>
        <w:rPr>
          <w:b/>
          <w:color w:val="000000" w:themeColor="text1"/>
          <w:sz w:val="25"/>
          <w:szCs w:val="25"/>
        </w:rPr>
      </w:pPr>
    </w:p>
    <w:p w:rsidRPr="00135D4B" w:rsidR="00796569" w:rsidP="00796569" w:rsidRDefault="00796569" w14:paraId="39A2CE5B" w14:textId="77777777">
      <w:pPr>
        <w:rPr>
          <w:b/>
          <w:color w:val="000000" w:themeColor="text1"/>
          <w:sz w:val="25"/>
          <w:szCs w:val="25"/>
          <w:lang w:val="sv-SE"/>
        </w:rPr>
      </w:pPr>
    </w:p>
    <w:p w:rsidRPr="00135D4B" w:rsidR="00796569" w:rsidP="00796569" w:rsidRDefault="00796569" w14:paraId="35D351A0" w14:textId="77777777">
      <w:pPr>
        <w:rPr>
          <w:b/>
          <w:color w:val="000000" w:themeColor="text1"/>
          <w:sz w:val="25"/>
          <w:szCs w:val="25"/>
          <w:lang w:val="sv-SE"/>
        </w:rPr>
      </w:pPr>
    </w:p>
    <w:p w:rsidRPr="00135D4B" w:rsidR="00D73EB2" w:rsidP="00796569" w:rsidRDefault="00D73EB2" w14:paraId="06EF356E" w14:textId="77777777">
      <w:pPr>
        <w:rPr>
          <w:b/>
          <w:color w:val="000000" w:themeColor="text1"/>
          <w:sz w:val="25"/>
          <w:szCs w:val="25"/>
          <w:lang w:val="sv-SE"/>
        </w:rPr>
      </w:pPr>
    </w:p>
    <w:p w:rsidRPr="00135D4B" w:rsidR="00D73EB2" w:rsidP="00796569" w:rsidRDefault="00D73EB2" w14:paraId="21E16952" w14:textId="77777777">
      <w:pPr>
        <w:rPr>
          <w:b/>
          <w:color w:val="000000" w:themeColor="text1"/>
          <w:sz w:val="25"/>
          <w:szCs w:val="25"/>
          <w:lang w:val="sv-SE"/>
        </w:rPr>
      </w:pPr>
    </w:p>
    <w:p w:rsidRPr="00135D4B" w:rsidR="00D73EB2" w:rsidP="00796569" w:rsidRDefault="00D73EB2" w14:paraId="5F9236A5" w14:textId="77777777">
      <w:pPr>
        <w:rPr>
          <w:b/>
          <w:color w:val="000000" w:themeColor="text1"/>
          <w:sz w:val="25"/>
          <w:szCs w:val="25"/>
          <w:lang w:val="sv-SE"/>
        </w:rPr>
      </w:pPr>
    </w:p>
    <w:p w:rsidRPr="00135D4B" w:rsidR="00D73EB2" w:rsidP="00796569" w:rsidRDefault="00D73EB2" w14:paraId="07473934" w14:textId="77777777">
      <w:pPr>
        <w:rPr>
          <w:b/>
          <w:color w:val="000000" w:themeColor="text1"/>
          <w:sz w:val="25"/>
          <w:szCs w:val="25"/>
          <w:lang w:val="sv-SE"/>
        </w:rPr>
      </w:pPr>
    </w:p>
    <w:p w:rsidRPr="00135D4B" w:rsidR="00D73EB2" w:rsidP="00796569" w:rsidRDefault="00D73EB2" w14:paraId="526A2A86" w14:textId="77777777">
      <w:pPr>
        <w:rPr>
          <w:b/>
          <w:color w:val="000000" w:themeColor="text1"/>
          <w:sz w:val="25"/>
          <w:szCs w:val="25"/>
          <w:lang w:val="sv-SE"/>
        </w:rPr>
      </w:pPr>
    </w:p>
    <w:p w:rsidRPr="00135D4B" w:rsidR="00D73EB2" w:rsidP="00796569" w:rsidRDefault="00D73EB2" w14:paraId="4DEE3E15" w14:textId="77777777">
      <w:pPr>
        <w:rPr>
          <w:b/>
          <w:color w:val="000000" w:themeColor="text1"/>
          <w:sz w:val="25"/>
          <w:szCs w:val="25"/>
          <w:lang w:val="sv-SE"/>
        </w:rPr>
      </w:pPr>
    </w:p>
    <w:p w:rsidRPr="00135D4B" w:rsidR="00D73EB2" w:rsidP="00796569" w:rsidRDefault="00D73EB2" w14:paraId="47D07895" w14:textId="77777777">
      <w:pPr>
        <w:rPr>
          <w:b/>
          <w:color w:val="000000" w:themeColor="text1"/>
          <w:sz w:val="25"/>
          <w:szCs w:val="25"/>
          <w:lang w:val="sv-SE"/>
        </w:rPr>
      </w:pPr>
    </w:p>
    <w:p w:rsidRPr="00135D4B" w:rsidR="00796569" w:rsidP="00796569" w:rsidRDefault="00796569" w14:paraId="23AEB483" w14:textId="77777777">
      <w:pPr>
        <w:rPr>
          <w:b/>
          <w:color w:val="000000" w:themeColor="text1"/>
          <w:sz w:val="25"/>
          <w:szCs w:val="25"/>
          <w:lang w:val="sv-SE"/>
        </w:rPr>
      </w:pPr>
    </w:p>
    <w:p w:rsidR="00C407C6" w:rsidRDefault="00C407C6" w14:paraId="004FCAE7" w14:textId="77777777">
      <w:pPr>
        <w:spacing w:after="200" w:line="276" w:lineRule="auto"/>
        <w:ind w:firstLine="0"/>
        <w:jc w:val="left"/>
        <w:rPr>
          <w:b/>
          <w:color w:val="000000" w:themeColor="text1"/>
          <w:sz w:val="25"/>
          <w:szCs w:val="25"/>
          <w:lang w:val="sv-SE"/>
        </w:rPr>
      </w:pPr>
      <w:r>
        <w:rPr>
          <w:b/>
          <w:color w:val="000000" w:themeColor="text1"/>
          <w:sz w:val="25"/>
          <w:szCs w:val="25"/>
          <w:lang w:val="sv-SE"/>
        </w:rPr>
        <w:br w:type="page"/>
      </w:r>
    </w:p>
    <w:p w:rsidRPr="00135D4B" w:rsidR="0050673C" w:rsidP="00BA7FC3" w:rsidRDefault="0050673C" w14:paraId="1027B412" w14:textId="1E763C09">
      <w:pPr>
        <w:jc w:val="right"/>
        <w:rPr>
          <w:b/>
          <w:color w:val="000000" w:themeColor="text1"/>
          <w:sz w:val="25"/>
          <w:szCs w:val="25"/>
          <w:lang w:val="vi-VN"/>
        </w:rPr>
      </w:pPr>
      <w:r w:rsidRPr="00135D4B">
        <w:rPr>
          <w:b/>
          <w:color w:val="000000" w:themeColor="text1"/>
          <w:sz w:val="25"/>
          <w:szCs w:val="25"/>
          <w:lang w:val="sv-SE"/>
        </w:rPr>
        <w:t xml:space="preserve">Mẫu số </w:t>
      </w:r>
      <w:r w:rsidR="00DF4D88">
        <w:rPr>
          <w:b/>
          <w:color w:val="000000" w:themeColor="text1"/>
          <w:sz w:val="25"/>
          <w:szCs w:val="25"/>
        </w:rPr>
        <w:t>36</w:t>
      </w:r>
      <w:r w:rsidRPr="00135D4B">
        <w:rPr>
          <w:b/>
          <w:color w:val="000000" w:themeColor="text1"/>
          <w:sz w:val="25"/>
          <w:szCs w:val="25"/>
          <w:lang w:val="vi-VN"/>
        </w:rPr>
        <w:t xml:space="preserve"> </w:t>
      </w:r>
    </w:p>
    <w:p w:rsidRPr="00135D4B" w:rsidR="0050673C" w:rsidP="0050673C" w:rsidRDefault="0050673C" w14:paraId="5E33DA33" w14:textId="77777777">
      <w:pPr>
        <w:rPr>
          <w:b/>
          <w:color w:val="000000" w:themeColor="text1"/>
          <w:sz w:val="26"/>
          <w:szCs w:val="26"/>
          <w:lang w:val="vi-VN"/>
        </w:rPr>
      </w:pPr>
    </w:p>
    <w:tbl>
      <w:tblPr>
        <w:tblW w:w="9172" w:type="dxa"/>
        <w:jc w:val="center"/>
        <w:tblLayout w:type="fixed"/>
        <w:tblCellMar>
          <w:left w:w="0" w:type="dxa"/>
          <w:right w:w="0" w:type="dxa"/>
        </w:tblCellMar>
        <w:tblLook w:val="0000" w:firstRow="0" w:lastRow="0" w:firstColumn="0" w:lastColumn="0" w:noHBand="0" w:noVBand="0"/>
      </w:tblPr>
      <w:tblGrid>
        <w:gridCol w:w="3530"/>
        <w:gridCol w:w="5642"/>
      </w:tblGrid>
      <w:tr w:rsidRPr="00135D4B" w:rsidR="00135D4B" w:rsidTr="00B3741E" w14:paraId="0DA56179" w14:textId="77777777">
        <w:trPr>
          <w:trHeight w:val="688"/>
          <w:jc w:val="center"/>
        </w:trPr>
        <w:tc>
          <w:tcPr>
            <w:tcW w:w="3530" w:type="dxa"/>
            <w:tcBorders>
              <w:left w:val="nil"/>
              <w:right w:val="nil"/>
            </w:tcBorders>
            <w:shd w:val="clear" w:color="auto" w:fill="FFFFFF"/>
          </w:tcPr>
          <w:p w:rsidRPr="00135D4B" w:rsidR="0050673C" w:rsidP="00582BF2" w:rsidRDefault="008432E3" w14:paraId="0646BF90" w14:textId="77777777">
            <w:pPr>
              <w:widowControl w:val="0"/>
              <w:spacing w:line="320" w:lineRule="exact"/>
              <w:ind w:firstLine="0"/>
              <w:jc w:val="center"/>
              <w:rPr>
                <w:bCs/>
                <w:color w:val="000000" w:themeColor="text1"/>
                <w:szCs w:val="26"/>
                <w:shd w:val="clear" w:color="auto" w:fill="FFFFFF"/>
                <w:lang w:val="vi-VN" w:eastAsia="vi-VN"/>
              </w:rPr>
            </w:pPr>
            <w:r w:rsidRPr="00135D4B">
              <w:rPr>
                <w:bCs/>
                <w:color w:val="000000" w:themeColor="text1"/>
                <w:szCs w:val="26"/>
                <w:shd w:val="clear" w:color="auto" w:fill="FFFFFF"/>
                <w:lang w:eastAsia="vi-VN"/>
              </w:rPr>
              <w:t>CÔNG AN….</w:t>
            </w:r>
            <w:r w:rsidRPr="00135D4B" w:rsidR="0050673C">
              <w:rPr>
                <w:bCs/>
                <w:color w:val="000000" w:themeColor="text1"/>
                <w:szCs w:val="26"/>
                <w:shd w:val="clear" w:color="auto" w:fill="FFFFFF"/>
                <w:lang w:val="vi-VN" w:eastAsia="vi-VN"/>
              </w:rPr>
              <w:t xml:space="preserve"> </w:t>
            </w:r>
            <w:r w:rsidRPr="00135D4B" w:rsidR="0050673C">
              <w:rPr>
                <w:bCs/>
                <w:color w:val="000000" w:themeColor="text1"/>
                <w:szCs w:val="26"/>
                <w:shd w:val="clear" w:color="auto" w:fill="FFFFFF"/>
                <w:vertAlign w:val="superscript"/>
                <w:lang w:eastAsia="vi-VN"/>
              </w:rPr>
              <w:footnoteReference w:id="154"/>
            </w:r>
          </w:p>
          <w:p w:rsidRPr="00135D4B" w:rsidR="0050673C" w:rsidP="00582BF2" w:rsidRDefault="008432E3" w14:paraId="632FA59E" w14:textId="77777777">
            <w:pPr>
              <w:widowControl w:val="0"/>
              <w:spacing w:line="320" w:lineRule="exact"/>
              <w:ind w:firstLine="0"/>
              <w:jc w:val="center"/>
              <w:rPr>
                <w:b/>
                <w:bCs/>
                <w:color w:val="000000" w:themeColor="text1"/>
                <w:szCs w:val="26"/>
                <w:shd w:val="clear" w:color="auto" w:fill="FFFFFF"/>
                <w:vertAlign w:val="superscript"/>
                <w:lang w:val="vi-VN" w:eastAsia="vi-VN"/>
              </w:rPr>
            </w:pPr>
            <w:r w:rsidRPr="00135D4B">
              <w:rPr>
                <w:b/>
                <w:bCs/>
                <w:color w:val="000000" w:themeColor="text1"/>
                <w:szCs w:val="26"/>
                <w:shd w:val="clear" w:color="auto" w:fill="FFFFFF"/>
                <w:lang w:eastAsia="vi-VN"/>
              </w:rPr>
              <w:t>CÔNG AN……</w:t>
            </w:r>
            <w:r w:rsidRPr="00135D4B" w:rsidR="0050673C">
              <w:rPr>
                <w:b/>
                <w:bCs/>
                <w:color w:val="000000" w:themeColor="text1"/>
                <w:szCs w:val="26"/>
                <w:shd w:val="clear" w:color="auto" w:fill="FFFFFF"/>
                <w:lang w:val="vi-VN" w:eastAsia="vi-VN"/>
              </w:rPr>
              <w:t xml:space="preserve"> </w:t>
            </w:r>
            <w:r w:rsidRPr="00135D4B" w:rsidR="0050673C">
              <w:rPr>
                <w:b/>
                <w:bCs/>
                <w:color w:val="000000" w:themeColor="text1"/>
                <w:szCs w:val="26"/>
                <w:shd w:val="clear" w:color="auto" w:fill="FFFFFF"/>
                <w:vertAlign w:val="superscript"/>
                <w:lang w:eastAsia="vi-VN"/>
              </w:rPr>
              <w:footnoteReference w:id="155"/>
            </w:r>
          </w:p>
          <w:p w:rsidRPr="00135D4B" w:rsidR="0050673C" w:rsidP="00551467" w:rsidRDefault="00551467" w14:paraId="35F181FB" w14:textId="77777777">
            <w:pPr>
              <w:widowControl w:val="0"/>
              <w:spacing w:line="320" w:lineRule="exact"/>
              <w:ind w:firstLine="0"/>
              <w:jc w:val="center"/>
              <w:rPr>
                <w:color w:val="000000" w:themeColor="text1"/>
                <w:szCs w:val="26"/>
                <w:shd w:val="clear" w:color="auto" w:fill="FFFFFF"/>
                <w:lang w:val="vi-VN"/>
              </w:rPr>
            </w:pPr>
            <w:r w:rsidRPr="00135D4B">
              <w:rPr>
                <w:color w:val="000000" w:themeColor="text1"/>
                <w:szCs w:val="28"/>
                <w:vertAlign w:val="superscript"/>
              </w:rPr>
              <w:t>__________</w:t>
            </w:r>
          </w:p>
        </w:tc>
        <w:tc>
          <w:tcPr>
            <w:tcW w:w="5642" w:type="dxa"/>
            <w:tcBorders>
              <w:left w:val="nil"/>
              <w:right w:val="nil"/>
            </w:tcBorders>
            <w:shd w:val="clear" w:color="auto" w:fill="FFFFFF"/>
          </w:tcPr>
          <w:p w:rsidRPr="00135D4B" w:rsidR="0050673C" w:rsidP="00582BF2" w:rsidRDefault="0050673C" w14:paraId="0D143D06" w14:textId="77777777">
            <w:pPr>
              <w:widowControl w:val="0"/>
              <w:spacing w:line="320" w:lineRule="exact"/>
              <w:ind w:firstLine="142"/>
              <w:jc w:val="center"/>
              <w:rPr>
                <w:b/>
                <w:bCs/>
                <w:color w:val="000000" w:themeColor="text1"/>
                <w:szCs w:val="26"/>
                <w:shd w:val="clear" w:color="auto" w:fill="FFFFFF"/>
                <w:lang w:val="vi-VN" w:eastAsia="vi-VN"/>
              </w:rPr>
            </w:pPr>
            <w:r w:rsidRPr="00135D4B">
              <w:rPr>
                <w:b/>
                <w:bCs/>
                <w:color w:val="000000" w:themeColor="text1"/>
                <w:szCs w:val="26"/>
                <w:shd w:val="clear" w:color="auto" w:fill="FFFFFF"/>
                <w:lang w:val="vi-VN" w:eastAsia="vi-VN"/>
              </w:rPr>
              <w:t>CỘNG HÒA XÃ HỘI CHỦ NGHĨA VIỆT NAM</w:t>
            </w:r>
          </w:p>
          <w:p w:rsidRPr="00135D4B" w:rsidR="0050673C" w:rsidP="00582BF2" w:rsidRDefault="0050673C" w14:paraId="5C75C38E" w14:textId="77777777">
            <w:pPr>
              <w:widowControl w:val="0"/>
              <w:spacing w:line="320" w:lineRule="exact"/>
              <w:ind w:firstLine="142"/>
              <w:jc w:val="center"/>
              <w:rPr>
                <w:b/>
                <w:bCs/>
                <w:color w:val="000000" w:themeColor="text1"/>
                <w:sz w:val="26"/>
                <w:szCs w:val="26"/>
                <w:shd w:val="clear" w:color="auto" w:fill="FFFFFF"/>
                <w:lang w:eastAsia="vi-VN"/>
              </w:rPr>
            </w:pPr>
            <w:r w:rsidRPr="00135D4B">
              <w:rPr>
                <w:b/>
                <w:bCs/>
                <w:color w:val="000000" w:themeColor="text1"/>
                <w:sz w:val="26"/>
                <w:szCs w:val="26"/>
                <w:shd w:val="clear" w:color="auto" w:fill="FFFFFF"/>
                <w:lang w:eastAsia="vi-VN"/>
              </w:rPr>
              <w:t>Độc lập - Tự do - Hạnh phúc</w:t>
            </w:r>
          </w:p>
          <w:p w:rsidRPr="00135D4B" w:rsidR="00551467" w:rsidP="00582BF2" w:rsidRDefault="00551467" w14:paraId="2CDBF727" w14:textId="77777777">
            <w:pPr>
              <w:widowControl w:val="0"/>
              <w:spacing w:line="320" w:lineRule="exact"/>
              <w:ind w:firstLine="142"/>
              <w:jc w:val="center"/>
              <w:rPr>
                <w:color w:val="000000" w:themeColor="text1"/>
                <w:sz w:val="26"/>
                <w:szCs w:val="26"/>
                <w:shd w:val="clear" w:color="auto" w:fill="FFFFFF"/>
              </w:rPr>
            </w:pPr>
            <w:r w:rsidRPr="00135D4B">
              <w:rPr>
                <w:color w:val="000000" w:themeColor="text1"/>
                <w:szCs w:val="28"/>
                <w:vertAlign w:val="superscript"/>
              </w:rPr>
              <w:t>____________________________________________</w:t>
            </w:r>
          </w:p>
        </w:tc>
      </w:tr>
      <w:tr w:rsidRPr="00135D4B" w:rsidR="00135D4B" w:rsidTr="00B3741E" w14:paraId="4C4FAD6A" w14:textId="77777777">
        <w:trPr>
          <w:trHeight w:val="279"/>
          <w:jc w:val="center"/>
        </w:trPr>
        <w:tc>
          <w:tcPr>
            <w:tcW w:w="3530" w:type="dxa"/>
            <w:tcBorders>
              <w:left w:val="nil"/>
              <w:right w:val="nil"/>
            </w:tcBorders>
            <w:shd w:val="clear" w:color="auto" w:fill="FFFFFF"/>
          </w:tcPr>
          <w:p w:rsidRPr="00DF74DC" w:rsidR="0050673C" w:rsidP="00EB45E7" w:rsidRDefault="0050673C" w14:paraId="1C990B51" w14:textId="77777777">
            <w:pPr>
              <w:widowControl w:val="0"/>
              <w:rPr>
                <w:bCs/>
                <w:color w:val="000000" w:themeColor="text1"/>
                <w:sz w:val="26"/>
                <w:szCs w:val="26"/>
                <w:shd w:val="clear" w:color="auto" w:fill="FFFFFF"/>
                <w:lang w:eastAsia="vi-VN"/>
              </w:rPr>
            </w:pPr>
            <w:r w:rsidRPr="00135D4B">
              <w:rPr>
                <w:color w:val="000000" w:themeColor="text1"/>
                <w:sz w:val="26"/>
                <w:szCs w:val="26"/>
                <w:shd w:val="clear" w:color="auto" w:fill="FFFFFF"/>
                <w:lang w:val="vi-VN"/>
              </w:rPr>
              <w:t>Số:          /ĐN</w:t>
            </w:r>
            <w:r w:rsidR="00DF74DC">
              <w:rPr>
                <w:color w:val="000000" w:themeColor="text1"/>
                <w:sz w:val="26"/>
                <w:szCs w:val="26"/>
                <w:shd w:val="clear" w:color="auto" w:fill="FFFFFF"/>
              </w:rPr>
              <w:t>-CA…</w:t>
            </w:r>
          </w:p>
        </w:tc>
        <w:tc>
          <w:tcPr>
            <w:tcW w:w="5642" w:type="dxa"/>
            <w:tcBorders>
              <w:left w:val="nil"/>
              <w:right w:val="nil"/>
            </w:tcBorders>
            <w:shd w:val="clear" w:color="auto" w:fill="FFFFFF"/>
          </w:tcPr>
          <w:p w:rsidRPr="00135D4B" w:rsidR="0050673C" w:rsidP="00B3741E" w:rsidRDefault="0050673C" w14:paraId="3653EA48" w14:textId="77777777">
            <w:pPr>
              <w:autoSpaceDE w:val="0"/>
              <w:autoSpaceDN w:val="0"/>
              <w:adjustRightInd w:val="0"/>
              <w:jc w:val="right"/>
              <w:rPr>
                <w:b/>
                <w:bCs/>
                <w:color w:val="000000" w:themeColor="text1"/>
                <w:sz w:val="26"/>
                <w:szCs w:val="26"/>
                <w:shd w:val="clear" w:color="auto" w:fill="FFFFFF"/>
              </w:rPr>
            </w:pPr>
            <w:r w:rsidRPr="00135D4B">
              <w:rPr>
                <w:i/>
                <w:iCs/>
                <w:color w:val="000000" w:themeColor="text1"/>
                <w:sz w:val="26"/>
                <w:szCs w:val="26"/>
                <w:shd w:val="clear" w:color="auto" w:fill="FFFFFF"/>
                <w:lang w:val="vi-VN" w:eastAsia="vi-VN"/>
              </w:rPr>
              <w:t>..........</w:t>
            </w:r>
            <w:r w:rsidRPr="00135D4B">
              <w:rPr>
                <w:i/>
                <w:iCs/>
                <w:color w:val="000000" w:themeColor="text1"/>
                <w:vertAlign w:val="superscript"/>
                <w:lang w:eastAsia="vi-VN"/>
              </w:rPr>
              <w:t xml:space="preserve"> </w:t>
            </w:r>
            <w:r w:rsidRPr="00135D4B">
              <w:rPr>
                <w:i/>
                <w:iCs/>
                <w:color w:val="000000" w:themeColor="text1"/>
                <w:vertAlign w:val="superscript"/>
                <w:lang w:eastAsia="vi-VN"/>
              </w:rPr>
              <w:footnoteReference w:id="156"/>
            </w:r>
            <w:r w:rsidRPr="00135D4B">
              <w:rPr>
                <w:i/>
                <w:iCs/>
                <w:color w:val="000000" w:themeColor="text1"/>
                <w:sz w:val="26"/>
                <w:szCs w:val="26"/>
                <w:shd w:val="clear" w:color="auto" w:fill="FFFFFF"/>
                <w:lang w:val="vi-VN" w:eastAsia="vi-VN"/>
              </w:rPr>
              <w:t>........</w:t>
            </w:r>
            <w:r w:rsidRPr="00135D4B">
              <w:rPr>
                <w:i/>
                <w:iCs/>
                <w:color w:val="000000" w:themeColor="text1"/>
                <w:sz w:val="26"/>
                <w:szCs w:val="26"/>
                <w:shd w:val="clear" w:color="auto" w:fill="FFFFFF"/>
                <w:lang w:eastAsia="vi-VN"/>
              </w:rPr>
              <w:t>.....,</w:t>
            </w:r>
            <w:r w:rsidRPr="00135D4B">
              <w:rPr>
                <w:i/>
                <w:iCs/>
                <w:color w:val="000000" w:themeColor="text1"/>
                <w:sz w:val="26"/>
                <w:szCs w:val="26"/>
                <w:shd w:val="clear" w:color="auto" w:fill="FFFFFF"/>
                <w:vertAlign w:val="superscript"/>
                <w:lang w:eastAsia="vi-VN"/>
              </w:rPr>
              <w:t xml:space="preserve"> </w:t>
            </w:r>
            <w:r w:rsidRPr="00135D4B">
              <w:rPr>
                <w:i/>
                <w:iCs/>
                <w:color w:val="000000" w:themeColor="text1"/>
                <w:sz w:val="26"/>
                <w:szCs w:val="26"/>
                <w:shd w:val="clear" w:color="auto" w:fill="FFFFFF"/>
                <w:lang w:eastAsia="vi-VN"/>
              </w:rPr>
              <w:t>ngày... tháng... năm..</w:t>
            </w:r>
            <w:r w:rsidRPr="00135D4B">
              <w:rPr>
                <w:i/>
                <w:iCs/>
                <w:color w:val="000000" w:themeColor="text1"/>
                <w:sz w:val="26"/>
                <w:szCs w:val="26"/>
                <w:shd w:val="clear" w:color="auto" w:fill="FFFFFF"/>
                <w:lang w:val="vi-VN" w:eastAsia="vi-VN"/>
              </w:rPr>
              <w:t>............</w:t>
            </w:r>
          </w:p>
        </w:tc>
      </w:tr>
    </w:tbl>
    <w:p w:rsidRPr="00135D4B" w:rsidR="0050673C" w:rsidP="0050673C" w:rsidRDefault="0050673C" w14:paraId="27BC8C82" w14:textId="77777777">
      <w:pPr>
        <w:spacing w:before="60" w:after="60"/>
        <w:ind w:firstLine="709"/>
        <w:rPr>
          <w:color w:val="000000" w:themeColor="text1"/>
          <w:spacing w:val="-6"/>
          <w:sz w:val="26"/>
          <w:szCs w:val="26"/>
        </w:rPr>
      </w:pPr>
    </w:p>
    <w:p w:rsidRPr="00135D4B" w:rsidR="0050673C" w:rsidP="0050673C" w:rsidRDefault="0050673C" w14:paraId="07671845" w14:textId="77777777">
      <w:pPr>
        <w:spacing w:before="60" w:after="60"/>
        <w:jc w:val="center"/>
        <w:rPr>
          <w:b/>
          <w:color w:val="000000" w:themeColor="text1"/>
          <w:spacing w:val="-6"/>
          <w:sz w:val="26"/>
          <w:szCs w:val="26"/>
        </w:rPr>
      </w:pPr>
      <w:bookmarkStart w:name="chuong_pl_1_name" w:id="9"/>
      <w:r w:rsidRPr="00135D4B">
        <w:rPr>
          <w:b/>
          <w:color w:val="000000" w:themeColor="text1"/>
          <w:spacing w:val="-6"/>
          <w:sz w:val="26"/>
          <w:szCs w:val="26"/>
        </w:rPr>
        <w:t>ĐỀ NGHỊ</w:t>
      </w:r>
      <w:bookmarkEnd w:id="9"/>
    </w:p>
    <w:p w:rsidRPr="00135D4B" w:rsidR="0050673C" w:rsidP="0050673C" w:rsidRDefault="0050673C" w14:paraId="191AB5A8" w14:textId="77777777">
      <w:pPr>
        <w:spacing w:before="60" w:after="60"/>
        <w:jc w:val="center"/>
        <w:rPr>
          <w:b/>
          <w:color w:val="000000" w:themeColor="text1"/>
          <w:spacing w:val="-6"/>
          <w:sz w:val="26"/>
          <w:szCs w:val="26"/>
          <w:lang w:val="vi-VN"/>
        </w:rPr>
      </w:pPr>
      <w:r w:rsidRPr="00135D4B">
        <w:rPr>
          <w:b/>
          <w:color w:val="000000" w:themeColor="text1"/>
          <w:spacing w:val="-6"/>
          <w:sz w:val="26"/>
          <w:szCs w:val="26"/>
          <w:lang w:val="vi-VN"/>
        </w:rPr>
        <w:t xml:space="preserve">Xem xét hồ sơ đề nghị </w:t>
      </w:r>
      <w:r w:rsidRPr="00135D4B">
        <w:rPr>
          <w:b/>
          <w:color w:val="000000" w:themeColor="text1"/>
          <w:spacing w:val="-6"/>
          <w:sz w:val="26"/>
          <w:szCs w:val="26"/>
        </w:rPr>
        <w:t xml:space="preserve">áp dụng biện pháp </w:t>
      </w:r>
      <w:r w:rsidRPr="00135D4B">
        <w:rPr>
          <w:b/>
          <w:color w:val="000000" w:themeColor="text1"/>
          <w:spacing w:val="-6"/>
          <w:sz w:val="26"/>
          <w:szCs w:val="26"/>
          <w:lang w:val="vi-VN"/>
        </w:rPr>
        <w:t xml:space="preserve">đưa </w:t>
      </w:r>
      <w:r w:rsidR="005A5228">
        <w:rPr>
          <w:b/>
          <w:color w:val="000000" w:themeColor="text1"/>
          <w:spacing w:val="-6"/>
          <w:sz w:val="26"/>
          <w:szCs w:val="26"/>
        </w:rPr>
        <w:t>đi</w:t>
      </w:r>
      <w:r w:rsidRPr="00135D4B">
        <w:rPr>
          <w:b/>
          <w:color w:val="000000" w:themeColor="text1"/>
          <w:spacing w:val="-6"/>
          <w:sz w:val="26"/>
          <w:szCs w:val="26"/>
          <w:lang w:val="vi-VN"/>
        </w:rPr>
        <w:t xml:space="preserve"> cai nghiện bắt buộc </w:t>
      </w:r>
    </w:p>
    <w:p w:rsidRPr="00135D4B" w:rsidR="0050673C" w:rsidP="0050673C" w:rsidRDefault="00551467" w14:paraId="30B7B66A" w14:textId="77777777">
      <w:pPr>
        <w:spacing w:before="60" w:after="60"/>
        <w:ind w:firstLine="709"/>
        <w:jc w:val="center"/>
        <w:rPr>
          <w:color w:val="000000" w:themeColor="text1"/>
          <w:spacing w:val="-6"/>
          <w:sz w:val="26"/>
          <w:szCs w:val="26"/>
        </w:rPr>
      </w:pPr>
      <w:r w:rsidRPr="00135D4B">
        <w:rPr>
          <w:color w:val="000000" w:themeColor="text1"/>
          <w:szCs w:val="28"/>
          <w:vertAlign w:val="superscript"/>
          <w:lang w:val="vi-VN"/>
        </w:rPr>
        <w:t>__________________________</w:t>
      </w:r>
    </w:p>
    <w:p w:rsidRPr="00135D4B" w:rsidR="0050673C" w:rsidP="0050673C" w:rsidRDefault="0050673C" w14:paraId="12DDC5D2" w14:textId="77777777">
      <w:pPr>
        <w:spacing w:before="60" w:after="60"/>
        <w:ind w:firstLine="709"/>
        <w:jc w:val="center"/>
        <w:rPr>
          <w:color w:val="000000" w:themeColor="text1"/>
          <w:spacing w:val="-6"/>
          <w:sz w:val="26"/>
          <w:szCs w:val="26"/>
          <w:lang w:val="vi-VN"/>
        </w:rPr>
      </w:pPr>
      <w:r w:rsidRPr="00135D4B">
        <w:rPr>
          <w:color w:val="000000" w:themeColor="text1"/>
          <w:spacing w:val="-6"/>
          <w:sz w:val="26"/>
          <w:szCs w:val="26"/>
          <w:lang w:val="vi-VN"/>
        </w:rPr>
        <w:t xml:space="preserve">Kính gửi: </w:t>
      </w:r>
      <w:r w:rsidRPr="00135D4B" w:rsidR="00EB45E7">
        <w:rPr>
          <w:color w:val="000000" w:themeColor="text1"/>
          <w:spacing w:val="-6"/>
          <w:sz w:val="26"/>
          <w:szCs w:val="26"/>
        </w:rPr>
        <w:t>Tòa án nhân dân khu vực</w:t>
      </w:r>
      <w:r w:rsidRPr="00135D4B">
        <w:rPr>
          <w:color w:val="000000" w:themeColor="text1"/>
          <w:spacing w:val="-6"/>
          <w:sz w:val="26"/>
          <w:szCs w:val="26"/>
          <w:lang w:val="vi-VN"/>
        </w:rPr>
        <w:t>………</w:t>
      </w:r>
      <w:r w:rsidRPr="00135D4B">
        <w:rPr>
          <w:rStyle w:val="FootnoteReference"/>
          <w:color w:val="000000" w:themeColor="text1"/>
          <w:spacing w:val="-6"/>
          <w:sz w:val="26"/>
          <w:szCs w:val="26"/>
          <w:lang w:val="vi-VN"/>
        </w:rPr>
        <w:t xml:space="preserve"> </w:t>
      </w:r>
      <w:r w:rsidRPr="00135D4B">
        <w:rPr>
          <w:rStyle w:val="FootnoteReference"/>
          <w:color w:val="000000" w:themeColor="text1"/>
          <w:spacing w:val="-6"/>
          <w:sz w:val="26"/>
          <w:szCs w:val="26"/>
        </w:rPr>
        <w:footnoteReference w:id="157"/>
      </w:r>
      <w:r w:rsidRPr="00135D4B">
        <w:rPr>
          <w:color w:val="000000" w:themeColor="text1"/>
          <w:spacing w:val="-6"/>
          <w:sz w:val="26"/>
          <w:szCs w:val="26"/>
          <w:lang w:val="vi-VN"/>
        </w:rPr>
        <w:t>……</w:t>
      </w:r>
    </w:p>
    <w:p w:rsidRPr="00135D4B" w:rsidR="0050673C" w:rsidP="0050673C" w:rsidRDefault="0050673C" w14:paraId="60FABD70" w14:textId="77777777">
      <w:pPr>
        <w:spacing w:before="60" w:after="60"/>
        <w:ind w:firstLine="709"/>
        <w:rPr>
          <w:color w:val="000000" w:themeColor="text1"/>
          <w:spacing w:val="-6"/>
          <w:sz w:val="26"/>
          <w:szCs w:val="26"/>
          <w:lang w:val="vi-VN"/>
        </w:rPr>
      </w:pPr>
    </w:p>
    <w:p w:rsidRPr="00135D4B" w:rsidR="0050673C" w:rsidP="0050673C" w:rsidRDefault="0050673C" w14:paraId="0E425BB7" w14:textId="77777777">
      <w:pPr>
        <w:spacing w:before="60" w:after="60"/>
        <w:ind w:firstLine="709"/>
        <w:rPr>
          <w:color w:val="000000" w:themeColor="text1"/>
          <w:spacing w:val="-6"/>
          <w:sz w:val="26"/>
          <w:szCs w:val="26"/>
          <w:lang w:val="vi-VN"/>
        </w:rPr>
      </w:pPr>
      <w:r w:rsidRPr="00135D4B">
        <w:rPr>
          <w:color w:val="000000" w:themeColor="text1"/>
          <w:sz w:val="26"/>
          <w:szCs w:val="26"/>
          <w:lang w:val="vi-VN"/>
        </w:rPr>
        <w:t>..........................................</w:t>
      </w:r>
      <w:r w:rsidRPr="00135D4B">
        <w:rPr>
          <w:color w:val="000000" w:themeColor="text1"/>
          <w:sz w:val="26"/>
          <w:szCs w:val="26"/>
          <w:vertAlign w:val="superscript"/>
          <w:lang w:val="vi-VN"/>
        </w:rPr>
        <w:t>2</w:t>
      </w:r>
      <w:r w:rsidRPr="00135D4B">
        <w:rPr>
          <w:color w:val="000000" w:themeColor="text1"/>
          <w:sz w:val="26"/>
          <w:szCs w:val="26"/>
          <w:lang w:val="vi-VN"/>
        </w:rPr>
        <w:t>................................... đ</w:t>
      </w:r>
      <w:r w:rsidRPr="00135D4B">
        <w:rPr>
          <w:color w:val="000000" w:themeColor="text1"/>
          <w:spacing w:val="-6"/>
          <w:sz w:val="26"/>
          <w:szCs w:val="26"/>
          <w:lang w:val="vi-VN"/>
        </w:rPr>
        <w:t xml:space="preserve">ề nghị </w:t>
      </w:r>
      <w:r w:rsidRPr="00135D4B" w:rsidR="00EB45E7">
        <w:rPr>
          <w:color w:val="000000" w:themeColor="text1"/>
          <w:spacing w:val="-6"/>
          <w:sz w:val="26"/>
          <w:szCs w:val="26"/>
        </w:rPr>
        <w:t>Chánh án tòa án nhân dân khu vực</w:t>
      </w:r>
      <w:r w:rsidRPr="00135D4B">
        <w:rPr>
          <w:color w:val="000000" w:themeColor="text1"/>
          <w:spacing w:val="-6"/>
          <w:sz w:val="26"/>
          <w:szCs w:val="26"/>
          <w:lang w:val="vi-VN"/>
        </w:rPr>
        <w:t xml:space="preserve"> ....…</w:t>
      </w:r>
      <w:r w:rsidRPr="00135D4B">
        <w:rPr>
          <w:color w:val="000000" w:themeColor="text1"/>
          <w:spacing w:val="-6"/>
          <w:sz w:val="26"/>
          <w:szCs w:val="26"/>
          <w:vertAlign w:val="superscript"/>
          <w:lang w:val="vi-VN"/>
        </w:rPr>
        <w:t>4</w:t>
      </w:r>
      <w:r w:rsidRPr="00135D4B">
        <w:rPr>
          <w:color w:val="000000" w:themeColor="text1"/>
          <w:spacing w:val="-6"/>
          <w:sz w:val="26"/>
          <w:szCs w:val="26"/>
          <w:lang w:val="vi-VN"/>
        </w:rPr>
        <w:t>……....</w:t>
      </w:r>
    </w:p>
    <w:p w:rsidRPr="00135D4B" w:rsidR="0050673C" w:rsidP="0050673C" w:rsidRDefault="0050673C" w14:paraId="22C52FC8" w14:textId="77777777">
      <w:pPr>
        <w:spacing w:before="60" w:after="60"/>
        <w:ind w:firstLine="709"/>
        <w:rPr>
          <w:color w:val="000000" w:themeColor="text1"/>
          <w:spacing w:val="-6"/>
          <w:sz w:val="26"/>
          <w:szCs w:val="26"/>
          <w:lang w:val="vi-VN"/>
        </w:rPr>
      </w:pPr>
      <w:r w:rsidRPr="00135D4B">
        <w:rPr>
          <w:color w:val="000000" w:themeColor="text1"/>
          <w:spacing w:val="-6"/>
          <w:sz w:val="26"/>
          <w:szCs w:val="26"/>
          <w:lang w:val="vi-VN"/>
        </w:rPr>
        <w:t xml:space="preserve">Xem xét hồ sơ đề nghị áp dụng biện pháp đưa </w:t>
      </w:r>
      <w:r w:rsidR="005A5228">
        <w:rPr>
          <w:color w:val="000000" w:themeColor="text1"/>
          <w:spacing w:val="-6"/>
          <w:sz w:val="26"/>
          <w:szCs w:val="26"/>
        </w:rPr>
        <w:t>đi</w:t>
      </w:r>
      <w:r w:rsidRPr="00135D4B">
        <w:rPr>
          <w:color w:val="000000" w:themeColor="text1"/>
          <w:spacing w:val="-6"/>
          <w:sz w:val="26"/>
          <w:szCs w:val="26"/>
          <w:lang w:val="vi-VN"/>
        </w:rPr>
        <w:t xml:space="preserve"> cai nghiện bắt buộc đối với:</w:t>
      </w:r>
    </w:p>
    <w:p w:rsidRPr="00135D4B" w:rsidR="0050673C" w:rsidP="0050673C" w:rsidRDefault="0050673C" w14:paraId="01C6DD42" w14:textId="77777777">
      <w:pPr>
        <w:tabs>
          <w:tab w:val="left" w:pos="6663"/>
          <w:tab w:val="left" w:pos="9072"/>
        </w:tabs>
        <w:spacing w:before="60" w:after="60"/>
        <w:ind w:firstLine="709"/>
        <w:rPr>
          <w:color w:val="000000" w:themeColor="text1"/>
          <w:spacing w:val="-6"/>
          <w:sz w:val="26"/>
          <w:szCs w:val="26"/>
        </w:rPr>
      </w:pPr>
      <w:r w:rsidRPr="002F5934">
        <w:rPr>
          <w:bCs/>
          <w:color w:val="000000" w:themeColor="text1"/>
          <w:spacing w:val="-6"/>
          <w:sz w:val="26"/>
          <w:szCs w:val="26"/>
          <w:lang w:val="vi-VN"/>
        </w:rPr>
        <w:t>1.</w:t>
      </w:r>
      <w:r w:rsidRPr="00135D4B">
        <w:rPr>
          <w:color w:val="000000" w:themeColor="text1"/>
          <w:spacing w:val="-6"/>
          <w:sz w:val="26"/>
          <w:szCs w:val="26"/>
          <w:lang w:val="vi-VN"/>
        </w:rPr>
        <w:t xml:space="preserve"> </w:t>
      </w:r>
      <w:r w:rsidRPr="00135D4B">
        <w:rPr>
          <w:color w:val="000000" w:themeColor="text1"/>
          <w:spacing w:val="-6"/>
          <w:sz w:val="26"/>
          <w:szCs w:val="26"/>
        </w:rPr>
        <w:t>Họ và tên</w:t>
      </w:r>
      <w:r w:rsidRPr="00135D4B">
        <w:rPr>
          <w:color w:val="000000" w:themeColor="text1"/>
          <w:spacing w:val="-6"/>
          <w:sz w:val="26"/>
          <w:szCs w:val="26"/>
          <w:lang w:val="vi-VN"/>
        </w:rPr>
        <w:t xml:space="preserve"> </w:t>
      </w:r>
      <w:r w:rsidRPr="00135D4B">
        <w:rPr>
          <w:i/>
          <w:color w:val="000000" w:themeColor="text1"/>
          <w:spacing w:val="-6"/>
          <w:szCs w:val="26"/>
          <w:lang w:val="vi-VN"/>
        </w:rPr>
        <w:t>(viết in hoa)</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rPr>
        <w:tab/>
      </w:r>
      <w:r w:rsidRPr="00135D4B">
        <w:rPr>
          <w:color w:val="000000" w:themeColor="text1"/>
          <w:spacing w:val="-6"/>
          <w:sz w:val="26"/>
          <w:szCs w:val="26"/>
          <w:lang w:val="vi-VN"/>
        </w:rPr>
        <w:t>; Giới tính</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rPr>
        <w:tab/>
      </w:r>
    </w:p>
    <w:p w:rsidRPr="00135D4B" w:rsidR="0050673C" w:rsidP="0050673C" w:rsidRDefault="0050673C" w14:paraId="4522D909"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Tên gọi khác</w:t>
      </w:r>
      <w:r w:rsidRPr="00135D4B">
        <w:rPr>
          <w:color w:val="000000" w:themeColor="text1"/>
          <w:spacing w:val="-6"/>
          <w:sz w:val="26"/>
          <w:szCs w:val="26"/>
          <w:lang w:val="vi-VN"/>
        </w:rPr>
        <w:t xml:space="preserve"> (nếu có)</w:t>
      </w:r>
      <w:r w:rsidRPr="00135D4B">
        <w:rPr>
          <w:color w:val="000000" w:themeColor="text1"/>
          <w:spacing w:val="-6"/>
          <w:sz w:val="26"/>
          <w:szCs w:val="26"/>
        </w:rPr>
        <w:t>:</w:t>
      </w:r>
      <w:r w:rsidRPr="00135D4B">
        <w:rPr>
          <w:color w:val="000000" w:themeColor="text1"/>
          <w:spacing w:val="-6"/>
          <w:sz w:val="26"/>
          <w:szCs w:val="26"/>
          <w:lang w:val="vi-VN"/>
        </w:rPr>
        <w:t xml:space="preserve"> .......................................................................................................</w:t>
      </w:r>
      <w:r w:rsidRPr="00135D4B">
        <w:rPr>
          <w:color w:val="000000" w:themeColor="text1"/>
          <w:spacing w:val="-6"/>
          <w:sz w:val="26"/>
          <w:szCs w:val="26"/>
        </w:rPr>
        <w:tab/>
      </w:r>
    </w:p>
    <w:p w:rsidRPr="00135D4B" w:rsidR="0050673C" w:rsidP="0050673C" w:rsidRDefault="0050673C" w14:paraId="64ED009E"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50673C" w:rsidP="0050673C" w:rsidRDefault="0050673C" w14:paraId="733D8FC7" w14:textId="77777777">
      <w:pPr>
        <w:shd w:val="clear" w:color="auto" w:fill="FFFFFF"/>
        <w:ind w:firstLine="709"/>
        <w:rPr>
          <w:color w:val="000000" w:themeColor="text1"/>
          <w:sz w:val="26"/>
          <w:szCs w:val="26"/>
        </w:rPr>
      </w:pPr>
      <w:r w:rsidRPr="00135D4B">
        <w:rPr>
          <w:color w:val="000000" w:themeColor="text1"/>
          <w:sz w:val="26"/>
          <w:szCs w:val="26"/>
          <w:lang w:val="vi-VN"/>
        </w:rPr>
        <w:t xml:space="preserve">Số </w:t>
      </w:r>
      <w:r w:rsidR="005A5228">
        <w:rPr>
          <w:color w:val="000000" w:themeColor="text1"/>
          <w:sz w:val="26"/>
          <w:szCs w:val="26"/>
        </w:rPr>
        <w:t>CC/</w:t>
      </w:r>
      <w:r w:rsidRPr="00135D4B">
        <w:rPr>
          <w:color w:val="000000" w:themeColor="text1"/>
          <w:sz w:val="26"/>
          <w:szCs w:val="26"/>
        </w:rPr>
        <w:t>CCCD/CMND/H</w:t>
      </w:r>
      <w:r w:rsidR="005A5228">
        <w:rPr>
          <w:color w:val="000000" w:themeColor="text1"/>
          <w:sz w:val="26"/>
          <w:szCs w:val="26"/>
        </w:rPr>
        <w:t>C</w:t>
      </w:r>
      <w:r w:rsidRPr="00135D4B">
        <w:rPr>
          <w:color w:val="000000" w:themeColor="text1"/>
          <w:sz w:val="26"/>
          <w:szCs w:val="26"/>
          <w:lang w:val="vi-VN"/>
        </w:rPr>
        <w:t>: .................................</w:t>
      </w:r>
      <w:r w:rsidRPr="00135D4B">
        <w:rPr>
          <w:color w:val="000000" w:themeColor="text1"/>
          <w:sz w:val="26"/>
          <w:szCs w:val="26"/>
        </w:rPr>
        <w:t xml:space="preserve"> n</w:t>
      </w:r>
      <w:r w:rsidRPr="00135D4B">
        <w:rPr>
          <w:color w:val="000000" w:themeColor="text1"/>
          <w:sz w:val="26"/>
          <w:szCs w:val="26"/>
          <w:lang w:val="vi-VN"/>
        </w:rPr>
        <w:t>gày cấp: ............................</w:t>
      </w:r>
      <w:r w:rsidRPr="00135D4B">
        <w:rPr>
          <w:color w:val="000000" w:themeColor="text1"/>
          <w:sz w:val="26"/>
          <w:szCs w:val="26"/>
        </w:rPr>
        <w:t xml:space="preserve"> n</w:t>
      </w:r>
      <w:r w:rsidRPr="00135D4B">
        <w:rPr>
          <w:color w:val="000000" w:themeColor="text1"/>
          <w:sz w:val="26"/>
          <w:szCs w:val="26"/>
          <w:lang w:val="vi-VN"/>
        </w:rPr>
        <w:t>ơi cấp: ....................................................................</w:t>
      </w:r>
      <w:r w:rsidRPr="00135D4B">
        <w:rPr>
          <w:color w:val="000000" w:themeColor="text1"/>
          <w:sz w:val="26"/>
          <w:szCs w:val="26"/>
        </w:rPr>
        <w:t>.......................................................</w:t>
      </w:r>
      <w:r w:rsidR="002F5934">
        <w:rPr>
          <w:color w:val="000000" w:themeColor="text1"/>
          <w:sz w:val="26"/>
          <w:szCs w:val="26"/>
        </w:rPr>
        <w:t>.........</w:t>
      </w:r>
    </w:p>
    <w:p w:rsidRPr="00135D4B" w:rsidR="0050673C" w:rsidP="0050673C" w:rsidRDefault="0050673C" w14:paraId="1BC1B217"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rPr>
        <w:t>Nơi cư trú</w:t>
      </w:r>
      <w:r w:rsidRPr="00135D4B">
        <w:rPr>
          <w:color w:val="000000" w:themeColor="text1"/>
          <w:spacing w:val="-6"/>
          <w:sz w:val="26"/>
          <w:szCs w:val="26"/>
          <w:lang w:val="vi-VN"/>
        </w:rPr>
        <w:t xml:space="preserve"> hoặc chỗ ở hiện nay: ........................................................................................</w:t>
      </w:r>
    </w:p>
    <w:p w:rsidRPr="00135D4B" w:rsidR="0050673C" w:rsidP="0050673C" w:rsidRDefault="0050673C" w14:paraId="70D9EC4D"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Nghề nghiệp: ......................................................................................................................</w:t>
      </w:r>
    </w:p>
    <w:p w:rsidRPr="00135D4B" w:rsidR="0050673C" w:rsidP="0050673C" w:rsidRDefault="0050673C" w14:paraId="734B3EE7"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Nơi làm việc: .....................................................................................................................</w:t>
      </w:r>
    </w:p>
    <w:p w:rsidRPr="00135D4B" w:rsidR="0050673C" w:rsidP="0050673C" w:rsidRDefault="0050673C" w14:paraId="28B92AB7" w14:textId="77777777">
      <w:pPr>
        <w:spacing w:before="60" w:after="60"/>
        <w:ind w:firstLine="709"/>
        <w:rPr>
          <w:color w:val="000000" w:themeColor="text1"/>
          <w:spacing w:val="-6"/>
          <w:sz w:val="26"/>
          <w:szCs w:val="26"/>
          <w:lang w:val="vi-VN"/>
        </w:rPr>
      </w:pPr>
      <w:r w:rsidRPr="002F5934">
        <w:rPr>
          <w:bCs/>
          <w:color w:val="000000" w:themeColor="text1"/>
          <w:spacing w:val="-6"/>
          <w:sz w:val="26"/>
          <w:szCs w:val="26"/>
          <w:lang w:val="vi-VN"/>
        </w:rPr>
        <w:t>2.</w:t>
      </w:r>
      <w:r w:rsidRPr="00135D4B">
        <w:rPr>
          <w:color w:val="000000" w:themeColor="text1"/>
          <w:spacing w:val="-6"/>
          <w:sz w:val="26"/>
          <w:szCs w:val="26"/>
          <w:lang w:val="vi-VN"/>
        </w:rPr>
        <w:t xml:space="preserve"> Lý do đề nghị lập hồ sơ đề nghị áp dụng biện pháp đưa </w:t>
      </w:r>
      <w:r w:rsidR="005A5228">
        <w:rPr>
          <w:color w:val="000000" w:themeColor="text1"/>
          <w:spacing w:val="-6"/>
          <w:sz w:val="26"/>
          <w:szCs w:val="26"/>
        </w:rPr>
        <w:t>đi</w:t>
      </w:r>
      <w:r w:rsidRPr="00135D4B">
        <w:rPr>
          <w:color w:val="000000" w:themeColor="text1"/>
          <w:spacing w:val="-6"/>
          <w:sz w:val="26"/>
          <w:szCs w:val="26"/>
          <w:lang w:val="vi-VN"/>
        </w:rPr>
        <w:t xml:space="preserve"> cai nghiện bắt buộc (</w:t>
      </w:r>
      <w:r w:rsidRPr="00135D4B">
        <w:rPr>
          <w:i/>
          <w:color w:val="000000" w:themeColor="text1"/>
          <w:spacing w:val="-6"/>
          <w:sz w:val="26"/>
          <w:szCs w:val="26"/>
          <w:lang w:val="vi-VN"/>
        </w:rPr>
        <w:t>ghi rõ hành vi vi phạm, điều khoản vi phạm</w:t>
      </w:r>
      <w:r w:rsidRPr="00135D4B">
        <w:rPr>
          <w:color w:val="000000" w:themeColor="text1"/>
          <w:spacing w:val="-6"/>
          <w:sz w:val="26"/>
          <w:szCs w:val="26"/>
          <w:lang w:val="vi-VN"/>
        </w:rPr>
        <w:t>): ..................................................................</w:t>
      </w:r>
    </w:p>
    <w:p w:rsidRPr="00135D4B" w:rsidR="0050673C" w:rsidP="0050673C" w:rsidRDefault="0050673C" w14:paraId="62A87FA0" w14:textId="77777777">
      <w:pPr>
        <w:spacing w:before="60" w:after="60"/>
        <w:ind w:firstLine="709"/>
        <w:rPr>
          <w:color w:val="000000" w:themeColor="text1"/>
          <w:spacing w:val="-6"/>
          <w:sz w:val="26"/>
          <w:szCs w:val="26"/>
          <w:lang w:val="vi-VN"/>
        </w:rPr>
      </w:pPr>
      <w:r w:rsidRPr="00135D4B">
        <w:rPr>
          <w:color w:val="000000" w:themeColor="text1"/>
          <w:spacing w:val="-6"/>
          <w:sz w:val="26"/>
          <w:szCs w:val="26"/>
          <w:lang w:val="vi-VN"/>
        </w:rPr>
        <w:t>.............................................................................................................................................</w:t>
      </w:r>
    </w:p>
    <w:p w:rsidRPr="00135D4B" w:rsidR="0050673C" w:rsidP="0050673C" w:rsidRDefault="0050673C" w14:paraId="75351276" w14:textId="77777777">
      <w:pPr>
        <w:spacing w:before="60" w:after="60"/>
        <w:ind w:firstLine="709"/>
        <w:rPr>
          <w:color w:val="000000" w:themeColor="text1"/>
          <w:spacing w:val="-6"/>
          <w:sz w:val="26"/>
          <w:szCs w:val="26"/>
          <w:lang w:val="vi-VN"/>
        </w:rPr>
      </w:pPr>
      <w:r w:rsidRPr="002F5934">
        <w:rPr>
          <w:bCs/>
          <w:color w:val="000000" w:themeColor="text1"/>
          <w:spacing w:val="-6"/>
          <w:sz w:val="26"/>
          <w:szCs w:val="26"/>
          <w:lang w:val="vi-VN"/>
        </w:rPr>
        <w:t>3.</w:t>
      </w:r>
      <w:r w:rsidRPr="00135D4B">
        <w:rPr>
          <w:color w:val="000000" w:themeColor="text1"/>
          <w:spacing w:val="-6"/>
          <w:sz w:val="26"/>
          <w:szCs w:val="26"/>
          <w:lang w:val="vi-VN"/>
        </w:rPr>
        <w:t xml:space="preserve"> Hồ sơ đề nghị kèm theo gồm:</w:t>
      </w:r>
    </w:p>
    <w:p w:rsidRPr="00135D4B" w:rsidR="0050673C" w:rsidP="0050673C" w:rsidRDefault="0050673C" w14:paraId="101223F1" w14:textId="77777777">
      <w:pPr>
        <w:spacing w:before="60" w:after="60"/>
        <w:ind w:firstLine="709"/>
        <w:rPr>
          <w:color w:val="000000" w:themeColor="text1"/>
          <w:spacing w:val="-6"/>
          <w:sz w:val="26"/>
          <w:szCs w:val="26"/>
          <w:lang w:val="vi-VN"/>
        </w:rPr>
      </w:pPr>
      <w:r w:rsidRPr="00135D4B">
        <w:rPr>
          <w:color w:val="000000" w:themeColor="text1"/>
          <w:spacing w:val="-6"/>
          <w:sz w:val="26"/>
          <w:szCs w:val="26"/>
          <w:lang w:val="vi-VN"/>
        </w:rPr>
        <w:t>1) .........................................................................................................................................</w:t>
      </w:r>
    </w:p>
    <w:p w:rsidR="0050673C" w:rsidP="0050673C" w:rsidRDefault="0050673C" w14:paraId="22F99DC2" w14:textId="77777777">
      <w:pPr>
        <w:spacing w:before="60" w:after="60"/>
        <w:ind w:firstLine="709"/>
        <w:rPr>
          <w:color w:val="000000" w:themeColor="text1"/>
          <w:spacing w:val="-6"/>
          <w:sz w:val="26"/>
          <w:szCs w:val="26"/>
        </w:rPr>
      </w:pPr>
      <w:r w:rsidRPr="00135D4B">
        <w:rPr>
          <w:color w:val="000000" w:themeColor="text1"/>
          <w:spacing w:val="-6"/>
          <w:sz w:val="26"/>
          <w:szCs w:val="26"/>
          <w:lang w:val="vi-VN"/>
        </w:rPr>
        <w:t>2) ........................</w:t>
      </w:r>
      <w:r w:rsidR="002F5934">
        <w:rPr>
          <w:color w:val="000000" w:themeColor="text1"/>
          <w:spacing w:val="-6"/>
          <w:sz w:val="26"/>
          <w:szCs w:val="26"/>
        </w:rPr>
        <w:t>................................................................................................................</w:t>
      </w:r>
    </w:p>
    <w:p w:rsidRPr="002F5934" w:rsidR="002F5934" w:rsidP="002F5934" w:rsidRDefault="002F5934" w14:paraId="5D25E0B5" w14:textId="77777777">
      <w:pPr>
        <w:spacing w:before="60" w:after="60"/>
        <w:ind w:firstLine="709"/>
        <w:rPr>
          <w:color w:val="000000" w:themeColor="text1"/>
          <w:spacing w:val="-6"/>
          <w:sz w:val="26"/>
          <w:szCs w:val="26"/>
        </w:rPr>
      </w:pPr>
      <w:r>
        <w:rPr>
          <w:color w:val="000000" w:themeColor="text1"/>
          <w:spacing w:val="-6"/>
          <w:sz w:val="26"/>
          <w:szCs w:val="26"/>
        </w:rPr>
        <w:t>3</w:t>
      </w:r>
      <w:r w:rsidRPr="00135D4B">
        <w:rPr>
          <w:color w:val="000000" w:themeColor="text1"/>
          <w:spacing w:val="-6"/>
          <w:sz w:val="26"/>
          <w:szCs w:val="26"/>
          <w:lang w:val="vi-VN"/>
        </w:rPr>
        <w:t>) ........................</w:t>
      </w:r>
      <w:r>
        <w:rPr>
          <w:color w:val="000000" w:themeColor="text1"/>
          <w:spacing w:val="-6"/>
          <w:sz w:val="26"/>
          <w:szCs w:val="26"/>
        </w:rPr>
        <w:t>................................................................................................................</w:t>
      </w:r>
    </w:p>
    <w:p w:rsidRPr="00135D4B" w:rsidR="0050673C" w:rsidP="0050673C" w:rsidRDefault="0050673C" w14:paraId="112A79AA" w14:textId="77777777">
      <w:pPr>
        <w:spacing w:before="60" w:after="60"/>
        <w:ind w:firstLine="709"/>
        <w:rPr>
          <w:color w:val="000000" w:themeColor="text1"/>
          <w:spacing w:val="-6"/>
          <w:sz w:val="26"/>
          <w:szCs w:val="26"/>
          <w:lang w:val="vi-VN"/>
        </w:rPr>
      </w:pPr>
      <w:r w:rsidRPr="00135D4B">
        <w:rPr>
          <w:color w:val="000000" w:themeColor="text1"/>
          <w:spacing w:val="-6"/>
          <w:sz w:val="26"/>
          <w:szCs w:val="26"/>
          <w:lang w:val="vi-VN"/>
        </w:rPr>
        <w:tab/>
      </w:r>
    </w:p>
    <w:tbl>
      <w:tblPr>
        <w:tblW w:w="0" w:type="auto"/>
        <w:tblCellMar>
          <w:left w:w="0" w:type="dxa"/>
          <w:right w:w="0" w:type="dxa"/>
        </w:tblCellMar>
        <w:tblLook w:val="04A0" w:firstRow="1" w:lastRow="0" w:firstColumn="1" w:lastColumn="0" w:noHBand="0" w:noVBand="1"/>
      </w:tblPr>
      <w:tblGrid>
        <w:gridCol w:w="4373"/>
        <w:gridCol w:w="4699"/>
      </w:tblGrid>
      <w:tr w:rsidRPr="00135D4B" w:rsidR="0050673C" w:rsidTr="00B3741E" w14:paraId="3DDDD25A" w14:textId="77777777">
        <w:tc>
          <w:tcPr>
            <w:tcW w:w="4428" w:type="dxa"/>
            <w:tcMar>
              <w:top w:w="0" w:type="dxa"/>
              <w:left w:w="108" w:type="dxa"/>
              <w:bottom w:w="0" w:type="dxa"/>
              <w:right w:w="108" w:type="dxa"/>
            </w:tcMar>
          </w:tcPr>
          <w:p w:rsidRPr="00135D4B" w:rsidR="0050673C" w:rsidP="00582BF2" w:rsidRDefault="0050673C" w14:paraId="258A368B" w14:textId="77777777">
            <w:pPr>
              <w:ind w:firstLine="34"/>
              <w:jc w:val="left"/>
              <w:rPr>
                <w:color w:val="000000" w:themeColor="text1"/>
                <w:sz w:val="26"/>
                <w:szCs w:val="26"/>
                <w:lang w:val="vi-VN"/>
              </w:rPr>
            </w:pP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lang w:val="vi-VN"/>
              </w:rPr>
              <w:t>- Như trên</w:t>
            </w:r>
            <w:r w:rsidRPr="00135D4B">
              <w:rPr>
                <w:color w:val="000000" w:themeColor="text1"/>
                <w:sz w:val="22"/>
                <w:lang w:val="vi-VN"/>
              </w:rPr>
              <w:br/>
            </w:r>
            <w:r w:rsidRPr="00135D4B">
              <w:rPr>
                <w:color w:val="000000" w:themeColor="text1"/>
                <w:sz w:val="22"/>
                <w:lang w:val="vi-VN"/>
              </w:rPr>
              <w:t>- Lưu: ............</w:t>
            </w:r>
          </w:p>
        </w:tc>
        <w:tc>
          <w:tcPr>
            <w:tcW w:w="4752" w:type="dxa"/>
            <w:tcMar>
              <w:top w:w="0" w:type="dxa"/>
              <w:left w:w="108" w:type="dxa"/>
              <w:bottom w:w="0" w:type="dxa"/>
              <w:right w:w="108" w:type="dxa"/>
            </w:tcMar>
          </w:tcPr>
          <w:p w:rsidRPr="00135D4B" w:rsidR="0050673C" w:rsidP="00B3741E" w:rsidRDefault="006D63BF" w14:paraId="425B266C" w14:textId="77777777">
            <w:pPr>
              <w:ind w:hanging="33"/>
              <w:jc w:val="center"/>
              <w:rPr>
                <w:b/>
                <w:bCs/>
                <w:color w:val="000000" w:themeColor="text1"/>
                <w:sz w:val="26"/>
                <w:szCs w:val="26"/>
                <w:lang w:val="vi-VN"/>
              </w:rPr>
            </w:pPr>
            <w:r>
              <w:rPr>
                <w:b/>
                <w:bCs/>
                <w:color w:val="000000" w:themeColor="text1"/>
                <w:sz w:val="26"/>
                <w:szCs w:val="26"/>
              </w:rPr>
              <w:t>TRƯỞNG CÔNG AN</w:t>
            </w:r>
            <w:r w:rsidRPr="00135D4B" w:rsidR="0050673C">
              <w:rPr>
                <w:b/>
                <w:bCs/>
                <w:color w:val="000000" w:themeColor="text1"/>
                <w:sz w:val="26"/>
                <w:szCs w:val="26"/>
                <w:lang w:val="vi-VN"/>
              </w:rPr>
              <w:br/>
            </w:r>
            <w:r w:rsidRPr="00135D4B" w:rsidR="0050673C">
              <w:rPr>
                <w:i/>
                <w:iCs/>
                <w:color w:val="000000" w:themeColor="text1"/>
                <w:sz w:val="26"/>
                <w:szCs w:val="26"/>
                <w:lang w:val="vi-VN"/>
              </w:rPr>
              <w:t>(Ký, ghi rõ họ tên và đóng dấu)</w:t>
            </w:r>
          </w:p>
        </w:tc>
      </w:tr>
    </w:tbl>
    <w:p w:rsidRPr="00135D4B" w:rsidR="0050673C" w:rsidP="0050673C" w:rsidRDefault="0050673C" w14:paraId="01DBADBA" w14:textId="77777777">
      <w:pPr>
        <w:spacing w:before="60" w:after="60"/>
        <w:ind w:firstLine="709"/>
        <w:rPr>
          <w:color w:val="000000" w:themeColor="text1"/>
          <w:spacing w:val="-6"/>
          <w:sz w:val="26"/>
          <w:szCs w:val="26"/>
          <w:lang w:val="vi-VN"/>
        </w:rPr>
      </w:pPr>
    </w:p>
    <w:p w:rsidRPr="00135D4B" w:rsidR="0050673C" w:rsidP="0050673C" w:rsidRDefault="0050673C" w14:paraId="63A462AE" w14:textId="77777777">
      <w:pPr>
        <w:rPr>
          <w:b/>
          <w:color w:val="000000" w:themeColor="text1"/>
          <w:sz w:val="25"/>
          <w:szCs w:val="25"/>
          <w:lang w:val="vi-VN"/>
        </w:rPr>
      </w:pPr>
    </w:p>
    <w:p w:rsidRPr="00135D4B" w:rsidR="0050673C" w:rsidP="0050673C" w:rsidRDefault="0050673C" w14:paraId="346A8A33" w14:textId="77777777">
      <w:pPr>
        <w:rPr>
          <w:b/>
          <w:color w:val="000000" w:themeColor="text1"/>
          <w:sz w:val="25"/>
          <w:szCs w:val="25"/>
          <w:lang w:val="vi-VN"/>
        </w:rPr>
      </w:pPr>
    </w:p>
    <w:p w:rsidRPr="00135D4B" w:rsidR="0050673C" w:rsidP="0050673C" w:rsidRDefault="0050673C" w14:paraId="7644A0F6" w14:textId="77777777">
      <w:pPr>
        <w:rPr>
          <w:b/>
          <w:color w:val="000000" w:themeColor="text1"/>
          <w:sz w:val="25"/>
          <w:szCs w:val="25"/>
        </w:rPr>
      </w:pPr>
      <w:r w:rsidRPr="00135D4B">
        <w:rPr>
          <w:b/>
          <w:color w:val="000000" w:themeColor="text1"/>
          <w:sz w:val="25"/>
          <w:szCs w:val="25"/>
          <w:lang w:val="vi-VN"/>
        </w:rPr>
        <w:br w:type="page"/>
      </w:r>
    </w:p>
    <w:p w:rsidRPr="00C76EC6" w:rsidR="00360911" w:rsidP="00C76EC6" w:rsidRDefault="00360911" w14:paraId="41E006C9" w14:textId="6D2EA257">
      <w:pPr>
        <w:jc w:val="right"/>
        <w:rPr>
          <w:b/>
          <w:color w:val="000000" w:themeColor="text1"/>
          <w:sz w:val="25"/>
          <w:szCs w:val="25"/>
        </w:rPr>
      </w:pPr>
      <w:r w:rsidRPr="00135D4B">
        <w:rPr>
          <w:b/>
          <w:color w:val="000000" w:themeColor="text1"/>
          <w:sz w:val="25"/>
          <w:szCs w:val="25"/>
          <w:lang w:val="vi-VN"/>
        </w:rPr>
        <w:t xml:space="preserve">Mẫu số </w:t>
      </w:r>
      <w:r w:rsidR="00DF4D88">
        <w:rPr>
          <w:b/>
          <w:color w:val="000000" w:themeColor="text1"/>
          <w:sz w:val="25"/>
          <w:szCs w:val="25"/>
        </w:rPr>
        <w:t>37</w:t>
      </w:r>
    </w:p>
    <w:p w:rsidRPr="00135D4B" w:rsidR="00360911" w:rsidP="00360911" w:rsidRDefault="00360911" w14:paraId="4A712BF4" w14:textId="77777777">
      <w:pPr>
        <w:rPr>
          <w:b/>
          <w:color w:val="000000" w:themeColor="text1"/>
          <w:sz w:val="25"/>
          <w:szCs w:val="25"/>
          <w:lang w:val="vi-VN"/>
        </w:rPr>
      </w:pPr>
    </w:p>
    <w:tbl>
      <w:tblPr>
        <w:tblW w:w="9172" w:type="dxa"/>
        <w:jc w:val="center"/>
        <w:tblLayout w:type="fixed"/>
        <w:tblCellMar>
          <w:left w:w="0" w:type="dxa"/>
          <w:right w:w="0" w:type="dxa"/>
        </w:tblCellMar>
        <w:tblLook w:val="0000" w:firstRow="0" w:lastRow="0" w:firstColumn="0" w:lastColumn="0" w:noHBand="0" w:noVBand="0"/>
      </w:tblPr>
      <w:tblGrid>
        <w:gridCol w:w="3530"/>
        <w:gridCol w:w="5642"/>
      </w:tblGrid>
      <w:tr w:rsidRPr="00135D4B" w:rsidR="00135D4B" w:rsidTr="00254EEE" w14:paraId="01010799" w14:textId="77777777">
        <w:trPr>
          <w:trHeight w:val="688"/>
          <w:jc w:val="center"/>
        </w:trPr>
        <w:tc>
          <w:tcPr>
            <w:tcW w:w="3530" w:type="dxa"/>
            <w:tcBorders>
              <w:left w:val="nil"/>
              <w:right w:val="nil"/>
            </w:tcBorders>
            <w:shd w:val="clear" w:color="auto" w:fill="FFFFFF"/>
          </w:tcPr>
          <w:p w:rsidRPr="00135D4B" w:rsidR="00360911" w:rsidP="00254EEE" w:rsidRDefault="00360911" w14:paraId="72B00ECC" w14:textId="77777777">
            <w:pPr>
              <w:widowControl w:val="0"/>
              <w:spacing w:line="320" w:lineRule="exact"/>
              <w:ind w:firstLine="0"/>
              <w:jc w:val="center"/>
              <w:rPr>
                <w:bCs/>
                <w:color w:val="000000" w:themeColor="text1"/>
                <w:szCs w:val="26"/>
                <w:shd w:val="clear" w:color="auto" w:fill="FFFFFF"/>
                <w:lang w:val="vi-VN" w:eastAsia="vi-VN"/>
              </w:rPr>
            </w:pPr>
            <w:r w:rsidRPr="00135D4B">
              <w:rPr>
                <w:bCs/>
                <w:color w:val="000000" w:themeColor="text1"/>
                <w:szCs w:val="26"/>
                <w:shd w:val="clear" w:color="auto" w:fill="FFFFFF"/>
                <w:lang w:eastAsia="vi-VN"/>
              </w:rPr>
              <w:t>CÔNG AN….</w:t>
            </w:r>
            <w:r w:rsidRPr="00135D4B">
              <w:rPr>
                <w:bCs/>
                <w:color w:val="000000" w:themeColor="text1"/>
                <w:szCs w:val="26"/>
                <w:shd w:val="clear" w:color="auto" w:fill="FFFFFF"/>
                <w:lang w:val="vi-VN" w:eastAsia="vi-VN"/>
              </w:rPr>
              <w:t xml:space="preserve"> </w:t>
            </w:r>
            <w:r w:rsidRPr="00135D4B">
              <w:rPr>
                <w:bCs/>
                <w:color w:val="000000" w:themeColor="text1"/>
                <w:szCs w:val="26"/>
                <w:shd w:val="clear" w:color="auto" w:fill="FFFFFF"/>
                <w:vertAlign w:val="superscript"/>
                <w:lang w:eastAsia="vi-VN"/>
              </w:rPr>
              <w:footnoteReference w:id="158"/>
            </w:r>
          </w:p>
          <w:p w:rsidRPr="00135D4B" w:rsidR="00360911" w:rsidP="00254EEE" w:rsidRDefault="00360911" w14:paraId="67349C2C" w14:textId="77777777">
            <w:pPr>
              <w:widowControl w:val="0"/>
              <w:spacing w:line="320" w:lineRule="exact"/>
              <w:ind w:firstLine="0"/>
              <w:jc w:val="center"/>
              <w:rPr>
                <w:b/>
                <w:bCs/>
                <w:color w:val="000000" w:themeColor="text1"/>
                <w:szCs w:val="26"/>
                <w:shd w:val="clear" w:color="auto" w:fill="FFFFFF"/>
                <w:vertAlign w:val="superscript"/>
                <w:lang w:val="vi-VN" w:eastAsia="vi-VN"/>
              </w:rPr>
            </w:pPr>
            <w:r w:rsidRPr="00135D4B">
              <w:rPr>
                <w:b/>
                <w:bCs/>
                <w:color w:val="000000" w:themeColor="text1"/>
                <w:szCs w:val="26"/>
                <w:shd w:val="clear" w:color="auto" w:fill="FFFFFF"/>
                <w:lang w:eastAsia="vi-VN"/>
              </w:rPr>
              <w:t>CÔNG AN ……</w:t>
            </w:r>
            <w:r w:rsidRPr="00135D4B">
              <w:rPr>
                <w:b/>
                <w:bCs/>
                <w:color w:val="000000" w:themeColor="text1"/>
                <w:szCs w:val="26"/>
                <w:shd w:val="clear" w:color="auto" w:fill="FFFFFF"/>
                <w:lang w:val="vi-VN" w:eastAsia="vi-VN"/>
              </w:rPr>
              <w:t xml:space="preserve"> </w:t>
            </w:r>
            <w:r w:rsidRPr="00135D4B">
              <w:rPr>
                <w:b/>
                <w:bCs/>
                <w:color w:val="000000" w:themeColor="text1"/>
                <w:szCs w:val="26"/>
                <w:shd w:val="clear" w:color="auto" w:fill="FFFFFF"/>
                <w:vertAlign w:val="superscript"/>
                <w:lang w:eastAsia="vi-VN"/>
              </w:rPr>
              <w:footnoteReference w:id="159"/>
            </w:r>
          </w:p>
          <w:p w:rsidRPr="00135D4B" w:rsidR="00360911" w:rsidP="00254EEE" w:rsidRDefault="00360911" w14:paraId="68582BC2" w14:textId="77777777">
            <w:pPr>
              <w:spacing w:before="60" w:after="60"/>
              <w:ind w:firstLine="0"/>
              <w:jc w:val="center"/>
              <w:rPr>
                <w:b/>
                <w:color w:val="000000" w:themeColor="text1"/>
                <w:sz w:val="26"/>
                <w:szCs w:val="26"/>
                <w:lang w:val="vi-VN"/>
              </w:rPr>
            </w:pPr>
            <w:r w:rsidRPr="00135D4B">
              <w:rPr>
                <w:color w:val="000000" w:themeColor="text1"/>
                <w:szCs w:val="28"/>
                <w:vertAlign w:val="superscript"/>
              </w:rPr>
              <w:t>______________________</w:t>
            </w:r>
          </w:p>
        </w:tc>
        <w:tc>
          <w:tcPr>
            <w:tcW w:w="5642" w:type="dxa"/>
            <w:tcBorders>
              <w:left w:val="nil"/>
              <w:right w:val="nil"/>
            </w:tcBorders>
            <w:shd w:val="clear" w:color="auto" w:fill="FFFFFF"/>
          </w:tcPr>
          <w:p w:rsidRPr="00135D4B" w:rsidR="00360911" w:rsidP="00254EEE" w:rsidRDefault="00360911" w14:paraId="1993A146" w14:textId="77777777">
            <w:pPr>
              <w:widowControl w:val="0"/>
              <w:spacing w:line="320" w:lineRule="exact"/>
              <w:ind w:firstLine="142"/>
              <w:jc w:val="center"/>
              <w:rPr>
                <w:b/>
                <w:bCs/>
                <w:color w:val="000000" w:themeColor="text1"/>
                <w:szCs w:val="26"/>
                <w:shd w:val="clear" w:color="auto" w:fill="FFFFFF"/>
                <w:lang w:val="vi-VN" w:eastAsia="vi-VN"/>
              </w:rPr>
            </w:pPr>
            <w:r w:rsidRPr="00135D4B">
              <w:rPr>
                <w:b/>
                <w:bCs/>
                <w:color w:val="000000" w:themeColor="text1"/>
                <w:szCs w:val="26"/>
                <w:shd w:val="clear" w:color="auto" w:fill="FFFFFF"/>
                <w:lang w:val="vi-VN" w:eastAsia="vi-VN"/>
              </w:rPr>
              <w:t xml:space="preserve">CỘNG HÒA XÃ HỘI CHỦ NGHĨA VIỆT NAM </w:t>
            </w:r>
          </w:p>
          <w:p w:rsidRPr="00135D4B" w:rsidR="00360911" w:rsidP="00254EEE" w:rsidRDefault="00360911" w14:paraId="4F9EAE34" w14:textId="77777777">
            <w:pPr>
              <w:widowControl w:val="0"/>
              <w:spacing w:line="320" w:lineRule="exact"/>
              <w:ind w:firstLine="142"/>
              <w:jc w:val="center"/>
              <w:rPr>
                <w:b/>
                <w:bCs/>
                <w:color w:val="000000" w:themeColor="text1"/>
                <w:sz w:val="26"/>
                <w:szCs w:val="26"/>
                <w:shd w:val="clear" w:color="auto" w:fill="FFFFFF"/>
                <w:lang w:eastAsia="vi-VN"/>
              </w:rPr>
            </w:pPr>
            <w:r w:rsidRPr="00135D4B">
              <w:rPr>
                <w:b/>
                <w:bCs/>
                <w:color w:val="000000" w:themeColor="text1"/>
                <w:sz w:val="26"/>
                <w:szCs w:val="26"/>
                <w:shd w:val="clear" w:color="auto" w:fill="FFFFFF"/>
                <w:lang w:eastAsia="vi-VN"/>
              </w:rPr>
              <w:t>Độc lập - Tự do - Hạnh phúc</w:t>
            </w:r>
          </w:p>
          <w:p w:rsidRPr="00135D4B" w:rsidR="00360911" w:rsidP="00254EEE" w:rsidRDefault="00360911" w14:paraId="158DEE70" w14:textId="77777777">
            <w:pPr>
              <w:spacing w:before="60" w:after="60"/>
              <w:ind w:firstLine="16"/>
              <w:jc w:val="center"/>
              <w:rPr>
                <w:b/>
                <w:color w:val="000000" w:themeColor="text1"/>
                <w:sz w:val="26"/>
                <w:szCs w:val="26"/>
                <w:lang w:val="vi-VN"/>
              </w:rPr>
            </w:pPr>
            <w:r w:rsidRPr="00135D4B">
              <w:rPr>
                <w:color w:val="000000" w:themeColor="text1"/>
                <w:szCs w:val="28"/>
                <w:vertAlign w:val="superscript"/>
              </w:rPr>
              <w:t>____________________________________________</w:t>
            </w:r>
          </w:p>
        </w:tc>
      </w:tr>
      <w:tr w:rsidRPr="00135D4B" w:rsidR="00135D4B" w:rsidTr="00254EEE" w14:paraId="58426BE9" w14:textId="77777777">
        <w:trPr>
          <w:trHeight w:val="279"/>
          <w:jc w:val="center"/>
        </w:trPr>
        <w:tc>
          <w:tcPr>
            <w:tcW w:w="3530" w:type="dxa"/>
            <w:tcBorders>
              <w:left w:val="nil"/>
              <w:right w:val="nil"/>
            </w:tcBorders>
            <w:shd w:val="clear" w:color="auto" w:fill="FFFFFF"/>
          </w:tcPr>
          <w:p w:rsidRPr="00DF74DC" w:rsidR="00360911" w:rsidP="00254EEE" w:rsidRDefault="00360911" w14:paraId="1F8D21F2" w14:textId="77777777">
            <w:pPr>
              <w:widowControl w:val="0"/>
              <w:ind w:firstLine="0"/>
              <w:jc w:val="center"/>
              <w:rPr>
                <w:bCs/>
                <w:color w:val="000000" w:themeColor="text1"/>
                <w:sz w:val="26"/>
                <w:szCs w:val="26"/>
                <w:shd w:val="clear" w:color="auto" w:fill="FFFFFF"/>
                <w:lang w:eastAsia="vi-VN"/>
              </w:rPr>
            </w:pPr>
            <w:r w:rsidRPr="00135D4B">
              <w:rPr>
                <w:color w:val="000000" w:themeColor="text1"/>
                <w:sz w:val="26"/>
                <w:szCs w:val="26"/>
                <w:shd w:val="clear" w:color="auto" w:fill="FFFFFF"/>
                <w:lang w:val="vi-VN"/>
              </w:rPr>
              <w:t>Số:          /TB</w:t>
            </w:r>
            <w:r w:rsidR="00DF74DC">
              <w:rPr>
                <w:color w:val="000000" w:themeColor="text1"/>
                <w:sz w:val="26"/>
                <w:szCs w:val="26"/>
                <w:shd w:val="clear" w:color="auto" w:fill="FFFFFF"/>
              </w:rPr>
              <w:t>-CA…</w:t>
            </w:r>
          </w:p>
        </w:tc>
        <w:tc>
          <w:tcPr>
            <w:tcW w:w="5642" w:type="dxa"/>
            <w:tcBorders>
              <w:left w:val="nil"/>
              <w:right w:val="nil"/>
            </w:tcBorders>
            <w:shd w:val="clear" w:color="auto" w:fill="FFFFFF"/>
          </w:tcPr>
          <w:p w:rsidRPr="00135D4B" w:rsidR="00360911" w:rsidP="00254EEE" w:rsidRDefault="00360911" w14:paraId="045BFE96" w14:textId="77777777">
            <w:pPr>
              <w:autoSpaceDE w:val="0"/>
              <w:autoSpaceDN w:val="0"/>
              <w:adjustRightInd w:val="0"/>
              <w:jc w:val="right"/>
              <w:rPr>
                <w:b/>
                <w:bCs/>
                <w:color w:val="000000" w:themeColor="text1"/>
                <w:sz w:val="26"/>
                <w:szCs w:val="26"/>
                <w:shd w:val="clear" w:color="auto" w:fill="FFFFFF"/>
              </w:rPr>
            </w:pPr>
            <w:r w:rsidRPr="00135D4B">
              <w:rPr>
                <w:i/>
                <w:iCs/>
                <w:color w:val="000000" w:themeColor="text1"/>
                <w:sz w:val="26"/>
                <w:szCs w:val="26"/>
                <w:shd w:val="clear" w:color="auto" w:fill="FFFFFF"/>
                <w:lang w:val="vi-VN" w:eastAsia="vi-VN"/>
              </w:rPr>
              <w:t>..........</w:t>
            </w:r>
            <w:r w:rsidRPr="00135D4B">
              <w:rPr>
                <w:i/>
                <w:iCs/>
                <w:color w:val="000000" w:themeColor="text1"/>
                <w:vertAlign w:val="superscript"/>
                <w:lang w:eastAsia="vi-VN"/>
              </w:rPr>
              <w:t xml:space="preserve"> </w:t>
            </w:r>
            <w:r w:rsidRPr="00135D4B">
              <w:rPr>
                <w:i/>
                <w:iCs/>
                <w:color w:val="000000" w:themeColor="text1"/>
                <w:vertAlign w:val="superscript"/>
                <w:lang w:eastAsia="vi-VN"/>
              </w:rPr>
              <w:footnoteReference w:id="160"/>
            </w:r>
            <w:r w:rsidRPr="00135D4B">
              <w:rPr>
                <w:i/>
                <w:iCs/>
                <w:color w:val="000000" w:themeColor="text1"/>
                <w:sz w:val="26"/>
                <w:szCs w:val="26"/>
                <w:shd w:val="clear" w:color="auto" w:fill="FFFFFF"/>
                <w:lang w:val="vi-VN" w:eastAsia="vi-VN"/>
              </w:rPr>
              <w:t>........</w:t>
            </w:r>
            <w:r w:rsidRPr="00135D4B">
              <w:rPr>
                <w:i/>
                <w:iCs/>
                <w:color w:val="000000" w:themeColor="text1"/>
                <w:sz w:val="26"/>
                <w:szCs w:val="26"/>
                <w:shd w:val="clear" w:color="auto" w:fill="FFFFFF"/>
                <w:lang w:eastAsia="vi-VN"/>
              </w:rPr>
              <w:t>.....,</w:t>
            </w:r>
            <w:r w:rsidRPr="00135D4B">
              <w:rPr>
                <w:i/>
                <w:iCs/>
                <w:color w:val="000000" w:themeColor="text1"/>
                <w:sz w:val="26"/>
                <w:szCs w:val="26"/>
                <w:shd w:val="clear" w:color="auto" w:fill="FFFFFF"/>
                <w:vertAlign w:val="superscript"/>
                <w:lang w:eastAsia="vi-VN"/>
              </w:rPr>
              <w:t xml:space="preserve"> </w:t>
            </w:r>
            <w:r w:rsidRPr="00135D4B">
              <w:rPr>
                <w:i/>
                <w:iCs/>
                <w:color w:val="000000" w:themeColor="text1"/>
                <w:sz w:val="26"/>
                <w:szCs w:val="26"/>
                <w:shd w:val="clear" w:color="auto" w:fill="FFFFFF"/>
                <w:lang w:eastAsia="vi-VN"/>
              </w:rPr>
              <w:t>ngày... tháng... năm..</w:t>
            </w:r>
            <w:r w:rsidRPr="00135D4B">
              <w:rPr>
                <w:i/>
                <w:iCs/>
                <w:color w:val="000000" w:themeColor="text1"/>
                <w:sz w:val="26"/>
                <w:szCs w:val="26"/>
                <w:shd w:val="clear" w:color="auto" w:fill="FFFFFF"/>
                <w:lang w:val="vi-VN" w:eastAsia="vi-VN"/>
              </w:rPr>
              <w:t>............</w:t>
            </w:r>
          </w:p>
        </w:tc>
      </w:tr>
    </w:tbl>
    <w:p w:rsidRPr="00135D4B" w:rsidR="00360911" w:rsidP="00360911" w:rsidRDefault="00360911" w14:paraId="0732C0AC" w14:textId="77777777">
      <w:pPr>
        <w:spacing w:before="240"/>
        <w:jc w:val="center"/>
        <w:rPr>
          <w:b/>
          <w:color w:val="000000" w:themeColor="text1"/>
          <w:spacing w:val="-6"/>
          <w:sz w:val="26"/>
          <w:szCs w:val="26"/>
        </w:rPr>
      </w:pPr>
      <w:r w:rsidRPr="00135D4B">
        <w:rPr>
          <w:b/>
          <w:color w:val="000000" w:themeColor="text1"/>
          <w:spacing w:val="-6"/>
          <w:sz w:val="26"/>
          <w:szCs w:val="26"/>
          <w:lang w:val="vi-VN"/>
        </w:rPr>
        <w:t>THÔNG BÁO</w:t>
      </w:r>
    </w:p>
    <w:p w:rsidRPr="00135D4B" w:rsidR="00360911" w:rsidP="00360911" w:rsidRDefault="00360911" w14:paraId="41163B62" w14:textId="77777777">
      <w:pPr>
        <w:jc w:val="center"/>
        <w:rPr>
          <w:b/>
          <w:color w:val="000000" w:themeColor="text1"/>
          <w:spacing w:val="-6"/>
          <w:sz w:val="26"/>
          <w:szCs w:val="26"/>
          <w:lang w:val="vi-VN"/>
        </w:rPr>
      </w:pPr>
      <w:r w:rsidRPr="00135D4B">
        <w:rPr>
          <w:b/>
          <w:color w:val="000000" w:themeColor="text1"/>
          <w:spacing w:val="-6"/>
          <w:sz w:val="26"/>
          <w:szCs w:val="26"/>
          <w:lang w:val="vi-VN"/>
        </w:rPr>
        <w:t>Về việc lập hồ sơ đ</w:t>
      </w:r>
      <w:r w:rsidRPr="00135D4B">
        <w:rPr>
          <w:b/>
          <w:color w:val="000000" w:themeColor="text1"/>
          <w:spacing w:val="-6"/>
          <w:sz w:val="26"/>
          <w:szCs w:val="26"/>
        </w:rPr>
        <w:t xml:space="preserve">ề nghị áp dụng biện pháp </w:t>
      </w:r>
      <w:r w:rsidRPr="00135D4B">
        <w:rPr>
          <w:b/>
          <w:color w:val="000000" w:themeColor="text1"/>
          <w:spacing w:val="-6"/>
          <w:sz w:val="26"/>
          <w:szCs w:val="26"/>
          <w:lang w:val="vi-VN"/>
        </w:rPr>
        <w:t xml:space="preserve">đưa </w:t>
      </w:r>
      <w:r w:rsidR="009072EF">
        <w:rPr>
          <w:b/>
          <w:color w:val="000000" w:themeColor="text1"/>
          <w:spacing w:val="-6"/>
          <w:sz w:val="26"/>
          <w:szCs w:val="26"/>
        </w:rPr>
        <w:t>đi</w:t>
      </w:r>
      <w:r w:rsidRPr="00135D4B">
        <w:rPr>
          <w:b/>
          <w:color w:val="000000" w:themeColor="text1"/>
          <w:spacing w:val="-6"/>
          <w:sz w:val="26"/>
          <w:szCs w:val="26"/>
          <w:lang w:val="vi-VN"/>
        </w:rPr>
        <w:t xml:space="preserve"> cai nghiện bắt buộc </w:t>
      </w:r>
    </w:p>
    <w:p w:rsidRPr="00135D4B" w:rsidR="00360911" w:rsidP="00360911" w:rsidRDefault="00360911" w14:paraId="0CF10196" w14:textId="77777777">
      <w:pPr>
        <w:ind w:firstLine="709"/>
        <w:jc w:val="center"/>
        <w:rPr>
          <w:color w:val="000000" w:themeColor="text1"/>
          <w:spacing w:val="-6"/>
          <w:sz w:val="26"/>
          <w:szCs w:val="26"/>
          <w:lang w:val="vi-VN"/>
        </w:rPr>
      </w:pPr>
      <w:r w:rsidRPr="00135D4B">
        <w:rPr>
          <w:color w:val="000000" w:themeColor="text1"/>
          <w:spacing w:val="-6"/>
          <w:sz w:val="26"/>
          <w:szCs w:val="26"/>
          <w:lang w:val="vi-VN"/>
        </w:rPr>
        <w:t>______________</w:t>
      </w:r>
    </w:p>
    <w:p w:rsidRPr="00135D4B" w:rsidR="00360911" w:rsidP="00360911" w:rsidRDefault="00360911" w14:paraId="14D688F3" w14:textId="77777777">
      <w:pPr>
        <w:ind w:firstLine="709"/>
        <w:jc w:val="center"/>
        <w:rPr>
          <w:color w:val="000000" w:themeColor="text1"/>
          <w:spacing w:val="-6"/>
          <w:sz w:val="26"/>
          <w:szCs w:val="26"/>
          <w:lang w:val="vi-VN"/>
        </w:rPr>
      </w:pPr>
    </w:p>
    <w:p w:rsidRPr="00135D4B" w:rsidR="00360911" w:rsidP="00360911" w:rsidRDefault="00360911" w14:paraId="05508143" w14:textId="77777777">
      <w:pPr>
        <w:ind w:firstLine="709"/>
        <w:jc w:val="center"/>
        <w:rPr>
          <w:color w:val="000000" w:themeColor="text1"/>
          <w:spacing w:val="-6"/>
          <w:sz w:val="26"/>
          <w:szCs w:val="26"/>
          <w:lang w:val="vi-VN"/>
        </w:rPr>
      </w:pPr>
      <w:r w:rsidRPr="00135D4B">
        <w:rPr>
          <w:color w:val="000000" w:themeColor="text1"/>
          <w:spacing w:val="-6"/>
          <w:sz w:val="26"/>
          <w:szCs w:val="26"/>
          <w:lang w:val="vi-VN"/>
        </w:rPr>
        <w:t>Kính gửi: Ông (bà).....................</w:t>
      </w:r>
      <w:r w:rsidRPr="00135D4B">
        <w:rPr>
          <w:rStyle w:val="FootnoteReference"/>
          <w:color w:val="000000" w:themeColor="text1"/>
          <w:spacing w:val="-6"/>
          <w:sz w:val="26"/>
          <w:szCs w:val="26"/>
          <w:lang w:val="vi-VN"/>
        </w:rPr>
        <w:t xml:space="preserve"> </w:t>
      </w:r>
      <w:r w:rsidRPr="00135D4B">
        <w:rPr>
          <w:rStyle w:val="FootnoteReference"/>
          <w:color w:val="000000" w:themeColor="text1"/>
          <w:spacing w:val="-6"/>
          <w:sz w:val="26"/>
          <w:szCs w:val="26"/>
        </w:rPr>
        <w:footnoteReference w:id="161"/>
      </w:r>
      <w:r w:rsidRPr="00135D4B">
        <w:rPr>
          <w:color w:val="000000" w:themeColor="text1"/>
          <w:spacing w:val="-6"/>
          <w:sz w:val="26"/>
          <w:szCs w:val="26"/>
          <w:lang w:val="vi-VN"/>
        </w:rPr>
        <w:t>......………</w:t>
      </w:r>
      <w:r w:rsidRPr="00135D4B">
        <w:rPr>
          <w:rStyle w:val="FootnoteReference"/>
          <w:color w:val="000000" w:themeColor="text1"/>
          <w:spacing w:val="-6"/>
          <w:sz w:val="26"/>
          <w:szCs w:val="26"/>
          <w:lang w:val="vi-VN"/>
        </w:rPr>
        <w:t xml:space="preserve"> </w:t>
      </w:r>
      <w:r w:rsidRPr="00135D4B">
        <w:rPr>
          <w:color w:val="000000" w:themeColor="text1"/>
          <w:spacing w:val="-6"/>
          <w:sz w:val="26"/>
          <w:szCs w:val="26"/>
          <w:lang w:val="vi-VN"/>
        </w:rPr>
        <w:t>……</w:t>
      </w:r>
    </w:p>
    <w:p w:rsidRPr="00135D4B" w:rsidR="00360911" w:rsidP="00360911" w:rsidRDefault="00360911" w14:paraId="7C7B968B" w14:textId="77777777">
      <w:pPr>
        <w:spacing w:before="60" w:after="60"/>
        <w:ind w:firstLine="709"/>
        <w:rPr>
          <w:color w:val="000000" w:themeColor="text1"/>
          <w:sz w:val="26"/>
          <w:szCs w:val="26"/>
          <w:lang w:val="vi-VN"/>
        </w:rPr>
      </w:pPr>
      <w:r w:rsidRPr="00135D4B">
        <w:rPr>
          <w:color w:val="000000" w:themeColor="text1"/>
          <w:sz w:val="26"/>
          <w:szCs w:val="26"/>
          <w:lang w:val="vi-VN"/>
        </w:rPr>
        <w:t>.........................................</w:t>
      </w:r>
      <w:r w:rsidRPr="00135D4B">
        <w:rPr>
          <w:color w:val="000000" w:themeColor="text1"/>
          <w:sz w:val="26"/>
          <w:szCs w:val="26"/>
          <w:vertAlign w:val="superscript"/>
          <w:lang w:val="vi-VN"/>
        </w:rPr>
        <w:t>2</w:t>
      </w:r>
      <w:r w:rsidRPr="00135D4B">
        <w:rPr>
          <w:color w:val="000000" w:themeColor="text1"/>
          <w:sz w:val="26"/>
          <w:szCs w:val="26"/>
          <w:lang w:val="vi-VN"/>
        </w:rPr>
        <w:t xml:space="preserve">...................................  thông báo tới Ông (bà) về việc lập hồ sơ đề nghị áp dụng biện pháp đưa </w:t>
      </w:r>
      <w:r w:rsidR="009072EF">
        <w:rPr>
          <w:color w:val="000000" w:themeColor="text1"/>
          <w:sz w:val="26"/>
          <w:szCs w:val="26"/>
        </w:rPr>
        <w:t>đi</w:t>
      </w:r>
      <w:r w:rsidRPr="00135D4B">
        <w:rPr>
          <w:color w:val="000000" w:themeColor="text1"/>
          <w:sz w:val="26"/>
          <w:szCs w:val="26"/>
          <w:lang w:val="vi-VN"/>
        </w:rPr>
        <w:t xml:space="preserve"> cai nghiện ma túy bắt buộc đối với:</w:t>
      </w:r>
    </w:p>
    <w:p w:rsidRPr="00135D4B" w:rsidR="00360911" w:rsidP="00360911" w:rsidRDefault="00360911" w14:paraId="2C4B3CF9" w14:textId="77777777">
      <w:pPr>
        <w:tabs>
          <w:tab w:val="left" w:pos="6663"/>
          <w:tab w:val="left" w:pos="9072"/>
        </w:tabs>
        <w:spacing w:before="60" w:after="60"/>
        <w:ind w:firstLine="709"/>
        <w:rPr>
          <w:color w:val="000000" w:themeColor="text1"/>
          <w:spacing w:val="-6"/>
          <w:sz w:val="26"/>
          <w:szCs w:val="26"/>
        </w:rPr>
      </w:pPr>
      <w:r w:rsidRPr="00135D4B">
        <w:rPr>
          <w:b/>
          <w:color w:val="000000" w:themeColor="text1"/>
          <w:spacing w:val="-6"/>
          <w:sz w:val="26"/>
          <w:szCs w:val="26"/>
          <w:lang w:val="vi-VN"/>
        </w:rPr>
        <w:t>1.</w:t>
      </w:r>
      <w:r w:rsidRPr="00135D4B">
        <w:rPr>
          <w:color w:val="000000" w:themeColor="text1"/>
          <w:spacing w:val="-6"/>
          <w:sz w:val="26"/>
          <w:szCs w:val="26"/>
          <w:lang w:val="vi-VN"/>
        </w:rPr>
        <w:t xml:space="preserve"> </w:t>
      </w:r>
      <w:r w:rsidRPr="00135D4B">
        <w:rPr>
          <w:color w:val="000000" w:themeColor="text1"/>
          <w:spacing w:val="-6"/>
          <w:sz w:val="26"/>
          <w:szCs w:val="26"/>
        </w:rPr>
        <w:t>Họ và tên</w:t>
      </w:r>
      <w:r w:rsidRPr="00135D4B">
        <w:rPr>
          <w:color w:val="000000" w:themeColor="text1"/>
          <w:spacing w:val="-6"/>
          <w:sz w:val="26"/>
          <w:szCs w:val="26"/>
          <w:lang w:val="vi-VN"/>
        </w:rPr>
        <w:t xml:space="preserve"> </w:t>
      </w:r>
      <w:r w:rsidRPr="00135D4B">
        <w:rPr>
          <w:i/>
          <w:color w:val="000000" w:themeColor="text1"/>
          <w:spacing w:val="-6"/>
          <w:szCs w:val="26"/>
          <w:lang w:val="vi-VN"/>
        </w:rPr>
        <w:t>(viết in hoa)</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rStyle w:val="FootnoteReference"/>
          <w:color w:val="000000" w:themeColor="text1"/>
          <w:spacing w:val="-6"/>
          <w:sz w:val="26"/>
          <w:szCs w:val="26"/>
          <w:lang w:val="vi-VN"/>
        </w:rPr>
        <w:t xml:space="preserve"> </w:t>
      </w:r>
      <w:r w:rsidRPr="00135D4B">
        <w:rPr>
          <w:rStyle w:val="FootnoteReference"/>
          <w:color w:val="000000" w:themeColor="text1"/>
          <w:spacing w:val="-6"/>
          <w:sz w:val="26"/>
          <w:szCs w:val="26"/>
          <w:lang w:val="vi-VN"/>
        </w:rPr>
        <w:footnoteReference w:id="162"/>
      </w:r>
      <w:r w:rsidRPr="00135D4B">
        <w:rPr>
          <w:color w:val="000000" w:themeColor="text1"/>
          <w:spacing w:val="-6"/>
          <w:sz w:val="26"/>
          <w:szCs w:val="26"/>
          <w:lang w:val="vi-VN"/>
        </w:rPr>
        <w:t>.................................</w:t>
      </w:r>
      <w:r w:rsidRPr="00135D4B">
        <w:rPr>
          <w:color w:val="000000" w:themeColor="text1"/>
          <w:spacing w:val="-6"/>
          <w:sz w:val="26"/>
          <w:szCs w:val="26"/>
        </w:rPr>
        <w:tab/>
      </w:r>
      <w:r w:rsidRPr="00135D4B">
        <w:rPr>
          <w:color w:val="000000" w:themeColor="text1"/>
          <w:spacing w:val="-6"/>
          <w:sz w:val="26"/>
          <w:szCs w:val="26"/>
          <w:lang w:val="vi-VN"/>
        </w:rPr>
        <w:t>; Giới tính</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rPr>
        <w:tab/>
      </w:r>
    </w:p>
    <w:p w:rsidRPr="00135D4B" w:rsidR="00360911" w:rsidP="00360911" w:rsidRDefault="00360911" w14:paraId="5D6ED447"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Tên gọi khác</w:t>
      </w:r>
      <w:r w:rsidRPr="00135D4B">
        <w:rPr>
          <w:color w:val="000000" w:themeColor="text1"/>
          <w:spacing w:val="-6"/>
          <w:sz w:val="26"/>
          <w:szCs w:val="26"/>
          <w:lang w:val="vi-VN"/>
        </w:rPr>
        <w:t xml:space="preserve"> (nếu có)</w:t>
      </w:r>
      <w:r w:rsidRPr="00135D4B">
        <w:rPr>
          <w:color w:val="000000" w:themeColor="text1"/>
          <w:spacing w:val="-6"/>
          <w:sz w:val="26"/>
          <w:szCs w:val="26"/>
        </w:rPr>
        <w:t>:</w:t>
      </w:r>
      <w:r w:rsidRPr="00135D4B">
        <w:rPr>
          <w:color w:val="000000" w:themeColor="text1"/>
          <w:spacing w:val="-6"/>
          <w:sz w:val="26"/>
          <w:szCs w:val="26"/>
          <w:lang w:val="vi-VN"/>
        </w:rPr>
        <w:t xml:space="preserve"> .......................................................................................................</w:t>
      </w:r>
      <w:r w:rsidRPr="00135D4B">
        <w:rPr>
          <w:color w:val="000000" w:themeColor="text1"/>
          <w:spacing w:val="-6"/>
          <w:sz w:val="26"/>
          <w:szCs w:val="26"/>
        </w:rPr>
        <w:tab/>
      </w:r>
    </w:p>
    <w:p w:rsidRPr="00135D4B" w:rsidR="00360911" w:rsidP="00360911" w:rsidRDefault="00360911" w14:paraId="7FD28DFE"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360911" w:rsidP="00360911" w:rsidRDefault="00360911" w14:paraId="4B9E402F" w14:textId="77777777">
      <w:pPr>
        <w:tabs>
          <w:tab w:val="left" w:pos="9072"/>
        </w:tabs>
        <w:spacing w:before="60" w:after="60"/>
        <w:ind w:firstLine="709"/>
        <w:rPr>
          <w:color w:val="000000" w:themeColor="text1"/>
          <w:spacing w:val="-6"/>
          <w:sz w:val="26"/>
          <w:szCs w:val="26"/>
        </w:rPr>
      </w:pPr>
      <w:r w:rsidRPr="00135D4B">
        <w:rPr>
          <w:color w:val="000000" w:themeColor="text1"/>
          <w:sz w:val="26"/>
          <w:szCs w:val="26"/>
          <w:lang w:val="vi-VN"/>
        </w:rPr>
        <w:t xml:space="preserve">Số </w:t>
      </w:r>
      <w:r w:rsidR="008C5713">
        <w:rPr>
          <w:color w:val="000000" w:themeColor="text1"/>
          <w:sz w:val="26"/>
          <w:szCs w:val="26"/>
        </w:rPr>
        <w:t>CC/</w:t>
      </w:r>
      <w:r w:rsidRPr="00135D4B">
        <w:rPr>
          <w:color w:val="000000" w:themeColor="text1"/>
          <w:sz w:val="26"/>
          <w:szCs w:val="26"/>
        </w:rPr>
        <w:t>CCCD/CMND/</w:t>
      </w:r>
      <w:r w:rsidR="008C5713">
        <w:rPr>
          <w:color w:val="000000" w:themeColor="text1"/>
          <w:sz w:val="26"/>
          <w:szCs w:val="26"/>
        </w:rPr>
        <w:t>HC</w:t>
      </w:r>
      <w:r w:rsidRPr="00135D4B">
        <w:rPr>
          <w:color w:val="000000" w:themeColor="text1"/>
          <w:sz w:val="26"/>
          <w:szCs w:val="26"/>
          <w:lang w:val="vi-VN"/>
        </w:rPr>
        <w:t>: .................................</w:t>
      </w:r>
      <w:r w:rsidRPr="00135D4B">
        <w:rPr>
          <w:color w:val="000000" w:themeColor="text1"/>
          <w:sz w:val="26"/>
          <w:szCs w:val="26"/>
        </w:rPr>
        <w:t xml:space="preserve"> n</w:t>
      </w:r>
      <w:r w:rsidRPr="00135D4B">
        <w:rPr>
          <w:color w:val="000000" w:themeColor="text1"/>
          <w:sz w:val="26"/>
          <w:szCs w:val="26"/>
          <w:lang w:val="vi-VN"/>
        </w:rPr>
        <w:t>gày cấp: ............................</w:t>
      </w:r>
      <w:r w:rsidRPr="00135D4B">
        <w:rPr>
          <w:color w:val="000000" w:themeColor="text1"/>
          <w:sz w:val="26"/>
          <w:szCs w:val="26"/>
        </w:rPr>
        <w:t xml:space="preserve"> n</w:t>
      </w:r>
      <w:r w:rsidRPr="00135D4B">
        <w:rPr>
          <w:color w:val="000000" w:themeColor="text1"/>
          <w:sz w:val="26"/>
          <w:szCs w:val="26"/>
          <w:lang w:val="vi-VN"/>
        </w:rPr>
        <w:t>ơi cấp: ............................................................</w:t>
      </w:r>
      <w:r w:rsidRPr="00135D4B">
        <w:rPr>
          <w:color w:val="000000" w:themeColor="text1"/>
          <w:sz w:val="26"/>
          <w:szCs w:val="26"/>
        </w:rPr>
        <w:t>...........................................................</w:t>
      </w:r>
      <w:r w:rsidR="00867330">
        <w:rPr>
          <w:color w:val="000000" w:themeColor="text1"/>
          <w:sz w:val="26"/>
          <w:szCs w:val="26"/>
        </w:rPr>
        <w:t>...........</w:t>
      </w:r>
    </w:p>
    <w:p w:rsidRPr="00135D4B" w:rsidR="00360911" w:rsidP="00360911" w:rsidRDefault="00360911" w14:paraId="11112F1B"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rPr>
        <w:t>Nơi cư trú</w:t>
      </w:r>
      <w:r w:rsidRPr="00135D4B">
        <w:rPr>
          <w:color w:val="000000" w:themeColor="text1"/>
          <w:spacing w:val="-6"/>
          <w:sz w:val="26"/>
          <w:szCs w:val="26"/>
          <w:lang w:val="vi-VN"/>
        </w:rPr>
        <w:t xml:space="preserve"> hoặc chỗ ở hiện nay: ........................................................................................</w:t>
      </w:r>
    </w:p>
    <w:p w:rsidRPr="00135D4B" w:rsidR="00360911" w:rsidP="00360911" w:rsidRDefault="00360911" w14:paraId="5B48E517"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Nghề nghiệp: ......................................................................................................................</w:t>
      </w:r>
    </w:p>
    <w:p w:rsidRPr="00135D4B" w:rsidR="00360911" w:rsidP="00360911" w:rsidRDefault="00360911" w14:paraId="16898BBC"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Nơi làm việc: .....................................................................................................................</w:t>
      </w:r>
    </w:p>
    <w:p w:rsidRPr="00135D4B" w:rsidR="00360911" w:rsidP="00360911" w:rsidRDefault="00360911" w14:paraId="35C25FBF" w14:textId="77777777">
      <w:pPr>
        <w:spacing w:before="60" w:after="60"/>
        <w:ind w:firstLine="709"/>
        <w:rPr>
          <w:color w:val="000000" w:themeColor="text1"/>
          <w:spacing w:val="-6"/>
          <w:sz w:val="26"/>
          <w:szCs w:val="26"/>
          <w:lang w:val="vi-VN"/>
        </w:rPr>
      </w:pPr>
      <w:r w:rsidRPr="00135D4B">
        <w:rPr>
          <w:b/>
          <w:color w:val="000000" w:themeColor="text1"/>
          <w:spacing w:val="-6"/>
          <w:sz w:val="26"/>
          <w:szCs w:val="26"/>
          <w:lang w:val="vi-VN"/>
        </w:rPr>
        <w:t>2. Căn cứ</w:t>
      </w:r>
      <w:r w:rsidRPr="00135D4B">
        <w:rPr>
          <w:color w:val="000000" w:themeColor="text1"/>
          <w:spacing w:val="-6"/>
          <w:sz w:val="26"/>
          <w:szCs w:val="26"/>
          <w:lang w:val="vi-VN"/>
        </w:rPr>
        <w:t xml:space="preserve"> đề nghị áp dụng biện pháp đưa </w:t>
      </w:r>
      <w:r w:rsidR="00867330">
        <w:rPr>
          <w:color w:val="000000" w:themeColor="text1"/>
          <w:spacing w:val="-6"/>
          <w:sz w:val="26"/>
          <w:szCs w:val="26"/>
        </w:rPr>
        <w:t>đi</w:t>
      </w:r>
      <w:r w:rsidRPr="00135D4B">
        <w:rPr>
          <w:color w:val="000000" w:themeColor="text1"/>
          <w:spacing w:val="-6"/>
          <w:sz w:val="26"/>
          <w:szCs w:val="26"/>
          <w:lang w:val="vi-VN"/>
        </w:rPr>
        <w:t xml:space="preserve"> cai nghiện bắt buộc (</w:t>
      </w:r>
      <w:r w:rsidRPr="00135D4B">
        <w:rPr>
          <w:i/>
          <w:color w:val="000000" w:themeColor="text1"/>
          <w:spacing w:val="-6"/>
          <w:sz w:val="26"/>
          <w:szCs w:val="26"/>
          <w:lang w:val="vi-VN"/>
        </w:rPr>
        <w:t>ghi rõ hành vi vi phạm, điều khoản vi phạm</w:t>
      </w:r>
      <w:r w:rsidRPr="00135D4B">
        <w:rPr>
          <w:color w:val="000000" w:themeColor="text1"/>
          <w:spacing w:val="-6"/>
          <w:sz w:val="26"/>
          <w:szCs w:val="26"/>
          <w:lang w:val="vi-VN"/>
        </w:rPr>
        <w:t>): ..................................................................</w:t>
      </w:r>
    </w:p>
    <w:p w:rsidRPr="00135D4B" w:rsidR="00360911" w:rsidP="00360911" w:rsidRDefault="00360911" w14:paraId="7CE001EB" w14:textId="77777777">
      <w:pPr>
        <w:spacing w:before="60" w:after="60"/>
        <w:ind w:firstLine="709"/>
        <w:rPr>
          <w:color w:val="000000" w:themeColor="text1"/>
          <w:spacing w:val="-6"/>
          <w:sz w:val="26"/>
          <w:szCs w:val="26"/>
          <w:lang w:val="vi-VN"/>
        </w:rPr>
      </w:pPr>
      <w:r w:rsidRPr="00135D4B">
        <w:rPr>
          <w:b/>
          <w:color w:val="000000" w:themeColor="text1"/>
          <w:spacing w:val="-6"/>
          <w:sz w:val="26"/>
          <w:szCs w:val="26"/>
          <w:lang w:val="vi-VN"/>
        </w:rPr>
        <w:t>3.</w:t>
      </w:r>
      <w:r w:rsidRPr="00135D4B">
        <w:rPr>
          <w:color w:val="000000" w:themeColor="text1"/>
          <w:spacing w:val="-6"/>
          <w:sz w:val="26"/>
          <w:szCs w:val="26"/>
          <w:lang w:val="vi-VN"/>
        </w:rPr>
        <w:t xml:space="preserve"> Hồ sơ đề nghị kèm theo gồm:</w:t>
      </w:r>
    </w:p>
    <w:p w:rsidRPr="00135D4B" w:rsidR="00360911" w:rsidP="00360911" w:rsidRDefault="00360911" w14:paraId="38B684EA" w14:textId="77777777">
      <w:pPr>
        <w:spacing w:before="60" w:after="60"/>
        <w:ind w:firstLine="709"/>
        <w:rPr>
          <w:color w:val="000000" w:themeColor="text1"/>
          <w:spacing w:val="-6"/>
          <w:sz w:val="26"/>
          <w:szCs w:val="26"/>
          <w:lang w:val="vi-VN"/>
        </w:rPr>
      </w:pPr>
      <w:r w:rsidRPr="00135D4B">
        <w:rPr>
          <w:color w:val="000000" w:themeColor="text1"/>
          <w:spacing w:val="-6"/>
          <w:sz w:val="26"/>
          <w:szCs w:val="26"/>
          <w:lang w:val="vi-VN"/>
        </w:rPr>
        <w:t>1) .........................................................................................................................................</w:t>
      </w:r>
    </w:p>
    <w:p w:rsidRPr="00135D4B" w:rsidR="00360911" w:rsidP="00360911" w:rsidRDefault="00360911" w14:paraId="4D15D841" w14:textId="77777777">
      <w:pPr>
        <w:spacing w:before="60" w:after="60"/>
        <w:ind w:firstLine="709"/>
        <w:rPr>
          <w:color w:val="000000" w:themeColor="text1"/>
          <w:spacing w:val="-6"/>
          <w:sz w:val="26"/>
          <w:szCs w:val="26"/>
          <w:lang w:val="vi-VN"/>
        </w:rPr>
      </w:pPr>
      <w:r w:rsidRPr="00135D4B">
        <w:rPr>
          <w:color w:val="000000" w:themeColor="text1"/>
          <w:spacing w:val="-6"/>
          <w:sz w:val="26"/>
          <w:szCs w:val="26"/>
          <w:lang w:val="vi-VN"/>
        </w:rPr>
        <w:t>2) .........................................................................................................................................</w:t>
      </w:r>
    </w:p>
    <w:p w:rsidRPr="00867330" w:rsidR="00360911" w:rsidP="00360911" w:rsidRDefault="00360911" w14:paraId="5A1607E2" w14:textId="77777777">
      <w:pPr>
        <w:spacing w:before="60" w:after="60"/>
        <w:ind w:firstLine="709"/>
        <w:rPr>
          <w:color w:val="000000" w:themeColor="text1"/>
          <w:sz w:val="26"/>
          <w:szCs w:val="26"/>
        </w:rPr>
      </w:pPr>
      <w:r w:rsidRPr="00135D4B">
        <w:rPr>
          <w:color w:val="000000" w:themeColor="text1"/>
          <w:spacing w:val="-6"/>
          <w:sz w:val="26"/>
          <w:szCs w:val="26"/>
          <w:lang w:val="vi-VN"/>
        </w:rPr>
        <w:t xml:space="preserve">4. </w:t>
      </w:r>
      <w:r w:rsidRPr="00135D4B">
        <w:rPr>
          <w:color w:val="000000" w:themeColor="text1"/>
          <w:sz w:val="26"/>
          <w:szCs w:val="26"/>
          <w:lang w:val="vi-VN"/>
        </w:rPr>
        <w:t>Trong thời hạn 03 ngày làm việc, kể từ ngày nhận được thông báo này, Ông/bà ...............</w:t>
      </w:r>
      <w:r w:rsidRPr="00135D4B">
        <w:rPr>
          <w:color w:val="000000" w:themeColor="text1"/>
          <w:sz w:val="26"/>
          <w:szCs w:val="26"/>
          <w:vertAlign w:val="superscript"/>
          <w:lang w:val="vi-VN"/>
        </w:rPr>
        <w:t>4</w:t>
      </w:r>
      <w:r w:rsidRPr="00135D4B">
        <w:rPr>
          <w:color w:val="000000" w:themeColor="text1"/>
          <w:sz w:val="26"/>
          <w:szCs w:val="26"/>
          <w:lang w:val="vi-VN"/>
        </w:rPr>
        <w:t>.............. có quyền được đọc, ghi chép các nội dung cần thiết. Hết thời hạn trên, .................</w:t>
      </w:r>
      <w:r w:rsidRPr="00135D4B">
        <w:rPr>
          <w:color w:val="000000" w:themeColor="text1"/>
          <w:sz w:val="26"/>
          <w:szCs w:val="26"/>
          <w:vertAlign w:val="superscript"/>
          <w:lang w:val="vi-VN"/>
        </w:rPr>
        <w:t>2</w:t>
      </w:r>
      <w:r w:rsidRPr="00135D4B">
        <w:rPr>
          <w:color w:val="000000" w:themeColor="text1"/>
          <w:sz w:val="26"/>
          <w:szCs w:val="26"/>
          <w:lang w:val="vi-VN"/>
        </w:rPr>
        <w:t xml:space="preserve">................. sẽ tiến hành các thủ tục theo quy định của pháp luật để đề nghị áp dụng biện pháp đưa </w:t>
      </w:r>
      <w:r w:rsidR="00867330">
        <w:rPr>
          <w:color w:val="000000" w:themeColor="text1"/>
          <w:sz w:val="26"/>
          <w:szCs w:val="26"/>
        </w:rPr>
        <w:t>đi</w:t>
      </w:r>
      <w:r w:rsidRPr="00135D4B">
        <w:rPr>
          <w:color w:val="000000" w:themeColor="text1"/>
          <w:sz w:val="26"/>
          <w:szCs w:val="26"/>
          <w:lang w:val="vi-VN"/>
        </w:rPr>
        <w:t xml:space="preserve"> cai nghiện bắt buộc</w:t>
      </w:r>
      <w:r w:rsidR="00867330">
        <w:rPr>
          <w:color w:val="000000" w:themeColor="text1"/>
          <w:sz w:val="26"/>
          <w:szCs w:val="26"/>
        </w:rPr>
        <w:t>.</w:t>
      </w:r>
    </w:p>
    <w:p w:rsidRPr="00135D4B" w:rsidR="00360911" w:rsidP="00360911" w:rsidRDefault="00360911" w14:paraId="1A3953E1" w14:textId="77777777">
      <w:pPr>
        <w:spacing w:before="60" w:after="60"/>
        <w:ind w:firstLine="709"/>
        <w:rPr>
          <w:color w:val="000000" w:themeColor="text1"/>
          <w:sz w:val="26"/>
          <w:szCs w:val="26"/>
          <w:lang w:val="vi-VN"/>
        </w:rPr>
      </w:pPr>
      <w:r w:rsidRPr="00135D4B">
        <w:rPr>
          <w:color w:val="000000" w:themeColor="text1"/>
          <w:sz w:val="26"/>
          <w:szCs w:val="26"/>
          <w:lang w:val="vi-VN"/>
        </w:rPr>
        <w:t xml:space="preserve"> T</w:t>
      </w:r>
      <w:r w:rsidRPr="00135D4B">
        <w:rPr>
          <w:color w:val="000000" w:themeColor="text1"/>
          <w:sz w:val="26"/>
          <w:szCs w:val="26"/>
        </w:rPr>
        <w:t xml:space="preserve">hông </w:t>
      </w:r>
      <w:r w:rsidRPr="00135D4B">
        <w:rPr>
          <w:color w:val="000000" w:themeColor="text1"/>
          <w:sz w:val="26"/>
          <w:szCs w:val="26"/>
          <w:lang w:val="vi-VN"/>
        </w:rPr>
        <w:t>báo./.</w:t>
      </w:r>
    </w:p>
    <w:tbl>
      <w:tblPr>
        <w:tblW w:w="0" w:type="auto"/>
        <w:tblCellMar>
          <w:left w:w="0" w:type="dxa"/>
          <w:right w:w="0" w:type="dxa"/>
        </w:tblCellMar>
        <w:tblLook w:val="04A0" w:firstRow="1" w:lastRow="0" w:firstColumn="1" w:lastColumn="0" w:noHBand="0" w:noVBand="1"/>
      </w:tblPr>
      <w:tblGrid>
        <w:gridCol w:w="4319"/>
        <w:gridCol w:w="4753"/>
      </w:tblGrid>
      <w:tr w:rsidRPr="00135D4B" w:rsidR="00360911" w:rsidTr="00254EEE" w14:paraId="7799A021" w14:textId="77777777">
        <w:tc>
          <w:tcPr>
            <w:tcW w:w="4428" w:type="dxa"/>
            <w:tcMar>
              <w:top w:w="0" w:type="dxa"/>
              <w:left w:w="108" w:type="dxa"/>
              <w:bottom w:w="0" w:type="dxa"/>
              <w:right w:w="108" w:type="dxa"/>
            </w:tcMar>
          </w:tcPr>
          <w:p w:rsidRPr="00135D4B" w:rsidR="00360911" w:rsidP="00254EEE" w:rsidRDefault="00360911" w14:paraId="24538BFF" w14:textId="77777777">
            <w:pPr>
              <w:ind w:firstLine="34"/>
              <w:jc w:val="left"/>
              <w:rPr>
                <w:color w:val="000000" w:themeColor="text1"/>
                <w:sz w:val="26"/>
                <w:szCs w:val="26"/>
                <w:lang w:val="vi-VN"/>
              </w:rPr>
            </w:pP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lang w:val="vi-VN"/>
              </w:rPr>
              <w:t>- Như trên</w:t>
            </w:r>
            <w:r w:rsidRPr="00135D4B">
              <w:rPr>
                <w:color w:val="000000" w:themeColor="text1"/>
                <w:sz w:val="22"/>
                <w:lang w:val="vi-VN"/>
              </w:rPr>
              <w:br/>
            </w:r>
            <w:r w:rsidRPr="00135D4B">
              <w:rPr>
                <w:color w:val="000000" w:themeColor="text1"/>
                <w:sz w:val="22"/>
                <w:lang w:val="vi-VN"/>
              </w:rPr>
              <w:t>- Lưu: ............</w:t>
            </w:r>
          </w:p>
        </w:tc>
        <w:tc>
          <w:tcPr>
            <w:tcW w:w="4860" w:type="dxa"/>
            <w:tcMar>
              <w:top w:w="0" w:type="dxa"/>
              <w:left w:w="108" w:type="dxa"/>
              <w:bottom w:w="0" w:type="dxa"/>
              <w:right w:w="108" w:type="dxa"/>
            </w:tcMar>
          </w:tcPr>
          <w:p w:rsidRPr="00135D4B" w:rsidR="00360911" w:rsidP="00254EEE" w:rsidRDefault="00E7310B" w14:paraId="342E8463" w14:textId="77777777">
            <w:pPr>
              <w:ind w:hanging="33"/>
              <w:jc w:val="center"/>
              <w:rPr>
                <w:b/>
                <w:bCs/>
                <w:color w:val="000000" w:themeColor="text1"/>
                <w:sz w:val="26"/>
                <w:szCs w:val="26"/>
                <w:lang w:val="vi-VN"/>
              </w:rPr>
            </w:pPr>
            <w:r>
              <w:rPr>
                <w:b/>
                <w:bCs/>
                <w:color w:val="000000" w:themeColor="text1"/>
                <w:sz w:val="26"/>
                <w:szCs w:val="26"/>
              </w:rPr>
              <w:t>TRƯỞNG CÔNG AN</w:t>
            </w:r>
            <w:r w:rsidRPr="00135D4B" w:rsidR="00360911">
              <w:rPr>
                <w:b/>
                <w:bCs/>
                <w:color w:val="000000" w:themeColor="text1"/>
                <w:sz w:val="26"/>
                <w:szCs w:val="26"/>
                <w:lang w:val="vi-VN"/>
              </w:rPr>
              <w:br/>
            </w:r>
            <w:r w:rsidRPr="00135D4B" w:rsidR="00360911">
              <w:rPr>
                <w:i/>
                <w:iCs/>
                <w:color w:val="000000" w:themeColor="text1"/>
                <w:szCs w:val="26"/>
                <w:lang w:val="vi-VN"/>
              </w:rPr>
              <w:t>(Ký, ghi rõ họ tên và đóng dấu)</w:t>
            </w:r>
          </w:p>
        </w:tc>
      </w:tr>
    </w:tbl>
    <w:p w:rsidRPr="00135D4B" w:rsidR="00360911" w:rsidP="00360911" w:rsidRDefault="00360911" w14:paraId="5BA10DD8" w14:textId="77777777">
      <w:pPr>
        <w:ind w:firstLine="0"/>
        <w:rPr>
          <w:rFonts w:asciiTheme="minorHAnsi" w:hAnsiTheme="minorHAnsi"/>
          <w:b/>
          <w:color w:val="000000" w:themeColor="text1"/>
          <w:spacing w:val="-6"/>
          <w:sz w:val="25"/>
          <w:szCs w:val="25"/>
        </w:rPr>
      </w:pPr>
    </w:p>
    <w:p w:rsidR="009072EF" w:rsidRDefault="009072EF" w14:paraId="4C9CFB0C"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50673C" w:rsidP="00075D11" w:rsidRDefault="0050673C" w14:paraId="3D57E48F" w14:textId="2A90FACC">
      <w:pPr>
        <w:jc w:val="right"/>
        <w:rPr>
          <w:b/>
          <w:color w:val="000000" w:themeColor="text1"/>
          <w:sz w:val="25"/>
          <w:szCs w:val="25"/>
          <w:lang w:val="vi-VN"/>
        </w:rPr>
      </w:pPr>
      <w:r w:rsidRPr="00135D4B">
        <w:rPr>
          <w:b/>
          <w:color w:val="000000" w:themeColor="text1"/>
          <w:sz w:val="25"/>
          <w:szCs w:val="25"/>
          <w:lang w:val="vi-VN"/>
        </w:rPr>
        <w:t xml:space="preserve">Mẫu số </w:t>
      </w:r>
      <w:r w:rsidRPr="00135D4B" w:rsidR="000D042C">
        <w:rPr>
          <w:b/>
          <w:color w:val="000000" w:themeColor="text1"/>
          <w:sz w:val="25"/>
          <w:szCs w:val="25"/>
        </w:rPr>
        <w:t>3</w:t>
      </w:r>
      <w:r w:rsidR="00DF4D88">
        <w:rPr>
          <w:b/>
          <w:color w:val="000000" w:themeColor="text1"/>
          <w:sz w:val="25"/>
          <w:szCs w:val="25"/>
        </w:rPr>
        <w:t>8</w:t>
      </w:r>
    </w:p>
    <w:p w:rsidRPr="00135D4B" w:rsidR="000D042C" w:rsidP="0050673C" w:rsidRDefault="000D042C" w14:paraId="6FE81CAF" w14:textId="77777777">
      <w:pPr>
        <w:widowControl w:val="0"/>
        <w:spacing w:line="320" w:lineRule="exact"/>
        <w:ind w:firstLine="142"/>
        <w:jc w:val="center"/>
        <w:rPr>
          <w:b/>
          <w:bCs/>
          <w:color w:val="000000" w:themeColor="text1"/>
          <w:sz w:val="26"/>
          <w:szCs w:val="26"/>
          <w:shd w:val="clear" w:color="auto" w:fill="FFFFFF"/>
          <w:lang w:eastAsia="vi-VN"/>
        </w:rPr>
      </w:pPr>
    </w:p>
    <w:p w:rsidRPr="00135D4B" w:rsidR="0050673C" w:rsidP="000D042C" w:rsidRDefault="0050673C" w14:paraId="36A16481" w14:textId="77777777">
      <w:pPr>
        <w:widowControl w:val="0"/>
        <w:spacing w:line="320" w:lineRule="exact"/>
        <w:ind w:firstLine="0"/>
        <w:jc w:val="center"/>
        <w:rPr>
          <w:b/>
          <w:bCs/>
          <w:color w:val="000000" w:themeColor="text1"/>
          <w:sz w:val="26"/>
          <w:szCs w:val="26"/>
          <w:shd w:val="clear" w:color="auto" w:fill="FFFFFF"/>
          <w:lang w:val="vi-VN" w:eastAsia="vi-VN"/>
        </w:rPr>
      </w:pPr>
      <w:r w:rsidRPr="00135D4B">
        <w:rPr>
          <w:b/>
          <w:bCs/>
          <w:color w:val="000000" w:themeColor="text1"/>
          <w:sz w:val="26"/>
          <w:szCs w:val="26"/>
          <w:shd w:val="clear" w:color="auto" w:fill="FFFFFF"/>
          <w:lang w:val="vi-VN" w:eastAsia="vi-VN"/>
        </w:rPr>
        <w:t xml:space="preserve">CỘNG HÒA XÃ HỘI CHỦ NGHĨA VIỆT NAM </w:t>
      </w:r>
    </w:p>
    <w:p w:rsidRPr="00135D4B" w:rsidR="0050673C" w:rsidP="000D042C" w:rsidRDefault="0050673C" w14:paraId="68997750" w14:textId="77777777">
      <w:pPr>
        <w:spacing w:before="60" w:after="60"/>
        <w:ind w:firstLine="0"/>
        <w:jc w:val="center"/>
        <w:rPr>
          <w:b/>
          <w:bCs/>
          <w:color w:val="000000" w:themeColor="text1"/>
          <w:sz w:val="26"/>
          <w:szCs w:val="26"/>
          <w:shd w:val="clear" w:color="auto" w:fill="FFFFFF"/>
          <w:lang w:eastAsia="vi-VN"/>
        </w:rPr>
      </w:pPr>
      <w:r w:rsidRPr="00135D4B">
        <w:rPr>
          <w:b/>
          <w:bCs/>
          <w:color w:val="000000" w:themeColor="text1"/>
          <w:sz w:val="26"/>
          <w:szCs w:val="26"/>
          <w:shd w:val="clear" w:color="auto" w:fill="FFFFFF"/>
          <w:lang w:eastAsia="vi-VN"/>
        </w:rPr>
        <w:t>Độc lập - Tự do - Hạnh phúc</w:t>
      </w:r>
    </w:p>
    <w:p w:rsidRPr="00135D4B" w:rsidR="00394C09" w:rsidP="00394C09" w:rsidRDefault="00394C09" w14:paraId="628318B8" w14:textId="77777777">
      <w:pPr>
        <w:spacing w:before="60" w:after="60"/>
        <w:jc w:val="center"/>
        <w:rPr>
          <w:b/>
          <w:color w:val="000000" w:themeColor="text1"/>
          <w:sz w:val="26"/>
          <w:szCs w:val="26"/>
          <w:lang w:val="vi-VN"/>
        </w:rPr>
      </w:pPr>
      <w:r w:rsidRPr="00135D4B">
        <w:rPr>
          <w:color w:val="000000" w:themeColor="text1"/>
          <w:szCs w:val="28"/>
          <w:vertAlign w:val="superscript"/>
        </w:rPr>
        <w:t>__________________________________________</w:t>
      </w:r>
    </w:p>
    <w:p w:rsidRPr="00135D4B" w:rsidR="0050673C" w:rsidP="0050673C" w:rsidRDefault="0050673C" w14:paraId="5A5830D2" w14:textId="77777777">
      <w:pPr>
        <w:spacing w:before="240" w:after="60"/>
        <w:jc w:val="right"/>
        <w:rPr>
          <w:b/>
          <w:color w:val="000000" w:themeColor="text1"/>
          <w:sz w:val="26"/>
          <w:szCs w:val="26"/>
          <w:lang w:val="vi-VN"/>
        </w:rPr>
      </w:pPr>
      <w:r w:rsidRPr="00135D4B">
        <w:rPr>
          <w:i/>
          <w:iCs/>
          <w:color w:val="000000" w:themeColor="text1"/>
          <w:sz w:val="26"/>
          <w:szCs w:val="26"/>
          <w:shd w:val="clear" w:color="auto" w:fill="FFFFFF"/>
          <w:lang w:val="vi-VN" w:eastAsia="vi-VN"/>
        </w:rPr>
        <w:t>..........</w:t>
      </w:r>
      <w:r w:rsidRPr="00135D4B">
        <w:rPr>
          <w:i/>
          <w:iCs/>
          <w:color w:val="000000" w:themeColor="text1"/>
          <w:vertAlign w:val="superscript"/>
          <w:lang w:val="vi-VN" w:eastAsia="vi-VN"/>
        </w:rPr>
        <w:t xml:space="preserve"> </w:t>
      </w:r>
      <w:r w:rsidRPr="00135D4B">
        <w:rPr>
          <w:i/>
          <w:iCs/>
          <w:color w:val="000000" w:themeColor="text1"/>
          <w:vertAlign w:val="superscript"/>
          <w:lang w:eastAsia="vi-VN"/>
        </w:rPr>
        <w:footnoteReference w:id="163"/>
      </w:r>
      <w:r w:rsidRPr="00135D4B">
        <w:rPr>
          <w:i/>
          <w:iCs/>
          <w:color w:val="000000" w:themeColor="text1"/>
          <w:sz w:val="26"/>
          <w:szCs w:val="26"/>
          <w:shd w:val="clear" w:color="auto" w:fill="FFFFFF"/>
          <w:lang w:val="vi-VN" w:eastAsia="vi-VN"/>
        </w:rPr>
        <w:t>.............,</w:t>
      </w:r>
      <w:r w:rsidRPr="00135D4B">
        <w:rPr>
          <w:i/>
          <w:iCs/>
          <w:color w:val="000000" w:themeColor="text1"/>
          <w:sz w:val="26"/>
          <w:szCs w:val="26"/>
          <w:shd w:val="clear" w:color="auto" w:fill="FFFFFF"/>
          <w:vertAlign w:val="superscript"/>
          <w:lang w:val="vi-VN" w:eastAsia="vi-VN"/>
        </w:rPr>
        <w:t xml:space="preserve"> </w:t>
      </w:r>
      <w:r w:rsidRPr="00135D4B">
        <w:rPr>
          <w:i/>
          <w:iCs/>
          <w:color w:val="000000" w:themeColor="text1"/>
          <w:sz w:val="26"/>
          <w:szCs w:val="26"/>
          <w:shd w:val="clear" w:color="auto" w:fill="FFFFFF"/>
          <w:lang w:val="vi-VN" w:eastAsia="vi-VN"/>
        </w:rPr>
        <w:t>ngày... tháng... năm..............</w:t>
      </w:r>
    </w:p>
    <w:p w:rsidRPr="00135D4B" w:rsidR="0050673C" w:rsidP="0050673C" w:rsidRDefault="0050673C" w14:paraId="0455CA4D" w14:textId="77777777">
      <w:pPr>
        <w:spacing w:before="60" w:after="60"/>
        <w:jc w:val="center"/>
        <w:rPr>
          <w:b/>
          <w:color w:val="000000" w:themeColor="text1"/>
          <w:sz w:val="26"/>
          <w:szCs w:val="26"/>
          <w:lang w:val="vi-VN"/>
        </w:rPr>
      </w:pPr>
    </w:p>
    <w:p w:rsidRPr="00135D4B" w:rsidR="0050673C" w:rsidP="0050673C" w:rsidRDefault="0050673C" w14:paraId="6A3E8F90" w14:textId="77777777">
      <w:pPr>
        <w:jc w:val="center"/>
        <w:rPr>
          <w:b/>
          <w:bCs/>
          <w:color w:val="000000" w:themeColor="text1"/>
          <w:sz w:val="26"/>
          <w:szCs w:val="26"/>
          <w:lang w:val="vi-VN"/>
        </w:rPr>
      </w:pPr>
      <w:r w:rsidRPr="00135D4B">
        <w:rPr>
          <w:b/>
          <w:bCs/>
          <w:color w:val="000000" w:themeColor="text1"/>
          <w:sz w:val="26"/>
          <w:szCs w:val="26"/>
          <w:lang w:val="vi-VN"/>
        </w:rPr>
        <w:t xml:space="preserve">BẢN TƯỜNG TRÌNH </w:t>
      </w:r>
    </w:p>
    <w:p w:rsidRPr="00135D4B" w:rsidR="00394C09" w:rsidP="00E96626" w:rsidRDefault="00E96626" w14:paraId="7D166BDD" w14:textId="77777777">
      <w:pPr>
        <w:spacing w:before="60" w:after="60"/>
        <w:jc w:val="center"/>
        <w:rPr>
          <w:b/>
          <w:color w:val="000000" w:themeColor="text1"/>
          <w:sz w:val="26"/>
          <w:szCs w:val="26"/>
          <w:lang w:val="vi-VN"/>
        </w:rPr>
      </w:pPr>
      <w:r w:rsidRPr="00135D4B">
        <w:rPr>
          <w:b/>
          <w:color w:val="000000" w:themeColor="text1"/>
          <w:sz w:val="25"/>
          <w:szCs w:val="25"/>
        </w:rPr>
        <w:t xml:space="preserve">của người nghiện ma túy/người đại diện hợp pháp của người bị đề nghị áp dụng biện pháp đưa </w:t>
      </w:r>
      <w:r w:rsidR="00D61530">
        <w:rPr>
          <w:b/>
          <w:color w:val="000000" w:themeColor="text1"/>
          <w:sz w:val="25"/>
          <w:szCs w:val="25"/>
        </w:rPr>
        <w:t>đi</w:t>
      </w:r>
      <w:r w:rsidRPr="00135D4B">
        <w:rPr>
          <w:b/>
          <w:color w:val="000000" w:themeColor="text1"/>
          <w:sz w:val="25"/>
          <w:szCs w:val="25"/>
        </w:rPr>
        <w:t xml:space="preserve"> cai nghiện bắt buộc</w:t>
      </w:r>
    </w:p>
    <w:p w:rsidRPr="00871C3B" w:rsidR="0050673C" w:rsidP="0050673C" w:rsidRDefault="0050673C" w14:paraId="6034F458" w14:textId="77777777">
      <w:pPr>
        <w:tabs>
          <w:tab w:val="left" w:pos="6663"/>
          <w:tab w:val="left" w:pos="9072"/>
        </w:tabs>
        <w:spacing w:before="240" w:after="60"/>
        <w:ind w:firstLine="709"/>
        <w:rPr>
          <w:color w:val="000000" w:themeColor="text1"/>
          <w:spacing w:val="-6"/>
          <w:sz w:val="26"/>
          <w:szCs w:val="26"/>
        </w:rPr>
      </w:pPr>
      <w:r w:rsidRPr="00135D4B">
        <w:rPr>
          <w:b/>
          <w:color w:val="000000" w:themeColor="text1"/>
          <w:spacing w:val="-6"/>
          <w:sz w:val="26"/>
          <w:szCs w:val="26"/>
          <w:lang w:val="vi-VN"/>
        </w:rPr>
        <w:t>1.</w:t>
      </w:r>
      <w:r w:rsidRPr="00135D4B">
        <w:rPr>
          <w:color w:val="000000" w:themeColor="text1"/>
          <w:spacing w:val="-6"/>
          <w:sz w:val="26"/>
          <w:szCs w:val="26"/>
          <w:lang w:val="vi-VN"/>
        </w:rPr>
        <w:t xml:space="preserve"> </w:t>
      </w:r>
      <w:r w:rsidRPr="00135D4B">
        <w:rPr>
          <w:color w:val="000000" w:themeColor="text1"/>
          <w:spacing w:val="-6"/>
          <w:sz w:val="26"/>
          <w:szCs w:val="26"/>
        </w:rPr>
        <w:t>Họ và tên</w:t>
      </w:r>
      <w:r w:rsidRPr="00135D4B">
        <w:rPr>
          <w:color w:val="000000" w:themeColor="text1"/>
          <w:spacing w:val="-6"/>
          <w:sz w:val="26"/>
          <w:szCs w:val="26"/>
          <w:lang w:val="vi-VN"/>
        </w:rPr>
        <w:t xml:space="preserve"> </w:t>
      </w:r>
      <w:r w:rsidR="00871C3B">
        <w:rPr>
          <w:color w:val="000000" w:themeColor="text1"/>
          <w:spacing w:val="-6"/>
          <w:sz w:val="26"/>
          <w:szCs w:val="26"/>
        </w:rPr>
        <w:t xml:space="preserve">người bị đề nghị </w:t>
      </w:r>
      <w:r w:rsidRPr="00135D4B">
        <w:rPr>
          <w:i/>
          <w:color w:val="000000" w:themeColor="text1"/>
          <w:spacing w:val="-6"/>
          <w:szCs w:val="26"/>
          <w:lang w:val="vi-VN"/>
        </w:rPr>
        <w:t>(viết in hoa)</w:t>
      </w:r>
      <w:r w:rsidRPr="00135D4B">
        <w:rPr>
          <w:color w:val="000000" w:themeColor="text1"/>
          <w:spacing w:val="-6"/>
          <w:sz w:val="26"/>
          <w:szCs w:val="26"/>
        </w:rPr>
        <w:t xml:space="preserve">: </w:t>
      </w:r>
      <w:r w:rsidRPr="00135D4B">
        <w:rPr>
          <w:color w:val="000000" w:themeColor="text1"/>
          <w:spacing w:val="-6"/>
          <w:sz w:val="26"/>
          <w:szCs w:val="26"/>
          <w:lang w:val="vi-VN"/>
        </w:rPr>
        <w:t>.............................</w:t>
      </w:r>
      <w:r w:rsidR="00871C3B">
        <w:rPr>
          <w:color w:val="000000" w:themeColor="text1"/>
          <w:spacing w:val="-6"/>
          <w:sz w:val="26"/>
          <w:szCs w:val="26"/>
        </w:rPr>
        <w:t>.</w:t>
      </w:r>
      <w:r w:rsidRPr="00135D4B">
        <w:rPr>
          <w:color w:val="000000" w:themeColor="text1"/>
          <w:spacing w:val="-6"/>
          <w:sz w:val="26"/>
          <w:szCs w:val="26"/>
        </w:rPr>
        <w:tab/>
      </w:r>
      <w:r w:rsidRPr="00135D4B">
        <w:rPr>
          <w:color w:val="000000" w:themeColor="text1"/>
          <w:spacing w:val="-6"/>
          <w:sz w:val="26"/>
          <w:szCs w:val="26"/>
          <w:lang w:val="vi-VN"/>
        </w:rPr>
        <w:t>; Giới tính</w:t>
      </w:r>
      <w:r w:rsidRPr="00135D4B">
        <w:rPr>
          <w:color w:val="000000" w:themeColor="text1"/>
          <w:spacing w:val="-6"/>
          <w:sz w:val="26"/>
          <w:szCs w:val="26"/>
        </w:rPr>
        <w:t xml:space="preserve">: </w:t>
      </w:r>
      <w:r w:rsidRPr="00135D4B">
        <w:rPr>
          <w:color w:val="000000" w:themeColor="text1"/>
          <w:spacing w:val="-6"/>
          <w:sz w:val="26"/>
          <w:szCs w:val="26"/>
          <w:lang w:val="vi-VN"/>
        </w:rPr>
        <w:t>...............</w:t>
      </w:r>
      <w:r w:rsidR="00871C3B">
        <w:rPr>
          <w:color w:val="000000" w:themeColor="text1"/>
          <w:spacing w:val="-6"/>
          <w:sz w:val="26"/>
          <w:szCs w:val="26"/>
        </w:rPr>
        <w:t>.....</w:t>
      </w:r>
    </w:p>
    <w:p w:rsidRPr="00135D4B" w:rsidR="0050673C" w:rsidP="0050673C" w:rsidRDefault="0050673C" w14:paraId="6A8EC5EF" w14:textId="77777777">
      <w:pPr>
        <w:tabs>
          <w:tab w:val="left" w:pos="9072"/>
        </w:tabs>
        <w:spacing w:before="120" w:after="60"/>
        <w:ind w:firstLine="709"/>
        <w:rPr>
          <w:color w:val="000000" w:themeColor="text1"/>
          <w:spacing w:val="-6"/>
          <w:sz w:val="26"/>
          <w:szCs w:val="26"/>
        </w:rPr>
      </w:pPr>
      <w:r w:rsidRPr="00135D4B">
        <w:rPr>
          <w:color w:val="000000" w:themeColor="text1"/>
          <w:spacing w:val="-6"/>
          <w:sz w:val="26"/>
          <w:szCs w:val="26"/>
        </w:rPr>
        <w:t>Tên gọi khác</w:t>
      </w:r>
      <w:r w:rsidRPr="00135D4B">
        <w:rPr>
          <w:color w:val="000000" w:themeColor="text1"/>
          <w:spacing w:val="-6"/>
          <w:sz w:val="26"/>
          <w:szCs w:val="26"/>
          <w:lang w:val="vi-VN"/>
        </w:rPr>
        <w:t xml:space="preserve"> (nếu có)</w:t>
      </w:r>
      <w:r w:rsidRPr="00135D4B">
        <w:rPr>
          <w:color w:val="000000" w:themeColor="text1"/>
          <w:spacing w:val="-6"/>
          <w:sz w:val="26"/>
          <w:szCs w:val="26"/>
        </w:rPr>
        <w:t>:</w:t>
      </w:r>
      <w:r w:rsidRPr="00135D4B">
        <w:rPr>
          <w:color w:val="000000" w:themeColor="text1"/>
          <w:spacing w:val="-6"/>
          <w:sz w:val="26"/>
          <w:szCs w:val="26"/>
          <w:lang w:val="vi-VN"/>
        </w:rPr>
        <w:t xml:space="preserve"> .......................................................................................................</w:t>
      </w:r>
      <w:r w:rsidRPr="00135D4B">
        <w:rPr>
          <w:color w:val="000000" w:themeColor="text1"/>
          <w:spacing w:val="-6"/>
          <w:sz w:val="26"/>
          <w:szCs w:val="26"/>
        </w:rPr>
        <w:tab/>
      </w:r>
    </w:p>
    <w:p w:rsidRPr="00135D4B" w:rsidR="0050673C" w:rsidP="0050673C" w:rsidRDefault="0050673C" w14:paraId="024C463B"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rPr>
        <w:t>Ngày, tháng, năm sinh: .................................................................................................</w:t>
      </w:r>
      <w:r w:rsidRPr="00135D4B">
        <w:rPr>
          <w:color w:val="000000" w:themeColor="text1"/>
          <w:spacing w:val="-6"/>
          <w:sz w:val="26"/>
          <w:szCs w:val="26"/>
          <w:lang w:val="vi-VN"/>
        </w:rPr>
        <w:t>....</w:t>
      </w:r>
    </w:p>
    <w:p w:rsidRPr="00135D4B" w:rsidR="0050673C" w:rsidP="0050673C" w:rsidRDefault="0050673C" w14:paraId="432F0832" w14:textId="77777777">
      <w:pPr>
        <w:tabs>
          <w:tab w:val="left" w:pos="9072"/>
        </w:tabs>
        <w:spacing w:before="120" w:after="60"/>
        <w:ind w:firstLine="709"/>
        <w:rPr>
          <w:color w:val="000000" w:themeColor="text1"/>
          <w:spacing w:val="-6"/>
          <w:sz w:val="26"/>
          <w:szCs w:val="26"/>
          <w:lang w:val="vi-VN"/>
        </w:rPr>
      </w:pPr>
      <w:r w:rsidRPr="00135D4B">
        <w:rPr>
          <w:color w:val="000000" w:themeColor="text1"/>
          <w:sz w:val="26"/>
          <w:szCs w:val="26"/>
          <w:lang w:val="vi-VN"/>
        </w:rPr>
        <w:t xml:space="preserve">Số </w:t>
      </w:r>
      <w:r w:rsidR="00871C3B">
        <w:rPr>
          <w:color w:val="000000" w:themeColor="text1"/>
          <w:sz w:val="26"/>
          <w:szCs w:val="26"/>
        </w:rPr>
        <w:t>CC/</w:t>
      </w:r>
      <w:r w:rsidRPr="00135D4B">
        <w:rPr>
          <w:color w:val="000000" w:themeColor="text1"/>
          <w:sz w:val="26"/>
          <w:szCs w:val="26"/>
        </w:rPr>
        <w:t>CCCD/CMND/H</w:t>
      </w:r>
      <w:r w:rsidR="00871C3B">
        <w:rPr>
          <w:color w:val="000000" w:themeColor="text1"/>
          <w:sz w:val="26"/>
          <w:szCs w:val="26"/>
        </w:rPr>
        <w:t>C</w:t>
      </w:r>
      <w:r w:rsidRPr="00135D4B">
        <w:rPr>
          <w:color w:val="000000" w:themeColor="text1"/>
          <w:sz w:val="26"/>
          <w:szCs w:val="26"/>
          <w:lang w:val="vi-VN"/>
        </w:rPr>
        <w:t>: .................................</w:t>
      </w:r>
      <w:r w:rsidRPr="00135D4B">
        <w:rPr>
          <w:color w:val="000000" w:themeColor="text1"/>
          <w:sz w:val="26"/>
          <w:szCs w:val="26"/>
        </w:rPr>
        <w:t xml:space="preserve"> n</w:t>
      </w:r>
      <w:r w:rsidRPr="00135D4B">
        <w:rPr>
          <w:color w:val="000000" w:themeColor="text1"/>
          <w:sz w:val="26"/>
          <w:szCs w:val="26"/>
          <w:lang w:val="vi-VN"/>
        </w:rPr>
        <w:t>gày cấp: ............................</w:t>
      </w:r>
      <w:r w:rsidRPr="00135D4B">
        <w:rPr>
          <w:color w:val="000000" w:themeColor="text1"/>
          <w:sz w:val="26"/>
          <w:szCs w:val="26"/>
        </w:rPr>
        <w:t xml:space="preserve"> n</w:t>
      </w:r>
      <w:r w:rsidRPr="00135D4B">
        <w:rPr>
          <w:color w:val="000000" w:themeColor="text1"/>
          <w:sz w:val="26"/>
          <w:szCs w:val="26"/>
          <w:lang w:val="vi-VN"/>
        </w:rPr>
        <w:t>ơi cấp: ............................................................</w:t>
      </w:r>
      <w:r w:rsidRPr="00135D4B">
        <w:rPr>
          <w:color w:val="000000" w:themeColor="text1"/>
          <w:sz w:val="26"/>
          <w:szCs w:val="26"/>
        </w:rPr>
        <w:t>..................................</w:t>
      </w:r>
      <w:r w:rsidR="00871C3B">
        <w:rPr>
          <w:color w:val="000000" w:themeColor="text1"/>
          <w:sz w:val="26"/>
          <w:szCs w:val="26"/>
        </w:rPr>
        <w:t>.....................................</w:t>
      </w:r>
    </w:p>
    <w:p w:rsidRPr="00135D4B" w:rsidR="0050673C" w:rsidP="0050673C" w:rsidRDefault="0050673C" w14:paraId="7E5A39EF"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Nơi cư trú</w:t>
      </w:r>
      <w:r w:rsidRPr="00135D4B">
        <w:rPr>
          <w:rStyle w:val="FootnoteReference"/>
          <w:color w:val="000000" w:themeColor="text1"/>
          <w:spacing w:val="-6"/>
          <w:sz w:val="26"/>
          <w:szCs w:val="26"/>
        </w:rPr>
        <w:footnoteReference w:id="164"/>
      </w:r>
      <w:r w:rsidRPr="00135D4B">
        <w:rPr>
          <w:color w:val="000000" w:themeColor="text1"/>
          <w:spacing w:val="-6"/>
          <w:sz w:val="26"/>
          <w:szCs w:val="26"/>
          <w:lang w:val="vi-VN"/>
        </w:rPr>
        <w:t xml:space="preserve"> hoặc chỗ ở hiện nay: ......................................................................................</w:t>
      </w:r>
    </w:p>
    <w:p w:rsidRPr="00135D4B" w:rsidR="0050673C" w:rsidP="0050673C" w:rsidRDefault="0050673C" w14:paraId="666D7983"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Nghề nghiệp</w:t>
      </w:r>
      <w:r w:rsidRPr="00135D4B">
        <w:rPr>
          <w:rStyle w:val="FootnoteReference"/>
          <w:color w:val="000000" w:themeColor="text1"/>
          <w:spacing w:val="-6"/>
          <w:sz w:val="26"/>
          <w:szCs w:val="26"/>
          <w:lang w:val="vi-VN"/>
        </w:rPr>
        <w:footnoteReference w:id="165"/>
      </w:r>
      <w:r w:rsidRPr="00135D4B">
        <w:rPr>
          <w:color w:val="000000" w:themeColor="text1"/>
          <w:spacing w:val="-6"/>
          <w:sz w:val="26"/>
          <w:szCs w:val="26"/>
          <w:lang w:val="vi-VN"/>
        </w:rPr>
        <w:t>: ....................................................................................................................</w:t>
      </w:r>
    </w:p>
    <w:p w:rsidRPr="00135D4B" w:rsidR="0050673C" w:rsidP="0050673C" w:rsidRDefault="0050673C" w14:paraId="10DB81D1" w14:textId="77777777">
      <w:pPr>
        <w:tabs>
          <w:tab w:val="left" w:pos="9072"/>
        </w:tabs>
        <w:spacing w:before="120" w:after="60"/>
        <w:ind w:firstLine="709"/>
        <w:rPr>
          <w:color w:val="000000" w:themeColor="text1"/>
          <w:spacing w:val="-6"/>
          <w:sz w:val="26"/>
          <w:szCs w:val="26"/>
        </w:rPr>
      </w:pPr>
      <w:r w:rsidRPr="00135D4B">
        <w:rPr>
          <w:color w:val="000000" w:themeColor="text1"/>
          <w:spacing w:val="-6"/>
          <w:sz w:val="26"/>
          <w:szCs w:val="26"/>
          <w:lang w:val="vi-VN"/>
        </w:rPr>
        <w:t>Nơi làm việc/học tập: ........................................................................................................</w:t>
      </w:r>
    </w:p>
    <w:p w:rsidRPr="00135D4B" w:rsidR="00E96626" w:rsidP="00E96626" w:rsidRDefault="00E96626" w14:paraId="500FDFA1" w14:textId="77777777">
      <w:pPr>
        <w:spacing w:before="40" w:after="40"/>
        <w:ind w:firstLine="709"/>
        <w:rPr>
          <w:b/>
          <w:i/>
          <w:color w:val="000000" w:themeColor="text1"/>
          <w:sz w:val="26"/>
          <w:szCs w:val="26"/>
          <w:lang w:val="vi-VN"/>
        </w:rPr>
      </w:pPr>
      <w:r w:rsidRPr="00135D4B">
        <w:rPr>
          <w:b/>
          <w:i/>
          <w:color w:val="000000" w:themeColor="text1"/>
          <w:sz w:val="26"/>
          <w:szCs w:val="26"/>
          <w:lang w:val="vi-VN"/>
        </w:rPr>
        <w:t>Hoặc</w:t>
      </w:r>
    </w:p>
    <w:p w:rsidRPr="00135D4B" w:rsidR="00E96626" w:rsidP="00E96626" w:rsidRDefault="00E96626" w14:paraId="0C02FFE1" w14:textId="77777777">
      <w:pPr>
        <w:tabs>
          <w:tab w:val="left" w:pos="6663"/>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 xml:space="preserve">Họ và tên </w:t>
      </w:r>
      <w:r w:rsidRPr="00135D4B">
        <w:rPr>
          <w:i/>
          <w:color w:val="000000" w:themeColor="text1"/>
          <w:spacing w:val="-6"/>
          <w:szCs w:val="26"/>
          <w:lang w:val="vi-VN"/>
        </w:rPr>
        <w:t>(viết in hoa)</w:t>
      </w:r>
      <w:r w:rsidRPr="00135D4B">
        <w:rPr>
          <w:color w:val="000000" w:themeColor="text1"/>
          <w:spacing w:val="-6"/>
          <w:sz w:val="26"/>
          <w:szCs w:val="26"/>
          <w:lang w:val="vi-VN"/>
        </w:rPr>
        <w:t>: .......................</w:t>
      </w:r>
      <w:r w:rsidRPr="00135D4B">
        <w:rPr>
          <w:rStyle w:val="FootnoteReference"/>
          <w:color w:val="000000" w:themeColor="text1"/>
          <w:spacing w:val="-6"/>
          <w:sz w:val="26"/>
          <w:szCs w:val="26"/>
          <w:lang w:val="vi-VN"/>
        </w:rPr>
        <w:t xml:space="preserve"> </w:t>
      </w:r>
      <w:r w:rsidRPr="00135D4B">
        <w:rPr>
          <w:rStyle w:val="FootnoteReference"/>
          <w:color w:val="000000" w:themeColor="text1"/>
          <w:spacing w:val="-6"/>
          <w:sz w:val="26"/>
          <w:szCs w:val="26"/>
          <w:lang w:val="vi-VN"/>
        </w:rPr>
        <w:footnoteReference w:id="166"/>
      </w:r>
      <w:r w:rsidRPr="00135D4B">
        <w:rPr>
          <w:color w:val="000000" w:themeColor="text1"/>
          <w:spacing w:val="-6"/>
          <w:sz w:val="26"/>
          <w:szCs w:val="26"/>
          <w:lang w:val="vi-VN"/>
        </w:rPr>
        <w:t>.................................</w:t>
      </w:r>
      <w:r w:rsidRPr="00135D4B">
        <w:rPr>
          <w:color w:val="000000" w:themeColor="text1"/>
          <w:spacing w:val="-6"/>
          <w:sz w:val="26"/>
          <w:szCs w:val="26"/>
          <w:lang w:val="vi-VN"/>
        </w:rPr>
        <w:tab/>
      </w:r>
      <w:r w:rsidRPr="00135D4B">
        <w:rPr>
          <w:color w:val="000000" w:themeColor="text1"/>
          <w:spacing w:val="-6"/>
          <w:sz w:val="26"/>
          <w:szCs w:val="26"/>
          <w:lang w:val="vi-VN"/>
        </w:rPr>
        <w:t>; Giới tính: .....................</w:t>
      </w:r>
      <w:r w:rsidRPr="00135D4B">
        <w:rPr>
          <w:color w:val="000000" w:themeColor="text1"/>
          <w:spacing w:val="-6"/>
          <w:sz w:val="26"/>
          <w:szCs w:val="26"/>
          <w:lang w:val="vi-VN"/>
        </w:rPr>
        <w:tab/>
      </w:r>
    </w:p>
    <w:p w:rsidRPr="00135D4B" w:rsidR="00E96626" w:rsidP="00E96626" w:rsidRDefault="00E96626" w14:paraId="6A1F0CCA"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Ngày, tháng, năm sinh: .....................................................................................................</w:t>
      </w:r>
    </w:p>
    <w:p w:rsidRPr="00135D4B" w:rsidR="00871C3B" w:rsidP="00871C3B" w:rsidRDefault="00871C3B" w14:paraId="443A881C" w14:textId="77777777">
      <w:pPr>
        <w:tabs>
          <w:tab w:val="left" w:pos="9072"/>
        </w:tabs>
        <w:spacing w:before="120" w:after="60"/>
        <w:ind w:firstLine="709"/>
        <w:rPr>
          <w:color w:val="000000" w:themeColor="text1"/>
          <w:spacing w:val="-6"/>
          <w:sz w:val="26"/>
          <w:szCs w:val="26"/>
          <w:lang w:val="vi-VN"/>
        </w:rPr>
      </w:pPr>
      <w:r w:rsidRPr="00135D4B">
        <w:rPr>
          <w:color w:val="000000" w:themeColor="text1"/>
          <w:sz w:val="26"/>
          <w:szCs w:val="26"/>
          <w:lang w:val="vi-VN"/>
        </w:rPr>
        <w:t xml:space="preserve">Số </w:t>
      </w:r>
      <w:r>
        <w:rPr>
          <w:color w:val="000000" w:themeColor="text1"/>
          <w:sz w:val="26"/>
          <w:szCs w:val="26"/>
        </w:rPr>
        <w:t>CC/</w:t>
      </w:r>
      <w:r w:rsidRPr="00135D4B">
        <w:rPr>
          <w:color w:val="000000" w:themeColor="text1"/>
          <w:sz w:val="26"/>
          <w:szCs w:val="26"/>
        </w:rPr>
        <w:t>CCCD/CMND/H</w:t>
      </w:r>
      <w:r>
        <w:rPr>
          <w:color w:val="000000" w:themeColor="text1"/>
          <w:sz w:val="26"/>
          <w:szCs w:val="26"/>
        </w:rPr>
        <w:t>C</w:t>
      </w:r>
      <w:r w:rsidRPr="00135D4B">
        <w:rPr>
          <w:color w:val="000000" w:themeColor="text1"/>
          <w:sz w:val="26"/>
          <w:szCs w:val="26"/>
          <w:lang w:val="vi-VN"/>
        </w:rPr>
        <w:t>: .................................</w:t>
      </w:r>
      <w:r w:rsidRPr="00135D4B">
        <w:rPr>
          <w:color w:val="000000" w:themeColor="text1"/>
          <w:sz w:val="26"/>
          <w:szCs w:val="26"/>
        </w:rPr>
        <w:t xml:space="preserve"> n</w:t>
      </w:r>
      <w:r w:rsidRPr="00135D4B">
        <w:rPr>
          <w:color w:val="000000" w:themeColor="text1"/>
          <w:sz w:val="26"/>
          <w:szCs w:val="26"/>
          <w:lang w:val="vi-VN"/>
        </w:rPr>
        <w:t>gày cấp: ............................</w:t>
      </w:r>
      <w:r w:rsidRPr="00135D4B">
        <w:rPr>
          <w:color w:val="000000" w:themeColor="text1"/>
          <w:sz w:val="26"/>
          <w:szCs w:val="26"/>
        </w:rPr>
        <w:t xml:space="preserve"> n</w:t>
      </w:r>
      <w:r w:rsidRPr="00135D4B">
        <w:rPr>
          <w:color w:val="000000" w:themeColor="text1"/>
          <w:sz w:val="26"/>
          <w:szCs w:val="26"/>
          <w:lang w:val="vi-VN"/>
        </w:rPr>
        <w:t>ơi cấp: ............................................................</w:t>
      </w:r>
      <w:r w:rsidRPr="00135D4B">
        <w:rPr>
          <w:color w:val="000000" w:themeColor="text1"/>
          <w:sz w:val="26"/>
          <w:szCs w:val="26"/>
        </w:rPr>
        <w:t>..................................</w:t>
      </w:r>
      <w:r>
        <w:rPr>
          <w:color w:val="000000" w:themeColor="text1"/>
          <w:sz w:val="26"/>
          <w:szCs w:val="26"/>
        </w:rPr>
        <w:t>.....................................</w:t>
      </w:r>
    </w:p>
    <w:p w:rsidRPr="00135D4B" w:rsidR="00E96626" w:rsidP="00E96626" w:rsidRDefault="00E96626" w14:paraId="14847523"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Nơi cư trú hoặc chỗ ở hiện nay: ........................................................................................</w:t>
      </w:r>
    </w:p>
    <w:p w:rsidRPr="00135D4B" w:rsidR="00E96626" w:rsidP="00E96626" w:rsidRDefault="00E96626" w14:paraId="388E86D3" w14:textId="77777777">
      <w:pPr>
        <w:tabs>
          <w:tab w:val="left" w:pos="9072"/>
        </w:tabs>
        <w:spacing w:before="120" w:after="60"/>
        <w:ind w:firstLine="709"/>
        <w:rPr>
          <w:color w:val="000000" w:themeColor="text1"/>
          <w:sz w:val="26"/>
          <w:szCs w:val="26"/>
        </w:rPr>
      </w:pPr>
      <w:r w:rsidRPr="00135D4B">
        <w:rPr>
          <w:color w:val="000000" w:themeColor="text1"/>
          <w:sz w:val="26"/>
          <w:szCs w:val="26"/>
          <w:lang w:val="vi-VN"/>
        </w:rPr>
        <w:t>Điện thoại liên lạc: .................................................................................................</w:t>
      </w:r>
    </w:p>
    <w:p w:rsidRPr="00871C3B" w:rsidR="00E96626" w:rsidP="00E96626" w:rsidRDefault="00E96626" w14:paraId="4ED70E97" w14:textId="77777777">
      <w:pPr>
        <w:tabs>
          <w:tab w:val="left" w:pos="9072"/>
        </w:tabs>
        <w:spacing w:before="120" w:after="60"/>
        <w:ind w:firstLine="709"/>
        <w:rPr>
          <w:color w:val="000000" w:themeColor="text1"/>
          <w:spacing w:val="-6"/>
          <w:sz w:val="26"/>
          <w:szCs w:val="26"/>
        </w:rPr>
      </w:pPr>
      <w:r w:rsidRPr="00135D4B">
        <w:rPr>
          <w:color w:val="000000" w:themeColor="text1"/>
          <w:sz w:val="26"/>
          <w:szCs w:val="26"/>
          <w:lang w:val="vi-VN"/>
        </w:rPr>
        <w:t xml:space="preserve">Quan hệ với người </w:t>
      </w:r>
      <w:r w:rsidRPr="00135D4B">
        <w:rPr>
          <w:color w:val="000000" w:themeColor="text1"/>
          <w:sz w:val="26"/>
          <w:szCs w:val="26"/>
        </w:rPr>
        <w:t>bị đề nghị</w:t>
      </w:r>
      <w:r w:rsidRPr="00135D4B">
        <w:rPr>
          <w:color w:val="000000" w:themeColor="text1"/>
          <w:sz w:val="26"/>
          <w:szCs w:val="26"/>
          <w:lang w:val="vi-VN"/>
        </w:rPr>
        <w:t>: ………………</w:t>
      </w:r>
      <w:r w:rsidRPr="00135D4B">
        <w:rPr>
          <w:rStyle w:val="FootnoteReference"/>
          <w:color w:val="000000" w:themeColor="text1"/>
          <w:sz w:val="26"/>
          <w:szCs w:val="26"/>
        </w:rPr>
        <w:footnoteReference w:id="167"/>
      </w:r>
      <w:r w:rsidRPr="00135D4B">
        <w:rPr>
          <w:color w:val="000000" w:themeColor="text1"/>
          <w:sz w:val="26"/>
          <w:szCs w:val="26"/>
          <w:lang w:val="vi-VN"/>
        </w:rPr>
        <w:t>………………</w:t>
      </w:r>
      <w:r w:rsidR="00871C3B">
        <w:rPr>
          <w:color w:val="000000" w:themeColor="text1"/>
          <w:sz w:val="26"/>
          <w:szCs w:val="26"/>
        </w:rPr>
        <w:t>…………………</w:t>
      </w:r>
    </w:p>
    <w:p w:rsidRPr="00135D4B" w:rsidR="0050673C" w:rsidP="00E158C0" w:rsidRDefault="0050673C" w14:paraId="2B578AB4" w14:textId="26A5B2A7">
      <w:pPr>
        <w:tabs>
          <w:tab w:val="left" w:leader="dot" w:pos="5520"/>
          <w:tab w:val="right" w:leader="dot" w:pos="9356"/>
        </w:tabs>
        <w:spacing w:before="60" w:after="60"/>
        <w:ind w:firstLine="709"/>
        <w:jc w:val="left"/>
        <w:rPr>
          <w:color w:val="000000" w:themeColor="text1"/>
          <w:sz w:val="26"/>
          <w:szCs w:val="26"/>
        </w:rPr>
      </w:pPr>
      <w:r w:rsidRPr="00135D4B">
        <w:rPr>
          <w:b/>
          <w:color w:val="000000" w:themeColor="text1"/>
          <w:spacing w:val="-6"/>
          <w:sz w:val="26"/>
          <w:szCs w:val="26"/>
          <w:lang w:val="vi-VN"/>
        </w:rPr>
        <w:t xml:space="preserve">2. </w:t>
      </w:r>
      <w:r w:rsidRPr="00E158C0">
        <w:rPr>
          <w:bCs/>
          <w:color w:val="000000" w:themeColor="text1"/>
          <w:spacing w:val="-6"/>
          <w:sz w:val="26"/>
          <w:szCs w:val="26"/>
          <w:lang w:val="vi-VN"/>
        </w:rPr>
        <w:t xml:space="preserve">Tường trình về quá trình nghiện ma túy như sau: (loại ma túy đã từng sử dụng; hình thức sử dụng; tần suất sử dụng </w:t>
      </w:r>
      <w:r w:rsidRPr="00E158C0" w:rsidR="0010359F">
        <w:rPr>
          <w:bCs/>
          <w:color w:val="000000" w:themeColor="text1"/>
          <w:spacing w:val="-6"/>
          <w:sz w:val="26"/>
          <w:szCs w:val="26"/>
          <w:lang w:val="vi-VN"/>
        </w:rPr>
        <w:t>hàng ngày</w:t>
      </w:r>
      <w:r w:rsidRPr="00E158C0">
        <w:rPr>
          <w:bCs/>
          <w:color w:val="000000" w:themeColor="text1"/>
          <w:spacing w:val="-6"/>
          <w:sz w:val="26"/>
          <w:szCs w:val="26"/>
          <w:lang w:val="vi-VN"/>
        </w:rPr>
        <w:t>, tuần; lý do sử dụng ma túy; thời điểm sử dụng ma túy lần đầu; thời điểm lần cuối sử dụng ma túy):</w:t>
      </w:r>
      <w:r w:rsidRPr="00135D4B">
        <w:rPr>
          <w:b/>
          <w:color w:val="000000" w:themeColor="text1"/>
          <w:spacing w:val="-6"/>
          <w:sz w:val="26"/>
          <w:szCs w:val="26"/>
          <w:lang w:val="vi-VN"/>
        </w:rPr>
        <w:t xml:space="preserve"> </w:t>
      </w:r>
      <w:r w:rsidRPr="00E158C0">
        <w:rPr>
          <w:bCs/>
          <w:color w:val="000000" w:themeColor="text1"/>
          <w:spacing w:val="-6"/>
          <w:sz w:val="26"/>
          <w:szCs w:val="26"/>
          <w:lang w:val="vi-VN"/>
        </w:rPr>
        <w:t>.........................................................................................................................................</w:t>
      </w:r>
    </w:p>
    <w:p w:rsidRPr="00135D4B" w:rsidR="0050673C" w:rsidP="004605C7" w:rsidRDefault="0050673C" w14:paraId="5870D8AE" w14:textId="77777777">
      <w:pPr>
        <w:tabs>
          <w:tab w:val="left" w:leader="dot" w:pos="5520"/>
          <w:tab w:val="right" w:leader="dot" w:pos="9356"/>
        </w:tabs>
        <w:spacing w:before="60" w:after="60"/>
        <w:ind w:firstLine="0"/>
        <w:rPr>
          <w:color w:val="000000" w:themeColor="text1"/>
          <w:sz w:val="26"/>
          <w:szCs w:val="26"/>
          <w:lang w:val="vi-VN"/>
        </w:rPr>
      </w:pPr>
      <w:r w:rsidRPr="00135D4B">
        <w:rPr>
          <w:color w:val="000000" w:themeColor="text1"/>
          <w:sz w:val="26"/>
          <w:szCs w:val="26"/>
          <w:lang w:val="vi-VN"/>
        </w:rPr>
        <w:t>...........................................................................................................................................</w:t>
      </w:r>
    </w:p>
    <w:p w:rsidRPr="00135D4B" w:rsidR="0050673C" w:rsidP="0050673C" w:rsidRDefault="0050673C" w14:paraId="7C357B60" w14:textId="77777777">
      <w:pPr>
        <w:tabs>
          <w:tab w:val="left" w:leader="dot" w:pos="5520"/>
          <w:tab w:val="right" w:leader="dot" w:pos="9356"/>
        </w:tabs>
        <w:spacing w:before="60" w:after="60"/>
        <w:ind w:firstLine="709"/>
        <w:rPr>
          <w:color w:val="000000" w:themeColor="text1"/>
          <w:sz w:val="26"/>
          <w:szCs w:val="26"/>
          <w:lang w:val="vi-VN"/>
        </w:rPr>
      </w:pPr>
      <w:r w:rsidRPr="00135D4B">
        <w:rPr>
          <w:b/>
          <w:color w:val="000000" w:themeColor="text1"/>
          <w:spacing w:val="-6"/>
          <w:sz w:val="26"/>
          <w:szCs w:val="26"/>
          <w:lang w:val="vi-VN"/>
        </w:rPr>
        <w:t>3.</w:t>
      </w:r>
      <w:r w:rsidRPr="00135D4B">
        <w:rPr>
          <w:color w:val="000000" w:themeColor="text1"/>
          <w:sz w:val="26"/>
          <w:szCs w:val="26"/>
          <w:lang w:val="vi-VN"/>
        </w:rPr>
        <w:t xml:space="preserve"> Các biện pháp cai nghiện (tự nguyện và bắt buộc) đã thực hiện </w:t>
      </w:r>
      <w:r w:rsidRPr="00135D4B">
        <w:rPr>
          <w:i/>
          <w:color w:val="000000" w:themeColor="text1"/>
          <w:sz w:val="26"/>
          <w:szCs w:val="26"/>
          <w:lang w:val="vi-VN"/>
        </w:rPr>
        <w:t>(có hoặc không)</w:t>
      </w:r>
      <w:r w:rsidRPr="00135D4B">
        <w:rPr>
          <w:color w:val="000000" w:themeColor="text1"/>
          <w:sz w:val="26"/>
          <w:szCs w:val="26"/>
          <w:lang w:val="vi-VN"/>
        </w:rPr>
        <w:t xml:space="preserve">:..................................; Nếu </w:t>
      </w:r>
      <w:r w:rsidRPr="00135D4B">
        <w:rPr>
          <w:b/>
          <w:color w:val="000000" w:themeColor="text1"/>
          <w:spacing w:val="-6"/>
          <w:sz w:val="26"/>
          <w:szCs w:val="26"/>
          <w:lang w:val="vi-VN"/>
        </w:rPr>
        <w:t>CÓ</w:t>
      </w:r>
      <w:r w:rsidRPr="00135D4B">
        <w:rPr>
          <w:color w:val="000000" w:themeColor="text1"/>
          <w:sz w:val="26"/>
          <w:szCs w:val="26"/>
          <w:lang w:val="vi-VN"/>
        </w:rPr>
        <w:t>, ghi rõ số lần, địa điểm, tên cơ sở cai nghiện tự nguyện: .............................................................................................................................</w:t>
      </w:r>
    </w:p>
    <w:p w:rsidRPr="00135D4B" w:rsidR="0050673C" w:rsidP="0050673C" w:rsidRDefault="0050673C" w14:paraId="2ACB0EDB" w14:textId="77777777">
      <w:pPr>
        <w:spacing w:before="60" w:after="60"/>
        <w:ind w:firstLine="709"/>
        <w:rPr>
          <w:color w:val="000000" w:themeColor="text1"/>
          <w:sz w:val="28"/>
          <w:szCs w:val="26"/>
          <w:lang w:val="vi-VN"/>
        </w:rPr>
      </w:pPr>
      <w:r w:rsidRPr="00135D4B">
        <w:rPr>
          <w:b/>
          <w:color w:val="000000" w:themeColor="text1"/>
          <w:spacing w:val="-6"/>
          <w:sz w:val="26"/>
          <w:szCs w:val="26"/>
          <w:lang w:val="vi-VN"/>
        </w:rPr>
        <w:t>4.</w:t>
      </w:r>
      <w:r w:rsidRPr="00135D4B">
        <w:rPr>
          <w:color w:val="000000" w:themeColor="text1"/>
          <w:sz w:val="26"/>
          <w:szCs w:val="26"/>
          <w:lang w:val="vi-VN"/>
        </w:rPr>
        <w:t xml:space="preserve"> Tham gia điều trị nghiện </w:t>
      </w:r>
      <w:r w:rsidRPr="00135D4B" w:rsidR="00E96626">
        <w:rPr>
          <w:color w:val="000000" w:themeColor="text1"/>
          <w:sz w:val="26"/>
          <w:szCs w:val="26"/>
        </w:rPr>
        <w:t>bằng thuốc thay thế</w:t>
      </w:r>
      <w:r w:rsidRPr="00135D4B">
        <w:rPr>
          <w:color w:val="000000" w:themeColor="text1"/>
          <w:sz w:val="26"/>
          <w:szCs w:val="26"/>
          <w:lang w:val="vi-VN"/>
        </w:rPr>
        <w:t xml:space="preserve"> </w:t>
      </w:r>
      <w:r w:rsidRPr="00135D4B">
        <w:rPr>
          <w:i/>
          <w:color w:val="000000" w:themeColor="text1"/>
          <w:szCs w:val="26"/>
          <w:lang w:val="vi-VN"/>
        </w:rPr>
        <w:t>(có hoặc không):.......................................</w:t>
      </w:r>
      <w:r w:rsidRPr="00135D4B">
        <w:rPr>
          <w:color w:val="000000" w:themeColor="text1"/>
          <w:sz w:val="26"/>
          <w:szCs w:val="26"/>
          <w:lang w:val="vi-VN"/>
        </w:rPr>
        <w:t xml:space="preserve">; Nếu </w:t>
      </w:r>
      <w:r w:rsidRPr="00135D4B">
        <w:rPr>
          <w:b/>
          <w:color w:val="000000" w:themeColor="text1"/>
          <w:spacing w:val="-6"/>
          <w:sz w:val="26"/>
          <w:szCs w:val="26"/>
          <w:lang w:val="vi-VN"/>
        </w:rPr>
        <w:t>CÓ</w:t>
      </w:r>
      <w:r w:rsidRPr="00135D4B">
        <w:rPr>
          <w:color w:val="000000" w:themeColor="text1"/>
          <w:sz w:val="26"/>
          <w:szCs w:val="26"/>
          <w:lang w:val="vi-VN"/>
        </w:rPr>
        <w:t xml:space="preserve">, thời điểm tự chấm dứt điều trị hoặc bị đưa ra khỏi chương trình điều trị </w:t>
      </w:r>
      <w:r w:rsidRPr="00135D4B">
        <w:rPr>
          <w:i/>
          <w:color w:val="000000" w:themeColor="text1"/>
          <w:szCs w:val="26"/>
          <w:lang w:val="vi-VN"/>
        </w:rPr>
        <w:t>(ghi rõ ngày, tháng, năm):</w:t>
      </w:r>
      <w:r w:rsidRPr="00135D4B">
        <w:rPr>
          <w:color w:val="000000" w:themeColor="text1"/>
          <w:sz w:val="28"/>
          <w:szCs w:val="26"/>
          <w:lang w:val="vi-VN"/>
        </w:rPr>
        <w:t xml:space="preserve"> .....................................................</w:t>
      </w:r>
    </w:p>
    <w:p w:rsidRPr="00135D4B" w:rsidR="0050673C" w:rsidP="0050673C" w:rsidRDefault="0050673C" w14:paraId="4B05C080" w14:textId="77777777">
      <w:pPr>
        <w:spacing w:before="60" w:after="60"/>
        <w:ind w:firstLine="709"/>
        <w:rPr>
          <w:color w:val="000000" w:themeColor="text1"/>
          <w:sz w:val="28"/>
          <w:szCs w:val="26"/>
          <w:lang w:val="vi-VN"/>
        </w:rPr>
      </w:pPr>
    </w:p>
    <w:p w:rsidRPr="00135D4B" w:rsidR="0050673C" w:rsidP="0050673C" w:rsidRDefault="0050673C" w14:paraId="36B6B948" w14:textId="77777777">
      <w:pPr>
        <w:ind w:left="4320"/>
        <w:jc w:val="center"/>
        <w:rPr>
          <w:b/>
          <w:color w:val="000000" w:themeColor="text1"/>
          <w:sz w:val="26"/>
          <w:szCs w:val="26"/>
          <w:lang w:val="vi-VN"/>
        </w:rPr>
      </w:pPr>
      <w:r w:rsidRPr="00135D4B">
        <w:rPr>
          <w:b/>
          <w:color w:val="000000" w:themeColor="text1"/>
          <w:sz w:val="26"/>
          <w:szCs w:val="26"/>
          <w:lang w:val="vi-VN"/>
        </w:rPr>
        <w:t>NGƯỜI TƯỜNG TRÌNH</w:t>
      </w:r>
    </w:p>
    <w:p w:rsidRPr="00135D4B" w:rsidR="0050673C" w:rsidP="0050673C" w:rsidRDefault="0050673C" w14:paraId="1AEEBD46" w14:textId="77777777">
      <w:pPr>
        <w:ind w:left="4320"/>
        <w:jc w:val="center"/>
        <w:rPr>
          <w:b/>
          <w:color w:val="000000" w:themeColor="text1"/>
          <w:sz w:val="26"/>
          <w:szCs w:val="26"/>
          <w:lang w:val="vi-VN"/>
        </w:rPr>
      </w:pPr>
      <w:r w:rsidRPr="00135D4B">
        <w:rPr>
          <w:i/>
          <w:color w:val="000000" w:themeColor="text1"/>
          <w:szCs w:val="26"/>
          <w:lang w:val="vi-VN"/>
        </w:rPr>
        <w:t>(ký, ghi rõ họ, tên)</w:t>
      </w:r>
    </w:p>
    <w:p w:rsidRPr="00135D4B" w:rsidR="0050673C" w:rsidP="0050673C" w:rsidRDefault="0050673C" w14:paraId="53DFF029" w14:textId="77777777">
      <w:pPr>
        <w:rPr>
          <w:b/>
          <w:color w:val="000000" w:themeColor="text1"/>
          <w:sz w:val="26"/>
          <w:szCs w:val="26"/>
        </w:rPr>
      </w:pPr>
    </w:p>
    <w:p w:rsidRPr="00135D4B" w:rsidR="00E96626" w:rsidP="0050673C" w:rsidRDefault="00E96626" w14:paraId="510D248B" w14:textId="77777777">
      <w:pPr>
        <w:rPr>
          <w:b/>
          <w:color w:val="000000" w:themeColor="text1"/>
          <w:sz w:val="26"/>
          <w:szCs w:val="26"/>
        </w:rPr>
      </w:pPr>
    </w:p>
    <w:p w:rsidRPr="00135D4B" w:rsidR="00E96626" w:rsidP="0050673C" w:rsidRDefault="00E96626" w14:paraId="003FC590" w14:textId="77777777">
      <w:pPr>
        <w:rPr>
          <w:b/>
          <w:color w:val="000000" w:themeColor="text1"/>
          <w:sz w:val="26"/>
          <w:szCs w:val="26"/>
        </w:rPr>
      </w:pPr>
    </w:p>
    <w:p w:rsidRPr="00135D4B" w:rsidR="00E96626" w:rsidP="0050673C" w:rsidRDefault="00E96626" w14:paraId="298AC95B" w14:textId="77777777">
      <w:pPr>
        <w:rPr>
          <w:b/>
          <w:color w:val="000000" w:themeColor="text1"/>
          <w:sz w:val="26"/>
          <w:szCs w:val="26"/>
        </w:rPr>
      </w:pPr>
    </w:p>
    <w:p w:rsidRPr="00135D4B" w:rsidR="00E96626" w:rsidP="0050673C" w:rsidRDefault="00E96626" w14:paraId="4C5B69B2" w14:textId="77777777">
      <w:pPr>
        <w:rPr>
          <w:b/>
          <w:color w:val="000000" w:themeColor="text1"/>
          <w:sz w:val="26"/>
          <w:szCs w:val="26"/>
        </w:rPr>
      </w:pPr>
    </w:p>
    <w:p w:rsidRPr="00135D4B" w:rsidR="00E96626" w:rsidP="0050673C" w:rsidRDefault="00E96626" w14:paraId="69F2BE62" w14:textId="77777777">
      <w:pPr>
        <w:rPr>
          <w:b/>
          <w:color w:val="000000" w:themeColor="text1"/>
          <w:sz w:val="26"/>
          <w:szCs w:val="26"/>
        </w:rPr>
      </w:pPr>
    </w:p>
    <w:p w:rsidRPr="00135D4B" w:rsidR="00E96626" w:rsidP="0050673C" w:rsidRDefault="00E96626" w14:paraId="207EA4F2" w14:textId="77777777">
      <w:pPr>
        <w:rPr>
          <w:b/>
          <w:color w:val="000000" w:themeColor="text1"/>
          <w:sz w:val="26"/>
          <w:szCs w:val="26"/>
        </w:rPr>
      </w:pPr>
    </w:p>
    <w:p w:rsidRPr="00135D4B" w:rsidR="00E96626" w:rsidP="0050673C" w:rsidRDefault="00E96626" w14:paraId="358AAE9B" w14:textId="77777777">
      <w:pPr>
        <w:rPr>
          <w:b/>
          <w:color w:val="000000" w:themeColor="text1"/>
          <w:sz w:val="26"/>
          <w:szCs w:val="26"/>
        </w:rPr>
      </w:pPr>
    </w:p>
    <w:p w:rsidRPr="00135D4B" w:rsidR="00E96626" w:rsidP="0050673C" w:rsidRDefault="00E96626" w14:paraId="24595038" w14:textId="77777777">
      <w:pPr>
        <w:rPr>
          <w:b/>
          <w:color w:val="000000" w:themeColor="text1"/>
          <w:sz w:val="26"/>
          <w:szCs w:val="26"/>
        </w:rPr>
      </w:pPr>
    </w:p>
    <w:p w:rsidRPr="00135D4B" w:rsidR="00E96626" w:rsidP="0050673C" w:rsidRDefault="00E96626" w14:paraId="11673B01" w14:textId="77777777">
      <w:pPr>
        <w:rPr>
          <w:b/>
          <w:color w:val="000000" w:themeColor="text1"/>
          <w:sz w:val="26"/>
          <w:szCs w:val="26"/>
        </w:rPr>
      </w:pPr>
    </w:p>
    <w:p w:rsidRPr="00135D4B" w:rsidR="00E96626" w:rsidP="0050673C" w:rsidRDefault="00E96626" w14:paraId="404F53DB" w14:textId="77777777">
      <w:pPr>
        <w:rPr>
          <w:b/>
          <w:color w:val="000000" w:themeColor="text1"/>
          <w:sz w:val="26"/>
          <w:szCs w:val="26"/>
        </w:rPr>
      </w:pPr>
    </w:p>
    <w:p w:rsidRPr="00135D4B" w:rsidR="00E96626" w:rsidP="0050673C" w:rsidRDefault="00E96626" w14:paraId="3E50BEC4" w14:textId="77777777">
      <w:pPr>
        <w:rPr>
          <w:b/>
          <w:color w:val="000000" w:themeColor="text1"/>
          <w:sz w:val="26"/>
          <w:szCs w:val="26"/>
        </w:rPr>
      </w:pPr>
    </w:p>
    <w:p w:rsidRPr="00135D4B" w:rsidR="00E96626" w:rsidP="0050673C" w:rsidRDefault="00E96626" w14:paraId="3AB3469C" w14:textId="77777777">
      <w:pPr>
        <w:rPr>
          <w:b/>
          <w:color w:val="000000" w:themeColor="text1"/>
          <w:sz w:val="26"/>
          <w:szCs w:val="26"/>
        </w:rPr>
      </w:pPr>
    </w:p>
    <w:p w:rsidRPr="00135D4B" w:rsidR="00E96626" w:rsidP="0050673C" w:rsidRDefault="00E96626" w14:paraId="0AA8AD9C" w14:textId="77777777">
      <w:pPr>
        <w:rPr>
          <w:b/>
          <w:color w:val="000000" w:themeColor="text1"/>
          <w:sz w:val="26"/>
          <w:szCs w:val="26"/>
        </w:rPr>
      </w:pPr>
    </w:p>
    <w:p w:rsidRPr="00135D4B" w:rsidR="00E96626" w:rsidP="0050673C" w:rsidRDefault="00E96626" w14:paraId="0418F279" w14:textId="77777777">
      <w:pPr>
        <w:rPr>
          <w:b/>
          <w:color w:val="000000" w:themeColor="text1"/>
          <w:sz w:val="26"/>
          <w:szCs w:val="26"/>
        </w:rPr>
      </w:pPr>
    </w:p>
    <w:p w:rsidRPr="00135D4B" w:rsidR="00E96626" w:rsidP="0050673C" w:rsidRDefault="00E96626" w14:paraId="4C1AB34B" w14:textId="77777777">
      <w:pPr>
        <w:rPr>
          <w:b/>
          <w:color w:val="000000" w:themeColor="text1"/>
          <w:sz w:val="26"/>
          <w:szCs w:val="26"/>
        </w:rPr>
      </w:pPr>
    </w:p>
    <w:p w:rsidRPr="00135D4B" w:rsidR="00E96626" w:rsidP="0050673C" w:rsidRDefault="00E96626" w14:paraId="375D2BF3" w14:textId="77777777">
      <w:pPr>
        <w:rPr>
          <w:b/>
          <w:color w:val="000000" w:themeColor="text1"/>
          <w:sz w:val="26"/>
          <w:szCs w:val="26"/>
        </w:rPr>
      </w:pPr>
    </w:p>
    <w:p w:rsidRPr="00135D4B" w:rsidR="00E96626" w:rsidP="0050673C" w:rsidRDefault="00E96626" w14:paraId="0C6BCBBE" w14:textId="77777777">
      <w:pPr>
        <w:rPr>
          <w:b/>
          <w:color w:val="000000" w:themeColor="text1"/>
          <w:sz w:val="26"/>
          <w:szCs w:val="26"/>
        </w:rPr>
      </w:pPr>
    </w:p>
    <w:p w:rsidRPr="00135D4B" w:rsidR="00E96626" w:rsidP="0050673C" w:rsidRDefault="00E96626" w14:paraId="1E73EFEC" w14:textId="77777777">
      <w:pPr>
        <w:rPr>
          <w:b/>
          <w:color w:val="000000" w:themeColor="text1"/>
          <w:sz w:val="26"/>
          <w:szCs w:val="26"/>
        </w:rPr>
      </w:pPr>
    </w:p>
    <w:p w:rsidRPr="00135D4B" w:rsidR="00E96626" w:rsidP="0050673C" w:rsidRDefault="00E96626" w14:paraId="60C7F78A" w14:textId="77777777">
      <w:pPr>
        <w:rPr>
          <w:b/>
          <w:color w:val="000000" w:themeColor="text1"/>
          <w:sz w:val="26"/>
          <w:szCs w:val="26"/>
        </w:rPr>
      </w:pPr>
    </w:p>
    <w:p w:rsidRPr="00135D4B" w:rsidR="00E96626" w:rsidP="0050673C" w:rsidRDefault="00E96626" w14:paraId="72705BEC" w14:textId="77777777">
      <w:pPr>
        <w:rPr>
          <w:b/>
          <w:color w:val="000000" w:themeColor="text1"/>
          <w:sz w:val="26"/>
          <w:szCs w:val="26"/>
        </w:rPr>
      </w:pPr>
    </w:p>
    <w:p w:rsidRPr="00135D4B" w:rsidR="00E96626" w:rsidP="0050673C" w:rsidRDefault="00E96626" w14:paraId="5B835110" w14:textId="77777777">
      <w:pPr>
        <w:rPr>
          <w:b/>
          <w:color w:val="000000" w:themeColor="text1"/>
          <w:sz w:val="26"/>
          <w:szCs w:val="26"/>
        </w:rPr>
      </w:pPr>
    </w:p>
    <w:p w:rsidRPr="00135D4B" w:rsidR="00E96626" w:rsidP="0050673C" w:rsidRDefault="00E96626" w14:paraId="57C9B50B" w14:textId="77777777">
      <w:pPr>
        <w:rPr>
          <w:b/>
          <w:color w:val="000000" w:themeColor="text1"/>
          <w:sz w:val="26"/>
          <w:szCs w:val="26"/>
        </w:rPr>
      </w:pPr>
    </w:p>
    <w:p w:rsidRPr="00135D4B" w:rsidR="00E96626" w:rsidP="0050673C" w:rsidRDefault="00E96626" w14:paraId="703345DA" w14:textId="77777777">
      <w:pPr>
        <w:rPr>
          <w:b/>
          <w:color w:val="000000" w:themeColor="text1"/>
          <w:sz w:val="26"/>
          <w:szCs w:val="26"/>
        </w:rPr>
      </w:pPr>
    </w:p>
    <w:p w:rsidRPr="00135D4B" w:rsidR="00E96626" w:rsidP="0050673C" w:rsidRDefault="00E96626" w14:paraId="7A0BBABF" w14:textId="77777777">
      <w:pPr>
        <w:rPr>
          <w:b/>
          <w:color w:val="000000" w:themeColor="text1"/>
          <w:sz w:val="26"/>
          <w:szCs w:val="26"/>
        </w:rPr>
      </w:pPr>
    </w:p>
    <w:p w:rsidRPr="00135D4B" w:rsidR="00E96626" w:rsidP="0050673C" w:rsidRDefault="00E96626" w14:paraId="2F0829A6" w14:textId="77777777">
      <w:pPr>
        <w:rPr>
          <w:b/>
          <w:color w:val="000000" w:themeColor="text1"/>
          <w:sz w:val="26"/>
          <w:szCs w:val="26"/>
        </w:rPr>
      </w:pPr>
    </w:p>
    <w:p w:rsidRPr="00135D4B" w:rsidR="00E96626" w:rsidP="0050673C" w:rsidRDefault="00E96626" w14:paraId="67328D4F" w14:textId="77777777">
      <w:pPr>
        <w:rPr>
          <w:b/>
          <w:color w:val="000000" w:themeColor="text1"/>
          <w:sz w:val="26"/>
          <w:szCs w:val="26"/>
        </w:rPr>
      </w:pPr>
    </w:p>
    <w:p w:rsidRPr="00135D4B" w:rsidR="00E96626" w:rsidP="0050673C" w:rsidRDefault="00E96626" w14:paraId="1963FEE5" w14:textId="77777777">
      <w:pPr>
        <w:rPr>
          <w:b/>
          <w:color w:val="000000" w:themeColor="text1"/>
          <w:sz w:val="26"/>
          <w:szCs w:val="26"/>
        </w:rPr>
      </w:pPr>
    </w:p>
    <w:p w:rsidRPr="00135D4B" w:rsidR="00E96626" w:rsidP="0050673C" w:rsidRDefault="00E96626" w14:paraId="2C365FF3" w14:textId="77777777">
      <w:pPr>
        <w:rPr>
          <w:b/>
          <w:color w:val="000000" w:themeColor="text1"/>
          <w:sz w:val="26"/>
          <w:szCs w:val="26"/>
        </w:rPr>
      </w:pPr>
    </w:p>
    <w:p w:rsidRPr="00135D4B" w:rsidR="00E96626" w:rsidP="0050673C" w:rsidRDefault="00E96626" w14:paraId="3D0BAF11" w14:textId="77777777">
      <w:pPr>
        <w:rPr>
          <w:b/>
          <w:color w:val="000000" w:themeColor="text1"/>
          <w:sz w:val="26"/>
          <w:szCs w:val="26"/>
        </w:rPr>
      </w:pPr>
    </w:p>
    <w:p w:rsidRPr="00135D4B" w:rsidR="00E96626" w:rsidP="0050673C" w:rsidRDefault="00E96626" w14:paraId="0447E516" w14:textId="77777777">
      <w:pPr>
        <w:rPr>
          <w:b/>
          <w:color w:val="000000" w:themeColor="text1"/>
          <w:sz w:val="26"/>
          <w:szCs w:val="26"/>
        </w:rPr>
      </w:pPr>
    </w:p>
    <w:p w:rsidRPr="00135D4B" w:rsidR="00E96626" w:rsidP="0050673C" w:rsidRDefault="00E96626" w14:paraId="552C4286" w14:textId="77777777">
      <w:pPr>
        <w:rPr>
          <w:b/>
          <w:color w:val="000000" w:themeColor="text1"/>
          <w:sz w:val="26"/>
          <w:szCs w:val="26"/>
        </w:rPr>
      </w:pPr>
    </w:p>
    <w:p w:rsidRPr="00135D4B" w:rsidR="00E96626" w:rsidP="0050673C" w:rsidRDefault="00E96626" w14:paraId="1E00FE1A" w14:textId="77777777">
      <w:pPr>
        <w:rPr>
          <w:b/>
          <w:color w:val="000000" w:themeColor="text1"/>
          <w:sz w:val="26"/>
          <w:szCs w:val="26"/>
        </w:rPr>
      </w:pPr>
    </w:p>
    <w:p w:rsidRPr="00135D4B" w:rsidR="00E96626" w:rsidP="0050673C" w:rsidRDefault="00E96626" w14:paraId="2720E2BF" w14:textId="77777777">
      <w:pPr>
        <w:rPr>
          <w:b/>
          <w:color w:val="000000" w:themeColor="text1"/>
          <w:sz w:val="26"/>
          <w:szCs w:val="26"/>
        </w:rPr>
      </w:pPr>
    </w:p>
    <w:p w:rsidRPr="00135D4B" w:rsidR="00E96626" w:rsidP="0050673C" w:rsidRDefault="00E96626" w14:paraId="33A76ED0" w14:textId="77777777">
      <w:pPr>
        <w:rPr>
          <w:b/>
          <w:color w:val="000000" w:themeColor="text1"/>
          <w:sz w:val="26"/>
          <w:szCs w:val="26"/>
        </w:rPr>
      </w:pPr>
    </w:p>
    <w:p w:rsidR="00BA42B7" w:rsidRDefault="00BA42B7" w14:paraId="3952E898"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AC364C" w:rsidP="00E158C0" w:rsidRDefault="00AC364C" w14:paraId="3CB1F08D" w14:textId="0BECA3B8">
      <w:pPr>
        <w:jc w:val="right"/>
        <w:rPr>
          <w:b/>
          <w:color w:val="000000" w:themeColor="text1"/>
          <w:sz w:val="25"/>
          <w:szCs w:val="25"/>
          <w:lang w:val="vi-VN"/>
        </w:rPr>
      </w:pPr>
      <w:r w:rsidRPr="00135D4B">
        <w:rPr>
          <w:b/>
          <w:color w:val="000000" w:themeColor="text1"/>
          <w:sz w:val="25"/>
          <w:szCs w:val="25"/>
          <w:lang w:val="vi-VN"/>
        </w:rPr>
        <w:t xml:space="preserve">Mẫu số </w:t>
      </w:r>
      <w:r w:rsidRPr="00135D4B">
        <w:rPr>
          <w:b/>
          <w:color w:val="000000" w:themeColor="text1"/>
          <w:sz w:val="25"/>
          <w:szCs w:val="25"/>
        </w:rPr>
        <w:t>3</w:t>
      </w:r>
      <w:r w:rsidR="00DF4D88">
        <w:rPr>
          <w:b/>
          <w:color w:val="000000" w:themeColor="text1"/>
          <w:sz w:val="25"/>
          <w:szCs w:val="25"/>
        </w:rPr>
        <w:t>9</w:t>
      </w:r>
    </w:p>
    <w:p w:rsidRPr="00135D4B" w:rsidR="00AC364C" w:rsidP="00AC364C" w:rsidRDefault="00AC364C" w14:paraId="11662931" w14:textId="77777777">
      <w:pPr>
        <w:rPr>
          <w:b/>
          <w:color w:val="000000" w:themeColor="text1"/>
          <w:sz w:val="25"/>
          <w:szCs w:val="25"/>
          <w:lang w:val="vi-VN"/>
        </w:rPr>
      </w:pPr>
    </w:p>
    <w:p w:rsidRPr="00135D4B" w:rsidR="00AC364C" w:rsidP="00AC364C" w:rsidRDefault="00AC364C" w14:paraId="1746F9B8" w14:textId="77777777">
      <w:pPr>
        <w:ind w:firstLine="0"/>
        <w:jc w:val="center"/>
        <w:rPr>
          <w:b/>
          <w:bCs/>
          <w:color w:val="000000" w:themeColor="text1"/>
          <w:sz w:val="26"/>
          <w:szCs w:val="26"/>
          <w:lang w:val="vi-VN"/>
        </w:rPr>
      </w:pPr>
      <w:r w:rsidRPr="00135D4B">
        <w:rPr>
          <w:b/>
          <w:bCs/>
          <w:color w:val="000000" w:themeColor="text1"/>
          <w:sz w:val="26"/>
          <w:szCs w:val="26"/>
          <w:lang w:val="vi-VN"/>
        </w:rPr>
        <w:t>CỘNG HÒA XÃ HỘI CHỦ NGHĨA VIỆT NAM</w:t>
      </w:r>
      <w:r w:rsidRPr="00135D4B">
        <w:rPr>
          <w:b/>
          <w:bCs/>
          <w:color w:val="000000" w:themeColor="text1"/>
          <w:sz w:val="26"/>
          <w:szCs w:val="26"/>
          <w:lang w:val="vi-VN"/>
        </w:rPr>
        <w:br/>
      </w:r>
      <w:r w:rsidRPr="00135D4B">
        <w:rPr>
          <w:b/>
          <w:bCs/>
          <w:color w:val="000000" w:themeColor="text1"/>
          <w:sz w:val="26"/>
          <w:szCs w:val="26"/>
          <w:lang w:val="vi-VN"/>
        </w:rPr>
        <w:t>Độc lập - Tự do - Hạnh phúc</w:t>
      </w:r>
    </w:p>
    <w:p w:rsidRPr="00135D4B" w:rsidR="00AC364C" w:rsidP="00AC364C" w:rsidRDefault="00AC364C" w14:paraId="18E6D52C" w14:textId="77777777">
      <w:pPr>
        <w:ind w:firstLine="0"/>
        <w:jc w:val="center"/>
        <w:rPr>
          <w:color w:val="000000" w:themeColor="text1"/>
          <w:szCs w:val="28"/>
          <w:lang w:val="vi-VN"/>
        </w:rPr>
      </w:pPr>
      <w:r w:rsidRPr="00135D4B">
        <w:rPr>
          <w:b/>
          <w:bCs/>
          <w:color w:val="000000" w:themeColor="text1"/>
          <w:szCs w:val="28"/>
          <w:vertAlign w:val="superscript"/>
          <w:lang w:val="vi-VN"/>
        </w:rPr>
        <w:t>__________________________________________</w:t>
      </w:r>
      <w:r w:rsidRPr="00135D4B">
        <w:rPr>
          <w:b/>
          <w:bCs/>
          <w:color w:val="000000" w:themeColor="text1"/>
          <w:szCs w:val="28"/>
          <w:lang w:val="vi-VN"/>
        </w:rPr>
        <w:t xml:space="preserve"> </w:t>
      </w:r>
      <w:r w:rsidRPr="00135D4B">
        <w:rPr>
          <w:b/>
          <w:bCs/>
          <w:color w:val="000000" w:themeColor="text1"/>
          <w:szCs w:val="28"/>
          <w:lang w:val="vi-VN"/>
        </w:rPr>
        <w:br/>
      </w:r>
    </w:p>
    <w:p w:rsidRPr="00135D4B" w:rsidR="00AC364C" w:rsidP="00AC364C" w:rsidRDefault="00AC364C" w14:paraId="6A8CBDD7" w14:textId="77777777">
      <w:pPr>
        <w:ind w:firstLine="0"/>
        <w:jc w:val="right"/>
        <w:rPr>
          <w:b/>
          <w:color w:val="000000" w:themeColor="text1"/>
          <w:sz w:val="26"/>
          <w:szCs w:val="26"/>
          <w:lang w:val="vi-VN"/>
        </w:rPr>
      </w:pPr>
      <w:r w:rsidRPr="00135D4B">
        <w:rPr>
          <w:i/>
          <w:iCs/>
          <w:color w:val="000000" w:themeColor="text1"/>
          <w:sz w:val="26"/>
          <w:szCs w:val="26"/>
          <w:shd w:val="clear" w:color="auto" w:fill="FFFFFF"/>
          <w:lang w:val="vi-VN" w:eastAsia="vi-VN"/>
        </w:rPr>
        <w:t>..........</w:t>
      </w:r>
      <w:r w:rsidRPr="00135D4B">
        <w:rPr>
          <w:i/>
          <w:iCs/>
          <w:color w:val="000000" w:themeColor="text1"/>
          <w:vertAlign w:val="superscript"/>
          <w:lang w:val="vi-VN" w:eastAsia="vi-VN"/>
        </w:rPr>
        <w:t xml:space="preserve"> </w:t>
      </w:r>
      <w:r w:rsidRPr="00135D4B">
        <w:rPr>
          <w:i/>
          <w:iCs/>
          <w:color w:val="000000" w:themeColor="text1"/>
          <w:vertAlign w:val="superscript"/>
          <w:lang w:eastAsia="vi-VN"/>
        </w:rPr>
        <w:footnoteReference w:id="168"/>
      </w:r>
      <w:r w:rsidRPr="00135D4B">
        <w:rPr>
          <w:i/>
          <w:iCs/>
          <w:color w:val="000000" w:themeColor="text1"/>
          <w:sz w:val="26"/>
          <w:szCs w:val="26"/>
          <w:shd w:val="clear" w:color="auto" w:fill="FFFFFF"/>
          <w:lang w:val="vi-VN" w:eastAsia="vi-VN"/>
        </w:rPr>
        <w:t>........,</w:t>
      </w:r>
      <w:r w:rsidRPr="00135D4B">
        <w:rPr>
          <w:i/>
          <w:iCs/>
          <w:color w:val="000000" w:themeColor="text1"/>
          <w:sz w:val="26"/>
          <w:szCs w:val="26"/>
          <w:shd w:val="clear" w:color="auto" w:fill="FFFFFF"/>
          <w:vertAlign w:val="superscript"/>
          <w:lang w:val="vi-VN" w:eastAsia="vi-VN"/>
        </w:rPr>
        <w:t xml:space="preserve"> </w:t>
      </w:r>
      <w:r w:rsidRPr="00135D4B">
        <w:rPr>
          <w:i/>
          <w:iCs/>
          <w:color w:val="000000" w:themeColor="text1"/>
          <w:sz w:val="26"/>
          <w:szCs w:val="26"/>
          <w:shd w:val="clear" w:color="auto" w:fill="FFFFFF"/>
          <w:lang w:val="vi-VN" w:eastAsia="vi-VN"/>
        </w:rPr>
        <w:t>ngày ..... tháng ..... năm ...........</w:t>
      </w:r>
    </w:p>
    <w:p w:rsidRPr="00135D4B" w:rsidR="00AC364C" w:rsidP="00AC364C" w:rsidRDefault="00AC364C" w14:paraId="345BDE89" w14:textId="77777777">
      <w:pPr>
        <w:ind w:firstLine="0"/>
        <w:jc w:val="center"/>
        <w:rPr>
          <w:b/>
          <w:color w:val="000000" w:themeColor="text1"/>
          <w:sz w:val="26"/>
          <w:szCs w:val="26"/>
          <w:lang w:val="vi-VN"/>
        </w:rPr>
      </w:pPr>
    </w:p>
    <w:p w:rsidRPr="00135D4B" w:rsidR="00AC364C" w:rsidP="00AC364C" w:rsidRDefault="00AC364C" w14:paraId="43750A28" w14:textId="77777777">
      <w:pPr>
        <w:ind w:firstLine="0"/>
        <w:jc w:val="center"/>
        <w:rPr>
          <w:b/>
          <w:color w:val="000000" w:themeColor="text1"/>
          <w:sz w:val="26"/>
          <w:szCs w:val="26"/>
          <w:lang w:val="vi-VN"/>
        </w:rPr>
      </w:pPr>
      <w:r w:rsidRPr="00135D4B">
        <w:rPr>
          <w:b/>
          <w:color w:val="000000" w:themeColor="text1"/>
          <w:sz w:val="26"/>
          <w:szCs w:val="26"/>
          <w:lang w:val="vi-VN"/>
        </w:rPr>
        <w:t>BẢN XÁC NHẬN</w:t>
      </w:r>
    </w:p>
    <w:p w:rsidRPr="00135D4B" w:rsidR="00AC364C" w:rsidP="00AC364C" w:rsidRDefault="00AC364C" w14:paraId="7C1378F1" w14:textId="77777777">
      <w:pPr>
        <w:spacing w:before="60" w:after="60"/>
        <w:ind w:firstLine="0"/>
        <w:jc w:val="center"/>
        <w:rPr>
          <w:b/>
          <w:color w:val="000000" w:themeColor="text1"/>
          <w:sz w:val="26"/>
          <w:szCs w:val="26"/>
          <w:lang w:val="vi-VN"/>
        </w:rPr>
      </w:pPr>
      <w:r w:rsidRPr="00135D4B">
        <w:rPr>
          <w:b/>
          <w:color w:val="000000" w:themeColor="text1"/>
          <w:sz w:val="26"/>
          <w:szCs w:val="26"/>
          <w:lang w:val="vi-VN"/>
        </w:rPr>
        <w:t>Ý kiến của cha, mẹ, người giám hộ hoặc người đại diện hợp pháp</w:t>
      </w:r>
    </w:p>
    <w:p w:rsidRPr="00135D4B" w:rsidR="00AC364C" w:rsidP="00AC364C" w:rsidRDefault="00AC364C" w14:paraId="1213C2A5" w14:textId="77777777">
      <w:pPr>
        <w:spacing w:before="60" w:after="60"/>
        <w:ind w:firstLine="0"/>
        <w:jc w:val="center"/>
        <w:rPr>
          <w:b/>
          <w:bCs/>
          <w:color w:val="000000" w:themeColor="text1"/>
          <w:spacing w:val="-1"/>
          <w:sz w:val="26"/>
          <w:szCs w:val="26"/>
          <w:lang w:val="pt-BR"/>
        </w:rPr>
      </w:pPr>
      <w:r w:rsidRPr="00135D4B">
        <w:rPr>
          <w:b/>
          <w:color w:val="000000" w:themeColor="text1"/>
          <w:sz w:val="26"/>
          <w:szCs w:val="26"/>
          <w:lang w:val="vi-VN"/>
        </w:rPr>
        <w:t xml:space="preserve">về việc </w:t>
      </w:r>
      <w:r w:rsidRPr="00135D4B">
        <w:rPr>
          <w:b/>
          <w:bCs/>
          <w:color w:val="000000" w:themeColor="text1"/>
          <w:spacing w:val="-1"/>
          <w:sz w:val="26"/>
          <w:szCs w:val="26"/>
          <w:lang w:val="pt-BR"/>
        </w:rPr>
        <w:t xml:space="preserve">áp dụng biện pháp đưa </w:t>
      </w:r>
      <w:r w:rsidR="00BA42B7">
        <w:rPr>
          <w:b/>
          <w:bCs/>
          <w:color w:val="000000" w:themeColor="text1"/>
          <w:spacing w:val="-1"/>
          <w:sz w:val="26"/>
          <w:szCs w:val="26"/>
          <w:lang w:val="pt-BR"/>
        </w:rPr>
        <w:t>đi</w:t>
      </w:r>
      <w:r w:rsidRPr="00135D4B">
        <w:rPr>
          <w:b/>
          <w:bCs/>
          <w:color w:val="000000" w:themeColor="text1"/>
          <w:spacing w:val="-1"/>
          <w:sz w:val="26"/>
          <w:szCs w:val="26"/>
          <w:lang w:val="pt-BR"/>
        </w:rPr>
        <w:t xml:space="preserve"> cai nghiện bắt buộc đối với người</w:t>
      </w:r>
    </w:p>
    <w:p w:rsidRPr="00135D4B" w:rsidR="00AC364C" w:rsidP="00AC364C" w:rsidRDefault="00AC364C" w14:paraId="1B1EE89E" w14:textId="77777777">
      <w:pPr>
        <w:spacing w:before="60" w:after="60"/>
        <w:ind w:firstLine="0"/>
        <w:jc w:val="center"/>
        <w:rPr>
          <w:b/>
          <w:bCs/>
          <w:color w:val="000000" w:themeColor="text1"/>
          <w:spacing w:val="-1"/>
          <w:sz w:val="26"/>
          <w:szCs w:val="26"/>
          <w:lang w:val="pt-BR"/>
        </w:rPr>
      </w:pPr>
      <w:r w:rsidRPr="00135D4B">
        <w:rPr>
          <w:b/>
          <w:bCs/>
          <w:color w:val="000000" w:themeColor="text1"/>
          <w:spacing w:val="-1"/>
          <w:sz w:val="26"/>
          <w:szCs w:val="26"/>
          <w:lang w:val="pt-BR"/>
        </w:rPr>
        <w:t>từ đủ 12 đến dưới 18 tuổi</w:t>
      </w:r>
    </w:p>
    <w:p w:rsidRPr="00135D4B" w:rsidR="00AC364C" w:rsidP="00AC364C" w:rsidRDefault="00AC364C" w14:paraId="0BCEC37A" w14:textId="77777777">
      <w:pPr>
        <w:spacing w:before="60" w:after="60"/>
        <w:ind w:firstLine="0"/>
        <w:jc w:val="center"/>
        <w:rPr>
          <w:bCs/>
          <w:color w:val="000000" w:themeColor="text1"/>
          <w:spacing w:val="-1"/>
          <w:sz w:val="26"/>
          <w:szCs w:val="26"/>
          <w:lang w:val="pt-BR"/>
        </w:rPr>
      </w:pPr>
      <w:r w:rsidRPr="00135D4B">
        <w:rPr>
          <w:b/>
          <w:bCs/>
          <w:color w:val="000000" w:themeColor="text1"/>
          <w:szCs w:val="28"/>
          <w:vertAlign w:val="superscript"/>
          <w:lang w:val="pt-BR"/>
        </w:rPr>
        <w:t>_________________</w:t>
      </w:r>
    </w:p>
    <w:p w:rsidRPr="00135D4B" w:rsidR="00AC364C" w:rsidP="00AC364C" w:rsidRDefault="00AC364C" w14:paraId="162DDD24" w14:textId="77777777">
      <w:pPr>
        <w:spacing w:before="60" w:after="60"/>
        <w:jc w:val="center"/>
        <w:rPr>
          <w:b/>
          <w:color w:val="000000" w:themeColor="text1"/>
          <w:sz w:val="26"/>
          <w:szCs w:val="26"/>
          <w:lang w:val="vi-VN"/>
        </w:rPr>
      </w:pPr>
      <w:r w:rsidRPr="00135D4B">
        <w:rPr>
          <w:bCs/>
          <w:color w:val="000000" w:themeColor="text1"/>
          <w:spacing w:val="-1"/>
          <w:sz w:val="26"/>
          <w:szCs w:val="26"/>
          <w:lang w:val="pt-BR"/>
        </w:rPr>
        <w:t>K</w:t>
      </w:r>
      <w:r w:rsidRPr="00135D4B">
        <w:rPr>
          <w:color w:val="000000" w:themeColor="text1"/>
          <w:sz w:val="26"/>
          <w:szCs w:val="26"/>
          <w:lang w:val="vi-VN"/>
        </w:rPr>
        <w:t>ính gửi: .........................</w:t>
      </w:r>
      <w:r w:rsidRPr="00135D4B">
        <w:rPr>
          <w:rStyle w:val="FootnoteReference"/>
          <w:color w:val="000000" w:themeColor="text1"/>
          <w:sz w:val="26"/>
          <w:szCs w:val="26"/>
          <w:lang w:val="vi-VN"/>
        </w:rPr>
        <w:footnoteReference w:id="169"/>
      </w:r>
      <w:r w:rsidRPr="00135D4B">
        <w:rPr>
          <w:color w:val="000000" w:themeColor="text1"/>
          <w:sz w:val="26"/>
          <w:szCs w:val="26"/>
          <w:lang w:val="vi-VN"/>
        </w:rPr>
        <w:t>.............................</w:t>
      </w:r>
    </w:p>
    <w:p w:rsidRPr="00135D4B" w:rsidR="00AC364C" w:rsidP="00AC364C" w:rsidRDefault="00AC364C" w14:paraId="78895BEE" w14:textId="77777777">
      <w:pPr>
        <w:tabs>
          <w:tab w:val="left" w:pos="6663"/>
          <w:tab w:val="left" w:pos="9072"/>
        </w:tabs>
        <w:spacing w:before="60" w:after="60"/>
        <w:ind w:firstLine="709"/>
        <w:rPr>
          <w:color w:val="000000" w:themeColor="text1"/>
          <w:spacing w:val="-6"/>
          <w:sz w:val="26"/>
          <w:szCs w:val="26"/>
          <w:lang w:val="vi-VN"/>
        </w:rPr>
      </w:pPr>
    </w:p>
    <w:p w:rsidRPr="00135D4B" w:rsidR="00AC364C" w:rsidP="00AC364C" w:rsidRDefault="00AC364C" w14:paraId="4898BFF5" w14:textId="77777777">
      <w:pPr>
        <w:tabs>
          <w:tab w:val="left" w:pos="6663"/>
          <w:tab w:val="left" w:pos="9072"/>
        </w:tabs>
        <w:spacing w:before="60" w:after="60"/>
        <w:ind w:firstLine="709"/>
        <w:rPr>
          <w:color w:val="000000" w:themeColor="text1"/>
          <w:spacing w:val="-6"/>
          <w:sz w:val="26"/>
          <w:szCs w:val="26"/>
          <w:lang w:val="vi-VN"/>
        </w:rPr>
      </w:pPr>
      <w:r w:rsidRPr="002F76AB">
        <w:rPr>
          <w:bCs/>
          <w:color w:val="000000" w:themeColor="text1"/>
          <w:spacing w:val="-6"/>
          <w:sz w:val="26"/>
          <w:szCs w:val="26"/>
          <w:lang w:val="vi-VN"/>
        </w:rPr>
        <w:t>1.</w:t>
      </w:r>
      <w:r w:rsidRPr="00135D4B">
        <w:rPr>
          <w:color w:val="000000" w:themeColor="text1"/>
          <w:spacing w:val="-6"/>
          <w:sz w:val="26"/>
          <w:szCs w:val="26"/>
          <w:lang w:val="vi-VN"/>
        </w:rPr>
        <w:t xml:space="preserve"> Tôi tên là </w:t>
      </w:r>
      <w:r w:rsidRPr="00135D4B">
        <w:rPr>
          <w:i/>
          <w:color w:val="000000" w:themeColor="text1"/>
          <w:spacing w:val="-6"/>
          <w:szCs w:val="26"/>
          <w:lang w:val="vi-VN"/>
        </w:rPr>
        <w:t>(viết in hoa)</w:t>
      </w:r>
      <w:r w:rsidRPr="00135D4B">
        <w:rPr>
          <w:color w:val="000000" w:themeColor="text1"/>
          <w:spacing w:val="-6"/>
          <w:sz w:val="26"/>
          <w:szCs w:val="26"/>
          <w:lang w:val="vi-VN"/>
        </w:rPr>
        <w:t>: .......................</w:t>
      </w:r>
      <w:r w:rsidR="009B0420">
        <w:rPr>
          <w:rStyle w:val="FootnoteReference"/>
          <w:color w:val="000000" w:themeColor="text1"/>
          <w:spacing w:val="-6"/>
          <w:sz w:val="26"/>
          <w:szCs w:val="26"/>
          <w:lang w:val="vi-VN"/>
        </w:rPr>
        <w:footnoteReference w:id="170"/>
      </w:r>
      <w:r w:rsidRPr="00135D4B">
        <w:rPr>
          <w:color w:val="000000" w:themeColor="text1"/>
          <w:spacing w:val="-6"/>
          <w:sz w:val="26"/>
          <w:szCs w:val="26"/>
          <w:lang w:val="vi-VN"/>
        </w:rPr>
        <w:t>.................................</w:t>
      </w:r>
      <w:r w:rsidRPr="00135D4B">
        <w:rPr>
          <w:color w:val="000000" w:themeColor="text1"/>
          <w:spacing w:val="-6"/>
          <w:sz w:val="26"/>
          <w:szCs w:val="26"/>
          <w:lang w:val="vi-VN"/>
        </w:rPr>
        <w:tab/>
      </w:r>
      <w:r w:rsidRPr="00135D4B">
        <w:rPr>
          <w:color w:val="000000" w:themeColor="text1"/>
          <w:spacing w:val="-6"/>
          <w:sz w:val="26"/>
          <w:szCs w:val="26"/>
          <w:lang w:val="vi-VN"/>
        </w:rPr>
        <w:t>; Giới tính: .....................</w:t>
      </w:r>
      <w:r w:rsidRPr="00135D4B">
        <w:rPr>
          <w:color w:val="000000" w:themeColor="text1"/>
          <w:spacing w:val="-6"/>
          <w:sz w:val="26"/>
          <w:szCs w:val="26"/>
          <w:lang w:val="vi-VN"/>
        </w:rPr>
        <w:tab/>
      </w:r>
    </w:p>
    <w:p w:rsidRPr="00135D4B" w:rsidR="00AC364C" w:rsidP="00AC364C" w:rsidRDefault="00AC364C" w14:paraId="2708F5A5"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Ngày, tháng, năm sinh: .....................................................................................................</w:t>
      </w:r>
    </w:p>
    <w:p w:rsidRPr="00BA42B7" w:rsidR="00AC364C" w:rsidP="00AC364C" w:rsidRDefault="00AC364C" w14:paraId="1DC4740A"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lang w:val="vi-VN"/>
        </w:rPr>
        <w:t xml:space="preserve">Số </w:t>
      </w:r>
      <w:r w:rsidR="00BA42B7">
        <w:rPr>
          <w:color w:val="000000" w:themeColor="text1"/>
          <w:spacing w:val="-6"/>
          <w:sz w:val="26"/>
          <w:szCs w:val="26"/>
        </w:rPr>
        <w:t>CC/</w:t>
      </w:r>
      <w:r w:rsidRPr="00135D4B">
        <w:rPr>
          <w:color w:val="000000" w:themeColor="text1"/>
          <w:spacing w:val="-6"/>
          <w:sz w:val="26"/>
          <w:szCs w:val="26"/>
          <w:lang w:val="vi-VN"/>
        </w:rPr>
        <w:t>CCCD/CMT/HC: ..............................................; Ngày cấp: ........................</w:t>
      </w:r>
      <w:r w:rsidR="00BA42B7">
        <w:rPr>
          <w:color w:val="000000" w:themeColor="text1"/>
          <w:spacing w:val="-6"/>
          <w:sz w:val="26"/>
          <w:szCs w:val="26"/>
        </w:rPr>
        <w:t>.......</w:t>
      </w:r>
    </w:p>
    <w:p w:rsidRPr="00135D4B" w:rsidR="00AC364C" w:rsidP="00AC364C" w:rsidRDefault="00AC364C" w14:paraId="14A466D9"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Nơi cấp: ..............................................................................................................................</w:t>
      </w:r>
    </w:p>
    <w:p w:rsidRPr="00135D4B" w:rsidR="00AC364C" w:rsidP="00AC364C" w:rsidRDefault="00AC364C" w14:paraId="020A43B0"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Nơi cư trú hoặc chỗ ở hiện nay: ........................................................................................</w:t>
      </w:r>
    </w:p>
    <w:p w:rsidRPr="00135D4B" w:rsidR="00AC364C" w:rsidP="00AC364C" w:rsidRDefault="00AC364C" w14:paraId="5ED37AE5" w14:textId="77777777">
      <w:pPr>
        <w:tabs>
          <w:tab w:val="left" w:leader="dot" w:pos="5520"/>
          <w:tab w:val="right" w:leader="dot" w:pos="9356"/>
        </w:tabs>
        <w:spacing w:before="60" w:after="60"/>
        <w:ind w:firstLine="709"/>
        <w:rPr>
          <w:color w:val="000000" w:themeColor="text1"/>
          <w:sz w:val="26"/>
          <w:szCs w:val="26"/>
          <w:lang w:val="vi-VN"/>
        </w:rPr>
      </w:pPr>
      <w:r w:rsidRPr="00135D4B">
        <w:rPr>
          <w:color w:val="000000" w:themeColor="text1"/>
          <w:sz w:val="26"/>
          <w:szCs w:val="26"/>
          <w:lang w:val="vi-VN"/>
        </w:rPr>
        <w:t>Điện thoại liên lạc: .................................................................................................</w:t>
      </w:r>
    </w:p>
    <w:p w:rsidRPr="00135D4B" w:rsidR="00AC364C" w:rsidP="00AC364C" w:rsidRDefault="00AC364C" w14:paraId="721E99BA" w14:textId="77777777">
      <w:pPr>
        <w:tabs>
          <w:tab w:val="left" w:leader="dot" w:pos="5520"/>
          <w:tab w:val="right" w:leader="dot" w:pos="9356"/>
        </w:tabs>
        <w:spacing w:before="60" w:after="60"/>
        <w:ind w:firstLine="709"/>
        <w:rPr>
          <w:color w:val="000000" w:themeColor="text1"/>
          <w:sz w:val="26"/>
          <w:szCs w:val="26"/>
          <w:lang w:val="vi-VN"/>
        </w:rPr>
      </w:pPr>
      <w:r w:rsidRPr="002F76AB">
        <w:rPr>
          <w:bCs/>
          <w:color w:val="000000" w:themeColor="text1"/>
          <w:spacing w:val="-6"/>
          <w:sz w:val="26"/>
          <w:szCs w:val="26"/>
          <w:lang w:val="vi-VN"/>
        </w:rPr>
        <w:t>2.</w:t>
      </w:r>
      <w:r w:rsidRPr="00135D4B">
        <w:rPr>
          <w:color w:val="000000" w:themeColor="text1"/>
          <w:sz w:val="26"/>
          <w:szCs w:val="26"/>
          <w:lang w:val="vi-VN"/>
        </w:rPr>
        <w:t xml:space="preserve"> Quan hệ với người nghiện ma túy: .................………</w:t>
      </w:r>
      <w:r w:rsidRPr="00135D4B">
        <w:rPr>
          <w:rStyle w:val="FootnoteReference"/>
          <w:color w:val="000000" w:themeColor="text1"/>
          <w:sz w:val="26"/>
          <w:szCs w:val="26"/>
          <w:lang w:val="vi-VN"/>
        </w:rPr>
        <w:t xml:space="preserve"> </w:t>
      </w:r>
      <w:r w:rsidR="009B0420">
        <w:rPr>
          <w:color w:val="000000" w:themeColor="text1"/>
          <w:sz w:val="26"/>
          <w:szCs w:val="26"/>
          <w:vertAlign w:val="superscript"/>
        </w:rPr>
        <w:t>3</w:t>
      </w:r>
      <w:r w:rsidRPr="00135D4B">
        <w:rPr>
          <w:color w:val="000000" w:themeColor="text1"/>
          <w:sz w:val="26"/>
          <w:szCs w:val="26"/>
          <w:lang w:val="vi-VN"/>
        </w:rPr>
        <w:t>……… ………………</w:t>
      </w:r>
    </w:p>
    <w:p w:rsidRPr="00135D4B" w:rsidR="00AC364C" w:rsidP="00AC364C" w:rsidRDefault="00AC364C" w14:paraId="1AFC730D" w14:textId="77777777">
      <w:pPr>
        <w:tabs>
          <w:tab w:val="left" w:leader="dot" w:pos="8436"/>
        </w:tabs>
        <w:spacing w:before="60" w:after="60"/>
        <w:ind w:firstLine="709"/>
        <w:rPr>
          <w:color w:val="000000" w:themeColor="text1"/>
          <w:spacing w:val="10"/>
          <w:sz w:val="26"/>
          <w:szCs w:val="26"/>
          <w:lang w:val="vi-VN"/>
        </w:rPr>
      </w:pPr>
      <w:r w:rsidRPr="00135D4B">
        <w:rPr>
          <w:color w:val="000000" w:themeColor="text1"/>
          <w:spacing w:val="10"/>
          <w:sz w:val="26"/>
          <w:szCs w:val="26"/>
          <w:lang w:val="vi-VN"/>
        </w:rPr>
        <w:t>3. Tôi</w:t>
      </w:r>
      <w:r w:rsidRPr="00135D4B">
        <w:rPr>
          <w:b/>
          <w:color w:val="000000" w:themeColor="text1"/>
          <w:spacing w:val="10"/>
          <w:sz w:val="26"/>
          <w:szCs w:val="26"/>
          <w:lang w:val="vi-VN"/>
        </w:rPr>
        <w:t xml:space="preserve"> </w:t>
      </w:r>
      <w:r w:rsidRPr="002F76AB">
        <w:rPr>
          <w:bCs/>
          <w:color w:val="000000" w:themeColor="text1"/>
          <w:spacing w:val="10"/>
          <w:sz w:val="26"/>
          <w:szCs w:val="26"/>
          <w:lang w:val="vi-VN"/>
        </w:rPr>
        <w:t>……</w:t>
      </w:r>
      <w:r w:rsidR="009B0420">
        <w:rPr>
          <w:rStyle w:val="FootnoteReference"/>
          <w:bCs/>
          <w:color w:val="000000" w:themeColor="text1"/>
          <w:spacing w:val="10"/>
          <w:sz w:val="26"/>
          <w:szCs w:val="26"/>
          <w:lang w:val="vi-VN"/>
        </w:rPr>
        <w:footnoteReference w:id="171"/>
      </w:r>
      <w:r w:rsidRPr="002F76AB">
        <w:rPr>
          <w:bCs/>
          <w:color w:val="000000" w:themeColor="text1"/>
          <w:spacing w:val="10"/>
          <w:sz w:val="26"/>
          <w:szCs w:val="26"/>
          <w:lang w:val="vi-VN"/>
        </w:rPr>
        <w:t>……..</w:t>
      </w:r>
      <w:r w:rsidRPr="00135D4B">
        <w:rPr>
          <w:b/>
          <w:color w:val="000000" w:themeColor="text1"/>
          <w:spacing w:val="10"/>
          <w:sz w:val="26"/>
          <w:szCs w:val="26"/>
          <w:lang w:val="vi-VN"/>
        </w:rPr>
        <w:t xml:space="preserve"> </w:t>
      </w:r>
      <w:r w:rsidRPr="00BA42B7">
        <w:rPr>
          <w:color w:val="000000" w:themeColor="text1"/>
          <w:spacing w:val="10"/>
          <w:sz w:val="26"/>
          <w:szCs w:val="26"/>
          <w:lang w:val="pt-BR"/>
        </w:rPr>
        <w:t xml:space="preserve">áp dụng biện pháp đưa </w:t>
      </w:r>
      <w:r w:rsidRPr="00BA42B7" w:rsidR="00BA42B7">
        <w:rPr>
          <w:color w:val="000000" w:themeColor="text1"/>
          <w:spacing w:val="10"/>
          <w:sz w:val="26"/>
          <w:szCs w:val="26"/>
          <w:lang w:val="pt-BR"/>
        </w:rPr>
        <w:t>đi</w:t>
      </w:r>
      <w:r w:rsidRPr="00BA42B7">
        <w:rPr>
          <w:color w:val="000000" w:themeColor="text1"/>
          <w:spacing w:val="10"/>
          <w:sz w:val="26"/>
          <w:szCs w:val="26"/>
          <w:lang w:val="pt-BR"/>
        </w:rPr>
        <w:t xml:space="preserve"> cai nghiện bắt buộc</w:t>
      </w:r>
      <w:r w:rsidRPr="00135D4B">
        <w:rPr>
          <w:b/>
          <w:bCs/>
          <w:color w:val="000000" w:themeColor="text1"/>
          <w:spacing w:val="10"/>
          <w:sz w:val="26"/>
          <w:szCs w:val="26"/>
          <w:lang w:val="pt-BR"/>
        </w:rPr>
        <w:t xml:space="preserve"> </w:t>
      </w:r>
      <w:r w:rsidRPr="00135D4B">
        <w:rPr>
          <w:color w:val="000000" w:themeColor="text1"/>
          <w:spacing w:val="10"/>
          <w:sz w:val="26"/>
          <w:szCs w:val="26"/>
          <w:lang w:val="vi-VN"/>
        </w:rPr>
        <w:t>đối với:</w:t>
      </w:r>
    </w:p>
    <w:p w:rsidRPr="00135D4B" w:rsidR="00AC364C" w:rsidP="00AC364C" w:rsidRDefault="00AC364C" w14:paraId="61D68493" w14:textId="77777777">
      <w:pPr>
        <w:tabs>
          <w:tab w:val="left" w:pos="6663"/>
          <w:tab w:val="left" w:pos="9072"/>
        </w:tabs>
        <w:spacing w:before="60" w:after="60"/>
        <w:ind w:firstLine="709"/>
        <w:rPr>
          <w:color w:val="000000" w:themeColor="text1"/>
          <w:spacing w:val="-6"/>
          <w:sz w:val="26"/>
          <w:szCs w:val="26"/>
        </w:rPr>
      </w:pPr>
      <w:r w:rsidRPr="00135D4B">
        <w:rPr>
          <w:color w:val="000000" w:themeColor="text1"/>
          <w:spacing w:val="-6"/>
          <w:sz w:val="26"/>
          <w:szCs w:val="26"/>
        </w:rPr>
        <w:t>Họ và tên</w:t>
      </w:r>
      <w:r w:rsidRPr="00135D4B">
        <w:rPr>
          <w:color w:val="000000" w:themeColor="text1"/>
          <w:spacing w:val="-6"/>
          <w:sz w:val="26"/>
          <w:szCs w:val="26"/>
          <w:lang w:val="vi-VN"/>
        </w:rPr>
        <w:t xml:space="preserve"> </w:t>
      </w:r>
      <w:r w:rsidRPr="00135D4B">
        <w:rPr>
          <w:i/>
          <w:color w:val="000000" w:themeColor="text1"/>
          <w:spacing w:val="-6"/>
          <w:szCs w:val="26"/>
          <w:lang w:val="vi-VN"/>
        </w:rPr>
        <w:t>(viết in hoa)</w:t>
      </w:r>
      <w:r w:rsidRPr="00135D4B">
        <w:rPr>
          <w:color w:val="000000" w:themeColor="text1"/>
          <w:spacing w:val="-6"/>
          <w:sz w:val="26"/>
          <w:szCs w:val="26"/>
        </w:rPr>
        <w:t xml:space="preserve">: </w:t>
      </w:r>
      <w:r w:rsidRPr="00135D4B">
        <w:rPr>
          <w:color w:val="000000" w:themeColor="text1"/>
          <w:spacing w:val="-6"/>
          <w:sz w:val="26"/>
          <w:szCs w:val="26"/>
          <w:lang w:val="vi-VN"/>
        </w:rPr>
        <w:t>............................</w:t>
      </w:r>
      <w:r w:rsidR="009B0420">
        <w:rPr>
          <w:rStyle w:val="FootnoteReference"/>
          <w:color w:val="000000" w:themeColor="text1"/>
          <w:spacing w:val="-6"/>
          <w:sz w:val="26"/>
          <w:szCs w:val="26"/>
          <w:lang w:val="vi-VN"/>
        </w:rPr>
        <w:footnoteReference w:id="172"/>
      </w:r>
      <w:r w:rsidRPr="00135D4B">
        <w:rPr>
          <w:color w:val="000000" w:themeColor="text1"/>
          <w:spacing w:val="-6"/>
          <w:sz w:val="26"/>
          <w:szCs w:val="26"/>
          <w:lang w:val="vi-VN"/>
        </w:rPr>
        <w:t>................................</w:t>
      </w:r>
      <w:r w:rsidRPr="00135D4B">
        <w:rPr>
          <w:color w:val="000000" w:themeColor="text1"/>
          <w:spacing w:val="-6"/>
          <w:sz w:val="26"/>
          <w:szCs w:val="26"/>
        </w:rPr>
        <w:tab/>
      </w:r>
      <w:r w:rsidRPr="00135D4B">
        <w:rPr>
          <w:color w:val="000000" w:themeColor="text1"/>
          <w:spacing w:val="-6"/>
          <w:sz w:val="26"/>
          <w:szCs w:val="26"/>
          <w:lang w:val="vi-VN"/>
        </w:rPr>
        <w:t>; Giới tính</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rPr>
        <w:tab/>
      </w:r>
    </w:p>
    <w:p w:rsidRPr="00135D4B" w:rsidR="00AC364C" w:rsidP="00AC364C" w:rsidRDefault="00AC364C" w14:paraId="7DA8E6D9"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Tên gọi khác</w:t>
      </w:r>
      <w:r w:rsidRPr="00135D4B">
        <w:rPr>
          <w:color w:val="000000" w:themeColor="text1"/>
          <w:spacing w:val="-6"/>
          <w:sz w:val="26"/>
          <w:szCs w:val="26"/>
          <w:lang w:val="vi-VN"/>
        </w:rPr>
        <w:t xml:space="preserve"> (nếu có)</w:t>
      </w:r>
      <w:r w:rsidRPr="00135D4B">
        <w:rPr>
          <w:color w:val="000000" w:themeColor="text1"/>
          <w:spacing w:val="-6"/>
          <w:sz w:val="26"/>
          <w:szCs w:val="26"/>
        </w:rPr>
        <w:t>:</w:t>
      </w:r>
      <w:r w:rsidRPr="00135D4B">
        <w:rPr>
          <w:color w:val="000000" w:themeColor="text1"/>
          <w:spacing w:val="-6"/>
          <w:sz w:val="26"/>
          <w:szCs w:val="26"/>
          <w:lang w:val="vi-VN"/>
        </w:rPr>
        <w:t xml:space="preserve"> .......................................................................................................</w:t>
      </w:r>
      <w:r w:rsidRPr="00135D4B">
        <w:rPr>
          <w:color w:val="000000" w:themeColor="text1"/>
          <w:spacing w:val="-6"/>
          <w:sz w:val="26"/>
          <w:szCs w:val="26"/>
        </w:rPr>
        <w:tab/>
      </w:r>
    </w:p>
    <w:p w:rsidRPr="00135D4B" w:rsidR="00AC364C" w:rsidP="00AC364C" w:rsidRDefault="00AC364C" w14:paraId="53ACFECE"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AC364C" w:rsidP="00AC364C" w:rsidRDefault="00AC364C" w14:paraId="2EB7F4F0"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Số CCCD/CMT/HC: ..............................................; Ngày cấp: ......................................</w:t>
      </w:r>
    </w:p>
    <w:p w:rsidRPr="00135D4B" w:rsidR="00AC364C" w:rsidP="00AC364C" w:rsidRDefault="00AC364C" w14:paraId="623C5555"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Nơi cấp: ..............................................................................................................................</w:t>
      </w:r>
    </w:p>
    <w:p w:rsidRPr="00135D4B" w:rsidR="00AC364C" w:rsidP="00AC364C" w:rsidRDefault="00AC364C" w14:paraId="3FA275EC"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rPr>
        <w:t>Nơi cư trú</w:t>
      </w:r>
      <w:r w:rsidRPr="00135D4B">
        <w:rPr>
          <w:color w:val="000000" w:themeColor="text1"/>
          <w:spacing w:val="-6"/>
          <w:sz w:val="26"/>
          <w:szCs w:val="26"/>
          <w:lang w:val="vi-VN"/>
        </w:rPr>
        <w:t xml:space="preserve"> hoặc chỗ ở hiện nay: ........................................................................................</w:t>
      </w:r>
    </w:p>
    <w:p w:rsidRPr="00135D4B" w:rsidR="00AC364C" w:rsidP="00AC364C" w:rsidRDefault="00AC364C" w14:paraId="5692A29E" w14:textId="77777777">
      <w:pPr>
        <w:tabs>
          <w:tab w:val="left" w:leader="dot" w:pos="8436"/>
        </w:tabs>
        <w:spacing w:before="60" w:after="60"/>
        <w:ind w:firstLine="709"/>
        <w:rPr>
          <w:color w:val="000000" w:themeColor="text1"/>
          <w:sz w:val="26"/>
          <w:szCs w:val="26"/>
          <w:lang w:val="vi-VN"/>
        </w:rPr>
      </w:pPr>
    </w:p>
    <w:p w:rsidRPr="00135D4B" w:rsidR="00AC364C" w:rsidP="00AC364C" w:rsidRDefault="00AC364C" w14:paraId="527576F7" w14:textId="77777777">
      <w:pPr>
        <w:tabs>
          <w:tab w:val="left" w:leader="dot" w:pos="8436"/>
        </w:tabs>
        <w:spacing w:before="60" w:after="60"/>
        <w:ind w:firstLine="709"/>
        <w:rPr>
          <w:color w:val="000000" w:themeColor="text1"/>
          <w:sz w:val="26"/>
          <w:szCs w:val="26"/>
          <w:lang w:val="vi-VN"/>
        </w:rPr>
      </w:pPr>
      <w:r w:rsidRPr="00135D4B">
        <w:rPr>
          <w:color w:val="000000" w:themeColor="text1"/>
          <w:sz w:val="26"/>
          <w:szCs w:val="26"/>
          <w:lang w:val="vi-VN"/>
        </w:rPr>
        <w:t xml:space="preserve">4. Ý kiến khác </w:t>
      </w:r>
      <w:r w:rsidRPr="00135D4B">
        <w:rPr>
          <w:i/>
          <w:color w:val="000000" w:themeColor="text1"/>
          <w:sz w:val="26"/>
          <w:szCs w:val="26"/>
          <w:lang w:val="vi-VN"/>
        </w:rPr>
        <w:t>(nêu có)</w:t>
      </w:r>
      <w:r w:rsidRPr="00135D4B">
        <w:rPr>
          <w:color w:val="000000" w:themeColor="text1"/>
          <w:sz w:val="26"/>
          <w:szCs w:val="26"/>
          <w:lang w:val="vi-VN"/>
        </w:rPr>
        <w:t>: .........................................................................................</w:t>
      </w:r>
    </w:p>
    <w:p w:rsidRPr="00135D4B" w:rsidR="00AC364C" w:rsidP="00AC364C" w:rsidRDefault="00AC364C" w14:paraId="7F61CD53" w14:textId="77777777">
      <w:pPr>
        <w:tabs>
          <w:tab w:val="left" w:leader="dot" w:pos="8436"/>
        </w:tabs>
        <w:spacing w:before="60" w:after="60"/>
        <w:ind w:firstLine="709"/>
        <w:rPr>
          <w:color w:val="000000" w:themeColor="text1"/>
          <w:sz w:val="26"/>
          <w:szCs w:val="26"/>
          <w:lang w:val="vi-VN"/>
        </w:rPr>
      </w:pPr>
      <w:r w:rsidRPr="00135D4B">
        <w:rPr>
          <w:color w:val="000000" w:themeColor="text1"/>
          <w:sz w:val="26"/>
          <w:szCs w:val="26"/>
          <w:lang w:val="vi-VN"/>
        </w:rPr>
        <w:t>................................................................................................................................</w:t>
      </w:r>
    </w:p>
    <w:p w:rsidRPr="00135D4B" w:rsidR="00AC364C" w:rsidP="00AC364C" w:rsidRDefault="00AC364C" w14:paraId="660EE30F" w14:textId="77777777">
      <w:pPr>
        <w:tabs>
          <w:tab w:val="left" w:leader="dot" w:pos="8436"/>
        </w:tabs>
        <w:spacing w:before="60" w:after="60"/>
        <w:ind w:firstLine="709"/>
        <w:rPr>
          <w:color w:val="000000" w:themeColor="text1"/>
          <w:sz w:val="16"/>
          <w:szCs w:val="26"/>
          <w:lang w:val="vi-VN"/>
        </w:rPr>
      </w:pPr>
    </w:p>
    <w:tbl>
      <w:tblPr>
        <w:tblW w:w="0" w:type="auto"/>
        <w:jc w:val="center"/>
        <w:tblLook w:val="04A0" w:firstRow="1" w:lastRow="0" w:firstColumn="1" w:lastColumn="0" w:noHBand="0" w:noVBand="1"/>
      </w:tblPr>
      <w:tblGrid>
        <w:gridCol w:w="4431"/>
        <w:gridCol w:w="4641"/>
      </w:tblGrid>
      <w:tr w:rsidRPr="00135D4B" w:rsidR="00135D4B" w:rsidTr="0014132C" w14:paraId="29CA1433" w14:textId="77777777">
        <w:trPr>
          <w:jc w:val="center"/>
        </w:trPr>
        <w:tc>
          <w:tcPr>
            <w:tcW w:w="4431" w:type="dxa"/>
            <w:hideMark/>
          </w:tcPr>
          <w:p w:rsidRPr="00135D4B" w:rsidR="00AC364C" w:rsidP="0014132C" w:rsidRDefault="00AC364C" w14:paraId="6429A4AB" w14:textId="77777777">
            <w:pPr>
              <w:widowControl w:val="0"/>
              <w:autoSpaceDE w:val="0"/>
              <w:autoSpaceDN w:val="0"/>
              <w:adjustRightInd w:val="0"/>
              <w:rPr>
                <w:b/>
                <w:color w:val="000000" w:themeColor="text1"/>
                <w:spacing w:val="1"/>
                <w:w w:val="107"/>
                <w:sz w:val="26"/>
                <w:szCs w:val="26"/>
              </w:rPr>
            </w:pPr>
          </w:p>
        </w:tc>
        <w:tc>
          <w:tcPr>
            <w:tcW w:w="4641" w:type="dxa"/>
            <w:hideMark/>
          </w:tcPr>
          <w:p w:rsidRPr="00135D4B" w:rsidR="00AC364C" w:rsidP="0014132C" w:rsidRDefault="00AC364C" w14:paraId="2C9F1561" w14:textId="77777777">
            <w:pPr>
              <w:widowControl w:val="0"/>
              <w:autoSpaceDE w:val="0"/>
              <w:autoSpaceDN w:val="0"/>
              <w:adjustRightInd w:val="0"/>
              <w:jc w:val="center"/>
              <w:rPr>
                <w:b/>
                <w:color w:val="000000" w:themeColor="text1"/>
                <w:spacing w:val="1"/>
                <w:w w:val="107"/>
                <w:szCs w:val="26"/>
              </w:rPr>
            </w:pPr>
            <w:r w:rsidRPr="00135D4B">
              <w:rPr>
                <w:b/>
                <w:color w:val="000000" w:themeColor="text1"/>
                <w:spacing w:val="1"/>
                <w:w w:val="107"/>
                <w:szCs w:val="26"/>
              </w:rPr>
              <w:t>NGƯỜI VIẾT</w:t>
            </w:r>
          </w:p>
          <w:p w:rsidRPr="00135D4B" w:rsidR="00AC364C" w:rsidP="0014132C" w:rsidRDefault="00AC364C" w14:paraId="6E03FB3C" w14:textId="77777777">
            <w:pPr>
              <w:widowControl w:val="0"/>
              <w:autoSpaceDE w:val="0"/>
              <w:autoSpaceDN w:val="0"/>
              <w:adjustRightInd w:val="0"/>
              <w:jc w:val="center"/>
              <w:rPr>
                <w:i/>
                <w:color w:val="000000" w:themeColor="text1"/>
                <w:spacing w:val="1"/>
                <w:w w:val="107"/>
                <w:sz w:val="26"/>
                <w:szCs w:val="26"/>
              </w:rPr>
            </w:pPr>
            <w:r w:rsidRPr="00135D4B">
              <w:rPr>
                <w:i/>
                <w:color w:val="000000" w:themeColor="text1"/>
                <w:spacing w:val="1"/>
                <w:w w:val="107"/>
                <w:szCs w:val="26"/>
              </w:rPr>
              <w:t xml:space="preserve"> (Ký, ghi rõ họ tên)</w:t>
            </w:r>
          </w:p>
        </w:tc>
      </w:tr>
    </w:tbl>
    <w:p w:rsidR="00290729" w:rsidP="00290729" w:rsidRDefault="00290729" w14:paraId="7A92D83A" w14:textId="77777777">
      <w:pPr>
        <w:spacing w:before="60" w:after="60"/>
        <w:jc w:val="right"/>
        <w:rPr>
          <w:b/>
          <w:color w:val="000000" w:themeColor="text1"/>
          <w:sz w:val="25"/>
          <w:szCs w:val="25"/>
          <w:lang w:val="vi-VN"/>
        </w:rPr>
      </w:pPr>
    </w:p>
    <w:p w:rsidR="00290729" w:rsidRDefault="00290729" w14:paraId="785B7BAD"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E713C3" w:rsidP="00290729" w:rsidRDefault="00134590" w14:paraId="4875B57A" w14:textId="6E7E24ED">
      <w:pPr>
        <w:spacing w:before="60" w:after="60"/>
        <w:jc w:val="right"/>
        <w:rPr>
          <w:b/>
          <w:color w:val="000000" w:themeColor="text1"/>
          <w:sz w:val="26"/>
          <w:szCs w:val="26"/>
          <w:lang w:val="es-MX"/>
        </w:rPr>
      </w:pPr>
      <w:r w:rsidRPr="00135D4B">
        <w:rPr>
          <w:b/>
          <w:color w:val="000000" w:themeColor="text1"/>
          <w:sz w:val="25"/>
          <w:szCs w:val="25"/>
          <w:lang w:val="vi-VN"/>
        </w:rPr>
        <w:t xml:space="preserve">Mẫu số </w:t>
      </w:r>
      <w:r w:rsidR="00DF4D88">
        <w:rPr>
          <w:b/>
          <w:color w:val="000000" w:themeColor="text1"/>
          <w:sz w:val="25"/>
          <w:szCs w:val="25"/>
        </w:rPr>
        <w:t>40</w:t>
      </w:r>
    </w:p>
    <w:p w:rsidRPr="00135D4B" w:rsidR="00134590" w:rsidP="00134590" w:rsidRDefault="00134590" w14:paraId="66BFF810"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tblGrid>
      <w:tr w:rsidRPr="00135D4B" w:rsidR="00135D4B" w:rsidTr="0014132C" w14:paraId="710C00BA" w14:textId="77777777">
        <w:tc>
          <w:tcPr>
            <w:tcW w:w="3544" w:type="dxa"/>
            <w:tcBorders>
              <w:top w:val="nil"/>
              <w:left w:val="nil"/>
              <w:bottom w:val="nil"/>
              <w:right w:val="nil"/>
              <w:tl2br w:val="nil"/>
              <w:tr2bl w:val="nil"/>
            </w:tcBorders>
            <w:tcMar>
              <w:top w:w="0" w:type="dxa"/>
              <w:left w:w="108" w:type="dxa"/>
              <w:bottom w:w="0" w:type="dxa"/>
              <w:right w:w="108" w:type="dxa"/>
            </w:tcMar>
          </w:tcPr>
          <w:p w:rsidRPr="00135D4B" w:rsidR="00134590" w:rsidP="0014132C" w:rsidRDefault="00134590" w14:paraId="6D9C697B" w14:textId="77777777">
            <w:pPr>
              <w:ind w:firstLine="0"/>
              <w:jc w:val="center"/>
              <w:rPr>
                <w:bCs/>
                <w:color w:val="000000" w:themeColor="text1"/>
                <w:szCs w:val="28"/>
              </w:rPr>
            </w:pPr>
            <w:r w:rsidRPr="00135D4B">
              <w:rPr>
                <w:bCs/>
                <w:color w:val="000000" w:themeColor="text1"/>
                <w:szCs w:val="28"/>
              </w:rPr>
              <w:t xml:space="preserve">CÔNG AN </w:t>
            </w:r>
            <w:r w:rsidRPr="00135D4B">
              <w:rPr>
                <w:bCs/>
                <w:color w:val="000000" w:themeColor="text1"/>
                <w:szCs w:val="28"/>
                <w:lang w:val="vi-VN"/>
              </w:rPr>
              <w:t>.......</w:t>
            </w:r>
            <w:r w:rsidRPr="00135D4B">
              <w:rPr>
                <w:rStyle w:val="FootnoteReference"/>
                <w:bCs/>
                <w:color w:val="000000" w:themeColor="text1"/>
                <w:szCs w:val="28"/>
                <w:lang w:val="vi-VN"/>
              </w:rPr>
              <w:footnoteReference w:id="173"/>
            </w:r>
            <w:r w:rsidRPr="00135D4B">
              <w:rPr>
                <w:bCs/>
                <w:color w:val="000000" w:themeColor="text1"/>
                <w:szCs w:val="28"/>
                <w:lang w:val="vi-VN"/>
              </w:rPr>
              <w:t>.....</w:t>
            </w:r>
            <w:r w:rsidRPr="00135D4B">
              <w:rPr>
                <w:bCs/>
                <w:color w:val="000000" w:themeColor="text1"/>
                <w:szCs w:val="28"/>
              </w:rPr>
              <w:t>....</w:t>
            </w:r>
          </w:p>
          <w:p w:rsidRPr="00135D4B" w:rsidR="00134590" w:rsidP="0014132C" w:rsidRDefault="00134590" w14:paraId="24879490" w14:textId="77777777">
            <w:pPr>
              <w:ind w:firstLine="0"/>
              <w:jc w:val="center"/>
              <w:rPr>
                <w:color w:val="000000" w:themeColor="text1"/>
                <w:szCs w:val="28"/>
                <w:vertAlign w:val="superscript"/>
              </w:rPr>
            </w:pPr>
            <w:r w:rsidRPr="00135D4B">
              <w:rPr>
                <w:color w:val="000000" w:themeColor="text1"/>
                <w:szCs w:val="28"/>
                <w:lang w:val="vi-VN"/>
              </w:rPr>
              <w:t>............</w:t>
            </w:r>
            <w:r w:rsidRPr="00135D4B">
              <w:rPr>
                <w:rStyle w:val="FootnoteReference"/>
                <w:color w:val="000000" w:themeColor="text1"/>
                <w:szCs w:val="28"/>
                <w:lang w:val="vi-VN"/>
              </w:rPr>
              <w:footnoteReference w:id="174"/>
            </w:r>
            <w:r w:rsidRPr="00135D4B">
              <w:rPr>
                <w:color w:val="000000" w:themeColor="text1"/>
                <w:szCs w:val="28"/>
                <w:lang w:val="vi-VN"/>
              </w:rPr>
              <w:t>...........</w:t>
            </w:r>
          </w:p>
          <w:p w:rsidRPr="00135D4B" w:rsidR="00134590" w:rsidP="0014132C" w:rsidRDefault="00134590" w14:paraId="005B1BFA" w14:textId="77777777">
            <w:pPr>
              <w:ind w:firstLine="0"/>
              <w:jc w:val="center"/>
              <w:rPr>
                <w:color w:val="000000" w:themeColor="text1"/>
                <w:szCs w:val="28"/>
                <w:vertAlign w:val="superscript"/>
              </w:rPr>
            </w:pPr>
            <w:r w:rsidRPr="00135D4B">
              <w:rPr>
                <w:color w:val="000000" w:themeColor="text1"/>
                <w:szCs w:val="28"/>
                <w:vertAlign w:val="superscript"/>
              </w:rPr>
              <w:t>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134590" w:rsidP="0014132C" w:rsidRDefault="00134590" w14:paraId="424CFA1F" w14:textId="77777777">
            <w:pPr>
              <w:ind w:firstLine="0"/>
              <w:jc w:val="center"/>
              <w:rPr>
                <w:b/>
                <w:bCs/>
                <w:color w:val="000000" w:themeColor="text1"/>
                <w:szCs w:val="28"/>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135D4B" w:rsidR="00134590" w:rsidP="0014132C" w:rsidRDefault="00134590" w14:paraId="1E2448DD" w14:textId="77777777">
            <w:pPr>
              <w:ind w:firstLine="0"/>
              <w:jc w:val="center"/>
              <w:rPr>
                <w:color w:val="000000" w:themeColor="text1"/>
                <w:szCs w:val="28"/>
              </w:rPr>
            </w:pPr>
            <w:r w:rsidRPr="00135D4B">
              <w:rPr>
                <w:color w:val="000000" w:themeColor="text1"/>
                <w:szCs w:val="28"/>
                <w:vertAlign w:val="superscript"/>
              </w:rPr>
              <w:t>____________________________________________</w:t>
            </w:r>
            <w:r w:rsidRPr="00135D4B">
              <w:rPr>
                <w:b/>
                <w:bCs/>
                <w:color w:val="000000" w:themeColor="text1"/>
                <w:szCs w:val="28"/>
                <w:lang w:val="vi-VN"/>
              </w:rPr>
              <w:br/>
            </w:r>
          </w:p>
        </w:tc>
      </w:tr>
      <w:tr w:rsidRPr="00135D4B" w:rsidR="00134590" w:rsidTr="0014132C" w14:paraId="18FE7737"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DF74DC" w:rsidR="00134590" w:rsidP="0014132C" w:rsidRDefault="00134590" w14:paraId="7484D37B" w14:textId="77777777">
            <w:pPr>
              <w:rPr>
                <w:color w:val="000000" w:themeColor="text1"/>
                <w:sz w:val="28"/>
                <w:szCs w:val="28"/>
              </w:rPr>
            </w:pPr>
            <w:r w:rsidRPr="00135D4B">
              <w:rPr>
                <w:color w:val="000000" w:themeColor="text1"/>
                <w:sz w:val="26"/>
                <w:szCs w:val="28"/>
                <w:lang w:val="vi-VN"/>
              </w:rPr>
              <w:t>Số:       /BB</w:t>
            </w:r>
            <w:r w:rsidR="00DF74DC">
              <w:rPr>
                <w:color w:val="000000" w:themeColor="text1"/>
                <w:sz w:val="26"/>
                <w:szCs w:val="28"/>
              </w:rPr>
              <w:t>-CA…</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134590" w:rsidP="0014132C" w:rsidRDefault="00134590" w14:paraId="26B215E3" w14:textId="77777777">
            <w:pPr>
              <w:ind w:firstLine="0"/>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175"/>
            </w:r>
            <w:r w:rsidRPr="00135D4B">
              <w:rPr>
                <w:i/>
                <w:color w:val="000000" w:themeColor="text1"/>
                <w:sz w:val="28"/>
                <w:szCs w:val="28"/>
              </w:rPr>
              <w:t>......., ngày .... tháng ... năm ……</w:t>
            </w:r>
          </w:p>
        </w:tc>
      </w:tr>
    </w:tbl>
    <w:p w:rsidRPr="00135D4B" w:rsidR="00134590" w:rsidP="00134590" w:rsidRDefault="00134590" w14:paraId="753032F9" w14:textId="77777777">
      <w:pPr>
        <w:pStyle w:val="BodyTextIndent3"/>
        <w:spacing w:before="60" w:after="60"/>
        <w:ind w:left="0" w:firstLine="709"/>
        <w:rPr>
          <w:bCs/>
          <w:color w:val="000000" w:themeColor="text1"/>
          <w:sz w:val="18"/>
          <w:szCs w:val="26"/>
          <w:lang w:val="vi-VN"/>
        </w:rPr>
      </w:pPr>
    </w:p>
    <w:p w:rsidRPr="00135D4B" w:rsidR="00134590" w:rsidP="00134590" w:rsidRDefault="00134590" w14:paraId="55206AEC" w14:textId="77777777">
      <w:pPr>
        <w:pStyle w:val="BodyTextIndent3"/>
        <w:spacing w:before="60" w:after="60"/>
        <w:ind w:left="0" w:firstLine="0"/>
        <w:jc w:val="center"/>
        <w:rPr>
          <w:b/>
          <w:color w:val="000000" w:themeColor="text1"/>
          <w:sz w:val="26"/>
          <w:szCs w:val="26"/>
          <w:lang w:val="vi-VN"/>
        </w:rPr>
      </w:pPr>
      <w:r w:rsidRPr="00135D4B">
        <w:rPr>
          <w:b/>
          <w:bCs/>
          <w:color w:val="000000" w:themeColor="text1"/>
          <w:sz w:val="26"/>
          <w:szCs w:val="26"/>
          <w:lang w:val="vi-VN"/>
        </w:rPr>
        <w:t>BIÊN BẢN</w:t>
      </w:r>
    </w:p>
    <w:p w:rsidRPr="00135D4B" w:rsidR="00134590" w:rsidP="00134590" w:rsidRDefault="00134590" w14:paraId="57B2D24C" w14:textId="77777777">
      <w:pPr>
        <w:spacing w:before="60" w:after="60"/>
        <w:ind w:firstLine="0"/>
        <w:jc w:val="center"/>
        <w:rPr>
          <w:b/>
          <w:color w:val="000000" w:themeColor="text1"/>
          <w:sz w:val="26"/>
          <w:szCs w:val="26"/>
          <w:lang w:val="es-MX"/>
        </w:rPr>
      </w:pPr>
      <w:r w:rsidRPr="00135D4B">
        <w:rPr>
          <w:b/>
          <w:color w:val="000000" w:themeColor="text1"/>
          <w:sz w:val="26"/>
          <w:szCs w:val="26"/>
          <w:lang w:val="es-MX"/>
        </w:rPr>
        <w:t>không viết bản tường trình</w:t>
      </w:r>
      <w:r w:rsidR="00E713C3">
        <w:rPr>
          <w:b/>
          <w:color w:val="000000" w:themeColor="text1"/>
          <w:sz w:val="26"/>
          <w:szCs w:val="26"/>
          <w:lang w:val="es-MX"/>
        </w:rPr>
        <w:t xml:space="preserve">/không có </w:t>
      </w:r>
      <w:r w:rsidRPr="00135D4B">
        <w:rPr>
          <w:b/>
          <w:color w:val="000000" w:themeColor="text1"/>
          <w:sz w:val="26"/>
          <w:szCs w:val="26"/>
          <w:lang w:val="es-MX"/>
        </w:rPr>
        <w:t xml:space="preserve">ý kiến của cha, mẹ, người giám hộ hoặc người đại diện hợp pháp về việc đề nghị áp dụng biện pháp đưa </w:t>
      </w:r>
      <w:r w:rsidRPr="00135D4B" w:rsidR="00B35EFD">
        <w:rPr>
          <w:b/>
          <w:color w:val="000000" w:themeColor="text1"/>
          <w:sz w:val="26"/>
          <w:szCs w:val="26"/>
          <w:lang w:val="es-MX"/>
        </w:rPr>
        <w:t>đi</w:t>
      </w:r>
      <w:r w:rsidRPr="00135D4B">
        <w:rPr>
          <w:b/>
          <w:color w:val="000000" w:themeColor="text1"/>
          <w:sz w:val="26"/>
          <w:szCs w:val="26"/>
          <w:lang w:val="es-MX"/>
        </w:rPr>
        <w:t xml:space="preserve"> cai nghiện bắt buộc đối với người từ đủ 12 tuổi đến dưới 18 tuổi</w:t>
      </w:r>
    </w:p>
    <w:p w:rsidRPr="00135D4B" w:rsidR="00134590" w:rsidP="00134590" w:rsidRDefault="00134590" w14:paraId="023AA367" w14:textId="77777777">
      <w:pPr>
        <w:spacing w:before="60" w:after="60"/>
        <w:ind w:firstLine="0"/>
        <w:jc w:val="center"/>
        <w:rPr>
          <w:b/>
          <w:color w:val="000000" w:themeColor="text1"/>
          <w:sz w:val="26"/>
          <w:szCs w:val="26"/>
          <w:lang w:val="es-MX"/>
        </w:rPr>
      </w:pPr>
      <w:r w:rsidRPr="00135D4B">
        <w:rPr>
          <w:color w:val="000000" w:themeColor="text1"/>
          <w:szCs w:val="28"/>
          <w:vertAlign w:val="superscript"/>
          <w:lang w:val="es-MX"/>
        </w:rPr>
        <w:t>____________________</w:t>
      </w:r>
    </w:p>
    <w:p w:rsidRPr="00135D4B" w:rsidR="00134590" w:rsidP="00134590" w:rsidRDefault="00134590" w14:paraId="1E9B4837" w14:textId="77777777">
      <w:pPr>
        <w:pStyle w:val="BodyTextIndent3"/>
        <w:spacing w:before="60" w:after="60"/>
        <w:ind w:left="0" w:firstLine="709"/>
        <w:rPr>
          <w:color w:val="000000" w:themeColor="text1"/>
          <w:sz w:val="6"/>
          <w:szCs w:val="26"/>
          <w:lang w:val="vi-VN"/>
        </w:rPr>
      </w:pPr>
    </w:p>
    <w:p w:rsidRPr="00135D4B" w:rsidR="00134590" w:rsidP="00134590" w:rsidRDefault="00134590" w14:paraId="462E1663" w14:textId="77777777">
      <w:pPr>
        <w:pStyle w:val="BodyTextIndent3"/>
        <w:spacing w:before="120"/>
        <w:ind w:left="0" w:firstLine="709"/>
        <w:rPr>
          <w:i/>
          <w:color w:val="000000" w:themeColor="text1"/>
          <w:sz w:val="26"/>
          <w:szCs w:val="26"/>
          <w:lang w:val="vi-VN"/>
        </w:rPr>
      </w:pPr>
      <w:r w:rsidRPr="00135D4B">
        <w:rPr>
          <w:i/>
          <w:color w:val="000000" w:themeColor="text1"/>
          <w:sz w:val="26"/>
          <w:szCs w:val="26"/>
          <w:lang w:val="vi-VN"/>
        </w:rPr>
        <w:t>Hôm nay, hồi.... giờ.... phút, ngày..../..../........, tại</w:t>
      </w:r>
      <w:r w:rsidRPr="00135D4B">
        <w:rPr>
          <w:i/>
          <w:color w:val="000000" w:themeColor="text1"/>
          <w:sz w:val="26"/>
          <w:szCs w:val="26"/>
          <w:lang w:val="es-MX"/>
        </w:rPr>
        <w:t xml:space="preserve"> </w:t>
      </w:r>
      <w:r w:rsidRPr="00135D4B">
        <w:rPr>
          <w:i/>
          <w:color w:val="000000" w:themeColor="text1"/>
          <w:sz w:val="26"/>
          <w:szCs w:val="26"/>
          <w:lang w:val="vi-VN"/>
        </w:rPr>
        <w:t>....................</w:t>
      </w:r>
      <w:r w:rsidRPr="00135D4B">
        <w:rPr>
          <w:rStyle w:val="FootnoteReference"/>
          <w:i/>
          <w:color w:val="000000" w:themeColor="text1"/>
          <w:sz w:val="26"/>
          <w:szCs w:val="26"/>
          <w:lang w:val="vi-VN"/>
        </w:rPr>
        <w:t xml:space="preserve"> </w:t>
      </w:r>
      <w:r w:rsidRPr="00135D4B">
        <w:rPr>
          <w:rStyle w:val="FootnoteReference"/>
          <w:i/>
          <w:color w:val="000000" w:themeColor="text1"/>
          <w:sz w:val="26"/>
          <w:szCs w:val="26"/>
          <w:lang w:val="vi-VN"/>
        </w:rPr>
        <w:footnoteReference w:id="176"/>
      </w:r>
      <w:r w:rsidRPr="00135D4B">
        <w:rPr>
          <w:i/>
          <w:color w:val="000000" w:themeColor="text1"/>
          <w:sz w:val="26"/>
          <w:szCs w:val="26"/>
          <w:lang w:val="vi-VN"/>
        </w:rPr>
        <w:t>.........................</w:t>
      </w:r>
    </w:p>
    <w:p w:rsidRPr="00135D4B" w:rsidR="00134590" w:rsidP="00134590" w:rsidRDefault="00134590" w14:paraId="711DAB7A"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color w:val="000000" w:themeColor="text1"/>
          <w:sz w:val="26"/>
          <w:szCs w:val="26"/>
          <w:lang w:val="vi-VN"/>
        </w:rPr>
        <w:t>;</w:t>
      </w:r>
    </w:p>
    <w:p w:rsidRPr="00135D4B" w:rsidR="00134590" w:rsidP="00134590" w:rsidRDefault="00134590" w14:paraId="1A486D85" w14:textId="77777777">
      <w:pPr>
        <w:spacing w:before="120" w:after="120"/>
        <w:rPr>
          <w:i/>
          <w:color w:val="000000" w:themeColor="text1"/>
          <w:spacing w:val="-4"/>
          <w:sz w:val="26"/>
          <w:szCs w:val="26"/>
          <w:lang w:val="es-MX"/>
        </w:rPr>
      </w:pPr>
      <w:r w:rsidRPr="00135D4B">
        <w:rPr>
          <w:i/>
          <w:color w:val="000000" w:themeColor="text1"/>
          <w:spacing w:val="-4"/>
          <w:sz w:val="26"/>
          <w:szCs w:val="26"/>
          <w:lang w:val="es-MX"/>
        </w:rPr>
        <w:t xml:space="preserve">Căn cứ tài liệu vi phạm quy định về </w:t>
      </w:r>
      <w:r w:rsidRPr="00135D4B" w:rsidR="00E73465">
        <w:rPr>
          <w:i/>
          <w:color w:val="000000" w:themeColor="text1"/>
          <w:spacing w:val="-4"/>
          <w:sz w:val="26"/>
          <w:szCs w:val="26"/>
          <w:lang w:val="es-MX"/>
        </w:rPr>
        <w:t>không viết bản tường trình/</w:t>
      </w:r>
      <w:r w:rsidR="00E713C3">
        <w:rPr>
          <w:i/>
          <w:color w:val="000000" w:themeColor="text1"/>
          <w:spacing w:val="-4"/>
          <w:sz w:val="26"/>
          <w:szCs w:val="26"/>
          <w:lang w:val="es-MX"/>
        </w:rPr>
        <w:t>không có</w:t>
      </w:r>
      <w:r w:rsidRPr="00135D4B" w:rsidR="00E73465">
        <w:rPr>
          <w:i/>
          <w:color w:val="000000" w:themeColor="text1"/>
          <w:spacing w:val="-4"/>
          <w:sz w:val="26"/>
          <w:szCs w:val="26"/>
          <w:lang w:val="es-MX"/>
        </w:rPr>
        <w:t xml:space="preserve"> ý kiến của cha, mẹ, người giám hộ hoặc người đại diện hợp pháp về việc đề nghị áp dụng biện pháp đưa đi cơ sở cai nghiện bắt buộc</w:t>
      </w:r>
      <w:r w:rsidRPr="00135D4B">
        <w:rPr>
          <w:i/>
          <w:color w:val="000000" w:themeColor="text1"/>
          <w:spacing w:val="-4"/>
          <w:sz w:val="26"/>
          <w:szCs w:val="26"/>
          <w:lang w:val="es-MX"/>
        </w:rPr>
        <w:t>.............................</w:t>
      </w:r>
      <w:r w:rsidRPr="00135D4B">
        <w:rPr>
          <w:rStyle w:val="FootnoteReference"/>
          <w:i/>
          <w:color w:val="000000" w:themeColor="text1"/>
          <w:spacing w:val="-4"/>
          <w:sz w:val="26"/>
          <w:szCs w:val="26"/>
          <w:lang w:val="es-MX"/>
        </w:rPr>
        <w:t xml:space="preserve"> </w:t>
      </w:r>
      <w:r w:rsidRPr="00135D4B">
        <w:rPr>
          <w:rStyle w:val="FootnoteReference"/>
          <w:i/>
          <w:color w:val="000000" w:themeColor="text1"/>
          <w:spacing w:val="-4"/>
          <w:sz w:val="26"/>
          <w:szCs w:val="26"/>
          <w:lang w:val="es-MX"/>
        </w:rPr>
        <w:footnoteReference w:id="177"/>
      </w:r>
      <w:r w:rsidRPr="00135D4B">
        <w:rPr>
          <w:i/>
          <w:color w:val="000000" w:themeColor="text1"/>
          <w:spacing w:val="-4"/>
          <w:sz w:val="26"/>
          <w:szCs w:val="26"/>
          <w:lang w:val="es-MX"/>
        </w:rPr>
        <w:t xml:space="preserve">............................ </w:t>
      </w:r>
    </w:p>
    <w:p w:rsidRPr="00135D4B" w:rsidR="00134590" w:rsidP="00134590" w:rsidRDefault="00134590" w14:paraId="679E4714" w14:textId="77777777">
      <w:pPr>
        <w:pStyle w:val="BodyTextIndent3"/>
        <w:spacing w:before="120"/>
        <w:ind w:left="0" w:firstLine="709"/>
        <w:rPr>
          <w:color w:val="000000" w:themeColor="text1"/>
          <w:sz w:val="26"/>
          <w:szCs w:val="26"/>
          <w:lang w:val="vi-VN"/>
        </w:rPr>
      </w:pPr>
      <w:r w:rsidRPr="00135D4B">
        <w:rPr>
          <w:b/>
          <w:bCs/>
          <w:color w:val="000000" w:themeColor="text1"/>
          <w:sz w:val="26"/>
          <w:szCs w:val="26"/>
          <w:lang w:val="vi-VN"/>
        </w:rPr>
        <w:t>I. Chúng tôi gồm:</w:t>
      </w:r>
    </w:p>
    <w:p w:rsidRPr="00135D4B" w:rsidR="00134590" w:rsidP="00134590" w:rsidRDefault="00134590" w14:paraId="3E19BA35" w14:textId="77777777">
      <w:pPr>
        <w:pStyle w:val="BodyTextIndent3"/>
        <w:spacing w:before="120"/>
        <w:ind w:left="0" w:firstLine="709"/>
        <w:rPr>
          <w:color w:val="000000" w:themeColor="text1"/>
          <w:sz w:val="26"/>
          <w:szCs w:val="26"/>
          <w:lang w:val="es-MX"/>
        </w:rPr>
      </w:pPr>
      <w:r w:rsidRPr="00135D4B">
        <w:rPr>
          <w:color w:val="000000" w:themeColor="text1"/>
          <w:sz w:val="26"/>
          <w:szCs w:val="26"/>
          <w:lang w:val="vi-VN"/>
        </w:rPr>
        <w:t>1. Họ và tên: ......................</w:t>
      </w:r>
      <w:r w:rsidRPr="00135D4B">
        <w:rPr>
          <w:rStyle w:val="FootnoteReference"/>
          <w:color w:val="000000" w:themeColor="text1"/>
          <w:sz w:val="26"/>
          <w:szCs w:val="26"/>
          <w:lang w:val="vi-VN"/>
        </w:rPr>
        <w:t xml:space="preserve"> </w:t>
      </w:r>
      <w:r w:rsidRPr="00135D4B">
        <w:rPr>
          <w:rStyle w:val="FootnoteReference"/>
          <w:color w:val="000000" w:themeColor="text1"/>
          <w:sz w:val="26"/>
          <w:szCs w:val="26"/>
          <w:lang w:val="vi-VN"/>
        </w:rPr>
        <w:footnoteReference w:id="178"/>
      </w:r>
      <w:r w:rsidRPr="00135D4B">
        <w:rPr>
          <w:color w:val="000000" w:themeColor="text1"/>
          <w:sz w:val="26"/>
          <w:szCs w:val="26"/>
          <w:lang w:val="vi-VN"/>
        </w:rPr>
        <w:t xml:space="preserve">............................. </w:t>
      </w:r>
    </w:p>
    <w:p w:rsidRPr="00135D4B" w:rsidR="00134590" w:rsidP="00134590" w:rsidRDefault="00134590" w14:paraId="7C096B53" w14:textId="77777777">
      <w:pPr>
        <w:pStyle w:val="BodyTextIndent3"/>
        <w:spacing w:before="120"/>
        <w:ind w:left="0" w:firstLine="709"/>
        <w:rPr>
          <w:color w:val="000000" w:themeColor="text1"/>
          <w:sz w:val="26"/>
          <w:szCs w:val="26"/>
          <w:lang w:val="es-MX"/>
        </w:rPr>
      </w:pPr>
      <w:r w:rsidRPr="00135D4B">
        <w:rPr>
          <w:color w:val="000000" w:themeColor="text1"/>
          <w:sz w:val="26"/>
          <w:szCs w:val="26"/>
          <w:lang w:val="vi-VN"/>
        </w:rPr>
        <w:t>Chức vụ: ...............................</w:t>
      </w:r>
      <w:r w:rsidRPr="00135D4B">
        <w:rPr>
          <w:color w:val="000000" w:themeColor="text1"/>
          <w:sz w:val="26"/>
          <w:szCs w:val="26"/>
          <w:lang w:val="es-MX"/>
        </w:rPr>
        <w:t>.............................................................................</w:t>
      </w:r>
    </w:p>
    <w:p w:rsidRPr="00135D4B" w:rsidR="00134590" w:rsidP="00134590" w:rsidRDefault="00134590" w14:paraId="10675AD2" w14:textId="77777777">
      <w:pPr>
        <w:pStyle w:val="BodyTextIndent3"/>
        <w:spacing w:before="120"/>
        <w:ind w:left="0" w:firstLine="709"/>
        <w:rPr>
          <w:color w:val="000000" w:themeColor="text1"/>
          <w:sz w:val="26"/>
          <w:szCs w:val="26"/>
          <w:lang w:val="es-MX"/>
        </w:rPr>
      </w:pPr>
      <w:r w:rsidRPr="00135D4B">
        <w:rPr>
          <w:color w:val="000000" w:themeColor="text1"/>
          <w:sz w:val="26"/>
          <w:szCs w:val="26"/>
          <w:lang w:val="es-MX"/>
        </w:rPr>
        <w:t>C</w:t>
      </w:r>
      <w:r w:rsidRPr="00135D4B">
        <w:rPr>
          <w:color w:val="000000" w:themeColor="text1"/>
          <w:sz w:val="26"/>
          <w:szCs w:val="26"/>
          <w:lang w:val="vi-VN"/>
        </w:rPr>
        <w:t>ơ quan: ...................................................................................................</w:t>
      </w:r>
      <w:r w:rsidRPr="00135D4B">
        <w:rPr>
          <w:color w:val="000000" w:themeColor="text1"/>
          <w:sz w:val="26"/>
          <w:szCs w:val="26"/>
          <w:lang w:val="es-MX"/>
        </w:rPr>
        <w:t>.........</w:t>
      </w:r>
    </w:p>
    <w:p w:rsidRPr="00135D4B" w:rsidR="00134590" w:rsidP="00134590" w:rsidRDefault="00134590" w14:paraId="6813F3F1"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2. Với sự chứng kiến của</w:t>
      </w:r>
      <w:r w:rsidRPr="00135D4B">
        <w:rPr>
          <w:rStyle w:val="FootnoteReference"/>
          <w:color w:val="000000" w:themeColor="text1"/>
          <w:sz w:val="26"/>
          <w:szCs w:val="26"/>
          <w:lang w:val="vi-VN"/>
        </w:rPr>
        <w:footnoteReference w:id="179"/>
      </w:r>
      <w:r w:rsidRPr="00135D4B">
        <w:rPr>
          <w:color w:val="000000" w:themeColor="text1"/>
          <w:sz w:val="26"/>
          <w:szCs w:val="26"/>
          <w:lang w:val="vi-VN"/>
        </w:rPr>
        <w:t>:</w:t>
      </w:r>
    </w:p>
    <w:p w:rsidRPr="00135D4B" w:rsidR="00134590" w:rsidP="00134590" w:rsidRDefault="00134590" w14:paraId="60825398"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Họ và tên:................................................... Nghề nghiệp: ...............................</w:t>
      </w:r>
    </w:p>
    <w:p w:rsidRPr="00135D4B" w:rsidR="00134590" w:rsidP="00134590" w:rsidRDefault="00134590" w14:paraId="02CDCF68"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Nơi ở hiện nay:......................................................................................................</w:t>
      </w:r>
    </w:p>
    <w:p w:rsidRPr="00135D4B" w:rsidR="00134590" w:rsidP="00134590" w:rsidRDefault="00134590" w14:paraId="2C9A6C73" w14:textId="77777777">
      <w:pPr>
        <w:pStyle w:val="BodyTextIndent3"/>
        <w:spacing w:before="120"/>
        <w:ind w:left="0" w:firstLine="709"/>
        <w:rPr>
          <w:color w:val="000000" w:themeColor="text1"/>
          <w:sz w:val="26"/>
          <w:szCs w:val="26"/>
          <w:lang w:val="vi-VN"/>
        </w:rPr>
      </w:pPr>
      <w:r w:rsidRPr="00135D4B">
        <w:rPr>
          <w:b/>
          <w:bCs/>
          <w:color w:val="000000" w:themeColor="text1"/>
          <w:sz w:val="26"/>
          <w:szCs w:val="26"/>
          <w:lang w:val="vi-VN"/>
        </w:rPr>
        <w:t>II Tiến hành lập biên bản vi phạm với các nội dung sau:</w:t>
      </w:r>
    </w:p>
    <w:p w:rsidRPr="00135D4B" w:rsidR="00134590" w:rsidP="00134590" w:rsidRDefault="00134590" w14:paraId="3B3F3CF0" w14:textId="77777777">
      <w:pPr>
        <w:pStyle w:val="BodyTextIndent3"/>
        <w:spacing w:before="120"/>
        <w:ind w:left="0" w:firstLine="709"/>
        <w:rPr>
          <w:color w:val="000000" w:themeColor="text1"/>
          <w:sz w:val="26"/>
          <w:szCs w:val="26"/>
          <w:lang w:val="vi-VN"/>
        </w:rPr>
      </w:pPr>
      <w:r w:rsidRPr="00135D4B">
        <w:rPr>
          <w:iCs/>
          <w:color w:val="000000" w:themeColor="text1"/>
          <w:sz w:val="26"/>
          <w:szCs w:val="26"/>
          <w:lang w:val="vi-VN"/>
        </w:rPr>
        <w:t xml:space="preserve">1. Họ và tên: </w:t>
      </w:r>
      <w:r w:rsidRPr="00135D4B">
        <w:rPr>
          <w:color w:val="000000" w:themeColor="text1"/>
          <w:sz w:val="26"/>
          <w:szCs w:val="26"/>
          <w:lang w:val="vi-VN"/>
        </w:rPr>
        <w:t>..........................</w:t>
      </w:r>
      <w:r w:rsidRPr="00135D4B">
        <w:rPr>
          <w:rStyle w:val="FootnoteReference"/>
          <w:color w:val="000000" w:themeColor="text1"/>
          <w:sz w:val="26"/>
          <w:szCs w:val="26"/>
          <w:lang w:val="vi-VN"/>
        </w:rPr>
        <w:t xml:space="preserve"> </w:t>
      </w:r>
      <w:r w:rsidRPr="00135D4B">
        <w:rPr>
          <w:rStyle w:val="FootnoteReference"/>
          <w:color w:val="000000" w:themeColor="text1"/>
          <w:sz w:val="26"/>
          <w:szCs w:val="26"/>
          <w:lang w:val="vi-VN"/>
        </w:rPr>
        <w:footnoteReference w:id="180"/>
      </w:r>
      <w:r w:rsidRPr="00135D4B">
        <w:rPr>
          <w:color w:val="000000" w:themeColor="text1"/>
          <w:sz w:val="26"/>
          <w:szCs w:val="26"/>
          <w:lang w:val="vi-VN"/>
        </w:rPr>
        <w:t>................................. Giới tính: ............................</w:t>
      </w:r>
    </w:p>
    <w:p w:rsidRPr="00135D4B" w:rsidR="00134590" w:rsidP="00134590" w:rsidRDefault="00134590" w14:paraId="0411A6C5"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 Ngày, tháng, năm sinh:..../..../........ ............... Quốc tịch: ....................................</w:t>
      </w:r>
    </w:p>
    <w:p w:rsidRPr="00135D4B" w:rsidR="00134590" w:rsidP="00134590" w:rsidRDefault="00134590" w14:paraId="34379667"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 Nghề nghiệp:... ....................................................................................................</w:t>
      </w:r>
    </w:p>
    <w:p w:rsidRPr="00135D4B" w:rsidR="00134590" w:rsidP="00134590" w:rsidRDefault="00134590" w14:paraId="5391C828" w14:textId="77777777">
      <w:pPr>
        <w:pStyle w:val="BodyTextIndent3"/>
        <w:spacing w:before="80" w:after="80"/>
        <w:ind w:left="0" w:firstLine="709"/>
        <w:rPr>
          <w:color w:val="000000" w:themeColor="text1"/>
          <w:sz w:val="26"/>
          <w:szCs w:val="26"/>
          <w:lang w:val="vi-VN"/>
        </w:rPr>
      </w:pPr>
      <w:r w:rsidRPr="00135D4B">
        <w:rPr>
          <w:color w:val="000000" w:themeColor="text1"/>
          <w:sz w:val="26"/>
          <w:szCs w:val="26"/>
          <w:lang w:val="vi-VN"/>
        </w:rPr>
        <w:t>- Nơi ở hiện tại: ......................................................................................................</w:t>
      </w:r>
    </w:p>
    <w:p w:rsidRPr="00135D4B" w:rsidR="00134590" w:rsidP="00134590" w:rsidRDefault="00134590" w14:paraId="1AB87F19" w14:textId="77777777">
      <w:pPr>
        <w:shd w:val="clear" w:color="auto" w:fill="FFFFFF"/>
        <w:spacing w:before="80" w:after="80"/>
        <w:jc w:val="left"/>
        <w:rPr>
          <w:color w:val="000000" w:themeColor="text1"/>
          <w:sz w:val="26"/>
          <w:szCs w:val="26"/>
          <w:lang w:val="vi-VN"/>
        </w:rPr>
      </w:pPr>
      <w:r w:rsidRPr="00135D4B">
        <w:rPr>
          <w:color w:val="000000" w:themeColor="text1"/>
          <w:sz w:val="26"/>
          <w:szCs w:val="26"/>
          <w:lang w:val="vi-VN"/>
        </w:rPr>
        <w:t xml:space="preserve">- Số </w:t>
      </w:r>
      <w:r w:rsidR="00553F00">
        <w:rPr>
          <w:color w:val="000000" w:themeColor="text1"/>
          <w:sz w:val="26"/>
          <w:szCs w:val="26"/>
        </w:rPr>
        <w:t>CC/</w:t>
      </w:r>
      <w:r w:rsidRPr="00135D4B">
        <w:rPr>
          <w:color w:val="000000" w:themeColor="text1"/>
          <w:sz w:val="26"/>
          <w:szCs w:val="26"/>
          <w:lang w:val="vi-VN"/>
        </w:rPr>
        <w:t>CCCD/CMND/H</w:t>
      </w:r>
      <w:r w:rsidR="00553F00">
        <w:rPr>
          <w:color w:val="000000" w:themeColor="text1"/>
          <w:sz w:val="26"/>
          <w:szCs w:val="26"/>
        </w:rPr>
        <w:t>C</w:t>
      </w:r>
      <w:r w:rsidRPr="00135D4B">
        <w:rPr>
          <w:color w:val="000000" w:themeColor="text1"/>
          <w:sz w:val="26"/>
          <w:szCs w:val="26"/>
          <w:lang w:val="vi-VN"/>
        </w:rPr>
        <w:t>: ................................. ngày cấp: ............................ nơi cấp: ...........................................................................................................................</w:t>
      </w:r>
    </w:p>
    <w:p w:rsidRPr="00135D4B" w:rsidR="00134590" w:rsidP="00134590" w:rsidRDefault="00134590" w14:paraId="32F0B062" w14:textId="77777777">
      <w:pPr>
        <w:spacing w:before="80" w:after="80"/>
        <w:rPr>
          <w:color w:val="000000" w:themeColor="text1"/>
          <w:sz w:val="26"/>
          <w:szCs w:val="26"/>
          <w:lang w:val="vi-VN"/>
        </w:rPr>
      </w:pPr>
      <w:r w:rsidRPr="00135D4B">
        <w:rPr>
          <w:color w:val="000000" w:themeColor="text1"/>
          <w:sz w:val="26"/>
          <w:szCs w:val="26"/>
          <w:lang w:val="vi-VN"/>
        </w:rPr>
        <w:t xml:space="preserve">2. </w:t>
      </w:r>
      <w:r w:rsidRPr="00135D4B">
        <w:rPr>
          <w:color w:val="000000" w:themeColor="text1"/>
          <w:sz w:val="26"/>
          <w:szCs w:val="26"/>
          <w:lang w:val="es-MX"/>
        </w:rPr>
        <w:t>Họ và tên của cha/mẹ/người giám hộ/người đại diện hợp pháp: ...........</w:t>
      </w:r>
      <w:r w:rsidRPr="00135D4B">
        <w:rPr>
          <w:rStyle w:val="FootnoteReference"/>
          <w:color w:val="000000" w:themeColor="text1"/>
          <w:sz w:val="26"/>
          <w:szCs w:val="26"/>
          <w:lang w:val="es-MX"/>
        </w:rPr>
        <w:t xml:space="preserve"> </w:t>
      </w:r>
      <w:r w:rsidRPr="00135D4B">
        <w:rPr>
          <w:rStyle w:val="FootnoteReference"/>
          <w:color w:val="000000" w:themeColor="text1"/>
          <w:sz w:val="26"/>
          <w:szCs w:val="26"/>
          <w:lang w:val="es-MX"/>
        </w:rPr>
        <w:footnoteReference w:id="181"/>
      </w:r>
      <w:r w:rsidRPr="00135D4B">
        <w:rPr>
          <w:color w:val="000000" w:themeColor="text1"/>
          <w:sz w:val="26"/>
          <w:szCs w:val="26"/>
          <w:lang w:val="es-MX"/>
        </w:rPr>
        <w:t>......</w:t>
      </w:r>
      <w:r w:rsidRPr="00135D4B">
        <w:rPr>
          <w:color w:val="000000" w:themeColor="text1"/>
          <w:sz w:val="26"/>
          <w:szCs w:val="26"/>
          <w:lang w:val="vi-VN"/>
        </w:rPr>
        <w:t>.............................................................................................................................</w:t>
      </w:r>
    </w:p>
    <w:p w:rsidRPr="00135D4B" w:rsidR="00134590" w:rsidP="00134590" w:rsidRDefault="00134590" w14:paraId="56AB7252" w14:textId="77777777">
      <w:pPr>
        <w:pStyle w:val="BodyTextIndent3"/>
        <w:spacing w:before="80" w:after="80"/>
        <w:ind w:left="0" w:firstLine="709"/>
        <w:rPr>
          <w:color w:val="000000" w:themeColor="text1"/>
          <w:sz w:val="26"/>
          <w:szCs w:val="26"/>
        </w:rPr>
      </w:pPr>
      <w:r w:rsidRPr="00135D4B">
        <w:rPr>
          <w:color w:val="000000" w:themeColor="text1"/>
          <w:sz w:val="26"/>
          <w:szCs w:val="26"/>
          <w:lang w:val="vi-VN"/>
        </w:rPr>
        <w:t>3. Đã có các hành vi vi phạm: ...........................</w:t>
      </w:r>
      <w:r w:rsidRPr="00135D4B">
        <w:rPr>
          <w:rStyle w:val="FootnoteReference"/>
          <w:color w:val="000000" w:themeColor="text1"/>
          <w:sz w:val="26"/>
          <w:szCs w:val="26"/>
          <w:lang w:val="vi-VN"/>
        </w:rPr>
        <w:t xml:space="preserve"> </w:t>
      </w:r>
      <w:r w:rsidRPr="00135D4B">
        <w:rPr>
          <w:rStyle w:val="FootnoteReference"/>
          <w:color w:val="000000" w:themeColor="text1"/>
          <w:sz w:val="26"/>
          <w:szCs w:val="26"/>
          <w:lang w:val="vi-VN"/>
        </w:rPr>
        <w:footnoteReference w:id="182"/>
      </w:r>
      <w:r w:rsidRPr="00135D4B">
        <w:rPr>
          <w:color w:val="000000" w:themeColor="text1"/>
          <w:sz w:val="26"/>
          <w:szCs w:val="26"/>
          <w:lang w:val="vi-VN"/>
        </w:rPr>
        <w:t>................................</w:t>
      </w:r>
      <w:r w:rsidRPr="00135D4B">
        <w:rPr>
          <w:color w:val="000000" w:themeColor="text1"/>
          <w:sz w:val="26"/>
          <w:szCs w:val="26"/>
        </w:rPr>
        <w:t>..................</w:t>
      </w:r>
    </w:p>
    <w:p w:rsidRPr="00135D4B" w:rsidR="00134590" w:rsidP="00134590" w:rsidRDefault="00553F00" w14:paraId="0A4DA203" w14:textId="77777777">
      <w:pPr>
        <w:spacing w:before="60" w:after="60"/>
        <w:rPr>
          <w:iCs/>
          <w:color w:val="000000" w:themeColor="text1"/>
          <w:sz w:val="26"/>
          <w:szCs w:val="26"/>
          <w:lang w:val="pt-BR"/>
        </w:rPr>
      </w:pPr>
      <w:r>
        <w:rPr>
          <w:iCs/>
          <w:color w:val="000000" w:themeColor="text1"/>
          <w:sz w:val="26"/>
          <w:szCs w:val="26"/>
          <w:lang w:val="pt-BR"/>
        </w:rPr>
        <w:t xml:space="preserve">tại </w:t>
      </w:r>
      <w:r w:rsidRPr="00135D4B" w:rsidR="00134590">
        <w:rPr>
          <w:iCs/>
          <w:color w:val="000000" w:themeColor="text1"/>
          <w:sz w:val="26"/>
          <w:szCs w:val="26"/>
          <w:lang w:val="pt-BR"/>
        </w:rPr>
        <w:t>Nghị định số ...../2026/NĐ-CP ngày .... tháng .... năm 2026 của Chính phủ quy định và hướng dẫn thi hành Luật Phòng, chống ma túy</w:t>
      </w:r>
      <w:r w:rsidRPr="00135D4B" w:rsidR="00134590">
        <w:rPr>
          <w:iCs/>
          <w:color w:val="000000" w:themeColor="text1"/>
          <w:sz w:val="26"/>
          <w:szCs w:val="26"/>
          <w:lang w:val="vi-VN"/>
        </w:rPr>
        <w:t>;</w:t>
      </w:r>
    </w:p>
    <w:p w:rsidRPr="00135D4B" w:rsidR="00134590" w:rsidP="00134590" w:rsidRDefault="00553F00" w14:paraId="5F4D07FB" w14:textId="77777777">
      <w:pPr>
        <w:pStyle w:val="BodyTextIndent3"/>
        <w:spacing w:before="80" w:after="80"/>
        <w:ind w:left="0" w:firstLine="709"/>
        <w:rPr>
          <w:color w:val="000000" w:themeColor="text1"/>
          <w:sz w:val="26"/>
          <w:szCs w:val="26"/>
          <w:lang w:val="vi-VN"/>
        </w:rPr>
      </w:pPr>
      <w:r>
        <w:rPr>
          <w:color w:val="000000" w:themeColor="text1"/>
          <w:sz w:val="26"/>
          <w:szCs w:val="26"/>
        </w:rPr>
        <w:t>4</w:t>
      </w:r>
      <w:r w:rsidRPr="00135D4B" w:rsidR="00134590">
        <w:rPr>
          <w:color w:val="000000" w:themeColor="text1"/>
          <w:sz w:val="26"/>
          <w:szCs w:val="26"/>
          <w:lang w:val="vi-VN"/>
        </w:rPr>
        <w:t xml:space="preserve">. Ý kiến của cá nhân vi </w:t>
      </w:r>
      <w:proofErr w:type="gramStart"/>
      <w:r w:rsidRPr="00135D4B" w:rsidR="00134590">
        <w:rPr>
          <w:color w:val="000000" w:themeColor="text1"/>
          <w:sz w:val="26"/>
          <w:szCs w:val="26"/>
          <w:lang w:val="vi-VN"/>
        </w:rPr>
        <w:t>phạm:...............................................................</w:t>
      </w:r>
      <w:proofErr w:type="gramEnd"/>
    </w:p>
    <w:p w:rsidRPr="00135D4B" w:rsidR="00134590" w:rsidP="00134590" w:rsidRDefault="00134590" w14:paraId="29381F8C" w14:textId="77777777">
      <w:pPr>
        <w:pStyle w:val="BodyTextIndent3"/>
        <w:spacing w:before="80" w:after="80"/>
        <w:ind w:left="0" w:firstLine="709"/>
        <w:rPr>
          <w:color w:val="000000" w:themeColor="text1"/>
          <w:sz w:val="26"/>
          <w:szCs w:val="26"/>
          <w:lang w:val="vi-VN"/>
        </w:rPr>
      </w:pPr>
      <w:r w:rsidRPr="00135D4B">
        <w:rPr>
          <w:color w:val="000000" w:themeColor="text1"/>
          <w:sz w:val="26"/>
          <w:szCs w:val="26"/>
          <w:lang w:val="vi-VN"/>
        </w:rPr>
        <w:t>Biên bản lập xong hồi.... giờ.... phút, ngày......../....../.........., gồm........ tờ, được lập thành........... bản có nội dung và giá trị như nhau; đã đọc lại cho những người có tên nêu trên cùng nghe, công nhận là đúng và cùng ký tên dưới đây; giao cho ông (bà)........................................................ là cá nhân vi phạm 01 bản, 01 bản lưu hồ sơ.</w:t>
      </w:r>
    </w:p>
    <w:p w:rsidR="00134590" w:rsidP="00553F00" w:rsidRDefault="00134590" w14:paraId="691EFEE5" w14:textId="77777777">
      <w:pPr>
        <w:pStyle w:val="BodyTextIndent3"/>
        <w:spacing w:before="80" w:after="80"/>
        <w:ind w:left="0" w:firstLine="709"/>
        <w:rPr>
          <w:color w:val="000000" w:themeColor="text1"/>
          <w:sz w:val="26"/>
          <w:szCs w:val="26"/>
        </w:rPr>
      </w:pPr>
      <w:r w:rsidRPr="00553F00">
        <w:rPr>
          <w:color w:val="000000" w:themeColor="text1"/>
          <w:sz w:val="26"/>
          <w:szCs w:val="26"/>
          <w:lang w:val="vi-VN"/>
        </w:rPr>
        <w:t>Trường hợp không ký biên bản</w:t>
      </w:r>
      <w:r w:rsidRPr="00553F00" w:rsidR="00553F00">
        <w:rPr>
          <w:color w:val="000000" w:themeColor="text1"/>
          <w:sz w:val="26"/>
          <w:szCs w:val="26"/>
        </w:rPr>
        <w:t>,</w:t>
      </w:r>
      <w:r w:rsidR="00553F00">
        <w:rPr>
          <w:color w:val="000000" w:themeColor="text1"/>
          <w:sz w:val="26"/>
          <w:szCs w:val="26"/>
        </w:rPr>
        <w:t xml:space="preserve"> l</w:t>
      </w:r>
      <w:r w:rsidRPr="00135D4B">
        <w:rPr>
          <w:color w:val="000000" w:themeColor="text1"/>
          <w:sz w:val="26"/>
          <w:szCs w:val="26"/>
          <w:lang w:val="vi-VN"/>
        </w:rPr>
        <w:t>ý do:</w:t>
      </w:r>
      <w:r w:rsidR="00553F00">
        <w:rPr>
          <w:color w:val="000000" w:themeColor="text1"/>
          <w:sz w:val="26"/>
          <w:szCs w:val="26"/>
        </w:rPr>
        <w:t xml:space="preserve"> </w:t>
      </w:r>
      <w:r w:rsidR="00841251">
        <w:rPr>
          <w:color w:val="000000" w:themeColor="text1"/>
          <w:sz w:val="26"/>
          <w:szCs w:val="26"/>
        </w:rPr>
        <w:t>……………………………………………</w:t>
      </w:r>
    </w:p>
    <w:p w:rsidRPr="00553F00" w:rsidR="00841251" w:rsidP="00553F00" w:rsidRDefault="00841251" w14:paraId="65258A81" w14:textId="77777777">
      <w:pPr>
        <w:pStyle w:val="BodyTextIndent3"/>
        <w:spacing w:before="80" w:after="80"/>
        <w:ind w:left="0" w:firstLine="709"/>
        <w:rPr>
          <w:color w:val="000000" w:themeColor="text1"/>
          <w:sz w:val="26"/>
          <w:szCs w:val="26"/>
          <w:lang w:val="vi-VN"/>
        </w:rPr>
      </w:pPr>
      <w:r>
        <w:rPr>
          <w:color w:val="000000" w:themeColor="text1"/>
          <w:sz w:val="26"/>
          <w:szCs w:val="26"/>
        </w:rPr>
        <w:t>……………………………………………………………………………………</w:t>
      </w:r>
    </w:p>
    <w:p w:rsidRPr="00553F00" w:rsidR="00553F00" w:rsidP="00134590" w:rsidRDefault="00553F00" w14:paraId="6C3F659B" w14:textId="77777777">
      <w:pPr>
        <w:pStyle w:val="BodyTextIndent3"/>
        <w:spacing w:before="80" w:after="80"/>
        <w:ind w:left="0" w:firstLine="709"/>
        <w:rPr>
          <w:color w:val="000000" w:themeColor="text1"/>
          <w:sz w:val="26"/>
          <w:szCs w:val="26"/>
        </w:rPr>
      </w:pPr>
    </w:p>
    <w:tbl>
      <w:tblPr>
        <w:tblW w:w="9229" w:type="dxa"/>
        <w:tblCellSpacing w:w="0" w:type="dxa"/>
        <w:tblBorders>
          <w:top w:val="dotted" w:color="D3D3D3" w:sz="6" w:space="0"/>
          <w:left w:val="dotted" w:color="D3D3D3" w:sz="6" w:space="0"/>
          <w:bottom w:val="dotted" w:color="D3D3D3" w:sz="6" w:space="0"/>
          <w:right w:val="dotted" w:color="D3D3D3" w:sz="6" w:space="0"/>
        </w:tblBorders>
        <w:tblCellMar>
          <w:left w:w="0" w:type="dxa"/>
          <w:right w:w="0" w:type="dxa"/>
        </w:tblCellMar>
        <w:tblLook w:val="04A0" w:firstRow="1" w:lastRow="0" w:firstColumn="1" w:lastColumn="0" w:noHBand="0" w:noVBand="1"/>
      </w:tblPr>
      <w:tblGrid>
        <w:gridCol w:w="3843"/>
        <w:gridCol w:w="5386"/>
      </w:tblGrid>
      <w:tr w:rsidRPr="00135D4B" w:rsidR="00135D4B" w:rsidTr="0014132C" w14:paraId="37594C3C" w14:textId="77777777">
        <w:trPr>
          <w:tblCellSpacing w:w="0" w:type="dxa"/>
        </w:trPr>
        <w:tc>
          <w:tcPr>
            <w:tcW w:w="3843" w:type="dxa"/>
            <w:tcBorders>
              <w:top w:val="dotted" w:color="D3D3D3" w:sz="6" w:space="0"/>
              <w:left w:val="dotted" w:color="D3D3D3" w:sz="6" w:space="0"/>
              <w:bottom w:val="dotted" w:color="D3D3D3" w:sz="6" w:space="0"/>
              <w:right w:val="dotted" w:color="D3D3D3" w:sz="6" w:space="0"/>
            </w:tcBorders>
            <w:hideMark/>
          </w:tcPr>
          <w:p w:rsidRPr="00135D4B" w:rsidR="00134590" w:rsidP="0014132C" w:rsidRDefault="00134590" w14:paraId="5729D6FB" w14:textId="77777777">
            <w:pPr>
              <w:pStyle w:val="BodyTextIndent3"/>
              <w:spacing w:before="120"/>
              <w:ind w:left="0" w:hanging="24"/>
              <w:jc w:val="center"/>
              <w:rPr>
                <w:i/>
                <w:iCs/>
                <w:color w:val="000000" w:themeColor="text1"/>
                <w:sz w:val="24"/>
                <w:szCs w:val="26"/>
                <w:lang w:val="vi-VN"/>
              </w:rPr>
            </w:pPr>
            <w:r w:rsidRPr="00135D4B">
              <w:rPr>
                <w:b/>
                <w:bCs/>
                <w:color w:val="000000" w:themeColor="text1"/>
                <w:sz w:val="24"/>
                <w:szCs w:val="26"/>
                <w:lang w:val="vi-VN"/>
              </w:rPr>
              <w:t xml:space="preserve">CÁ NHÂN VI PHẠM </w:t>
            </w:r>
            <w:r w:rsidRPr="00135D4B">
              <w:rPr>
                <w:b/>
                <w:bCs/>
                <w:color w:val="000000" w:themeColor="text1"/>
                <w:sz w:val="24"/>
                <w:szCs w:val="26"/>
                <w:lang w:val="vi-VN"/>
              </w:rPr>
              <w:br/>
            </w:r>
            <w:r w:rsidRPr="00135D4B">
              <w:rPr>
                <w:i/>
                <w:iCs/>
                <w:color w:val="000000" w:themeColor="text1"/>
                <w:sz w:val="24"/>
                <w:szCs w:val="26"/>
                <w:lang w:val="vi-VN"/>
              </w:rPr>
              <w:t>(Ký, ghi rõ họ và tên)</w:t>
            </w:r>
          </w:p>
          <w:p w:rsidR="00134590" w:rsidP="0014132C" w:rsidRDefault="00134590" w14:paraId="7B2935C5" w14:textId="77777777">
            <w:pPr>
              <w:pStyle w:val="BodyTextIndent3"/>
              <w:spacing w:before="120"/>
              <w:ind w:left="0" w:hanging="24"/>
              <w:jc w:val="center"/>
              <w:rPr>
                <w:i/>
                <w:iCs/>
                <w:color w:val="000000" w:themeColor="text1"/>
                <w:sz w:val="24"/>
                <w:szCs w:val="26"/>
              </w:rPr>
            </w:pPr>
          </w:p>
          <w:p w:rsidRPr="00553F00" w:rsidR="00553F00" w:rsidP="0014132C" w:rsidRDefault="00553F00" w14:paraId="7700B78E" w14:textId="77777777">
            <w:pPr>
              <w:pStyle w:val="BodyTextIndent3"/>
              <w:spacing w:before="120"/>
              <w:ind w:left="0" w:hanging="24"/>
              <w:jc w:val="center"/>
              <w:rPr>
                <w:i/>
                <w:iCs/>
                <w:color w:val="000000" w:themeColor="text1"/>
                <w:sz w:val="24"/>
                <w:szCs w:val="26"/>
              </w:rPr>
            </w:pPr>
          </w:p>
          <w:p w:rsidRPr="00135D4B" w:rsidR="00134590" w:rsidP="0014132C" w:rsidRDefault="00134590" w14:paraId="718EBF7D" w14:textId="77777777">
            <w:pPr>
              <w:pStyle w:val="BodyTextIndent3"/>
              <w:spacing w:before="120"/>
              <w:ind w:left="0" w:hanging="24"/>
              <w:rPr>
                <w:color w:val="000000" w:themeColor="text1"/>
                <w:sz w:val="24"/>
                <w:szCs w:val="26"/>
                <w:lang w:val="vi-VN"/>
              </w:rPr>
            </w:pPr>
          </w:p>
        </w:tc>
        <w:tc>
          <w:tcPr>
            <w:tcW w:w="5386" w:type="dxa"/>
            <w:tcBorders>
              <w:top w:val="dotted" w:color="D3D3D3" w:sz="6" w:space="0"/>
              <w:left w:val="dotted" w:color="D3D3D3" w:sz="6" w:space="0"/>
              <w:bottom w:val="dotted" w:color="D3D3D3" w:sz="6" w:space="0"/>
              <w:right w:val="dotted" w:color="D3D3D3" w:sz="6" w:space="0"/>
            </w:tcBorders>
            <w:hideMark/>
          </w:tcPr>
          <w:p w:rsidRPr="00135D4B" w:rsidR="00134590" w:rsidP="0014132C" w:rsidRDefault="00134590" w14:paraId="0C5516D3" w14:textId="77777777">
            <w:pPr>
              <w:pStyle w:val="BodyTextIndent3"/>
              <w:spacing w:before="120"/>
              <w:ind w:left="0" w:hanging="24"/>
              <w:jc w:val="center"/>
              <w:rPr>
                <w:color w:val="000000" w:themeColor="text1"/>
                <w:sz w:val="24"/>
                <w:szCs w:val="26"/>
                <w:lang w:val="vi-VN"/>
              </w:rPr>
            </w:pPr>
            <w:r w:rsidRPr="00135D4B">
              <w:rPr>
                <w:b/>
                <w:bCs/>
                <w:color w:val="000000" w:themeColor="text1"/>
                <w:sz w:val="24"/>
                <w:szCs w:val="26"/>
                <w:lang w:val="vi-VN"/>
              </w:rPr>
              <w:t>NGƯỜI LẬP BIÊN BẢN</w:t>
            </w:r>
            <w:r w:rsidRPr="00135D4B">
              <w:rPr>
                <w:color w:val="000000" w:themeColor="text1"/>
                <w:sz w:val="24"/>
                <w:szCs w:val="26"/>
                <w:lang w:val="vi-VN"/>
              </w:rPr>
              <w:br/>
            </w:r>
            <w:r w:rsidRPr="00135D4B">
              <w:rPr>
                <w:i/>
                <w:iCs/>
                <w:color w:val="000000" w:themeColor="text1"/>
                <w:sz w:val="24"/>
                <w:szCs w:val="26"/>
                <w:lang w:val="vi-VN"/>
              </w:rPr>
              <w:t>(Ký, ghi rõ chức vụ, họ và tên)</w:t>
            </w:r>
          </w:p>
        </w:tc>
      </w:tr>
      <w:tr w:rsidRPr="00135D4B" w:rsidR="00134590" w:rsidTr="0014132C" w14:paraId="13732153" w14:textId="77777777">
        <w:trPr>
          <w:tblCellSpacing w:w="0" w:type="dxa"/>
        </w:trPr>
        <w:tc>
          <w:tcPr>
            <w:tcW w:w="3843" w:type="dxa"/>
            <w:tcBorders>
              <w:top w:val="dotted" w:color="D3D3D3" w:sz="6" w:space="0"/>
              <w:left w:val="dotted" w:color="D3D3D3" w:sz="6" w:space="0"/>
              <w:bottom w:val="dotted" w:color="D3D3D3" w:sz="6" w:space="0"/>
              <w:right w:val="dotted" w:color="D3D3D3" w:sz="6" w:space="0"/>
            </w:tcBorders>
            <w:hideMark/>
          </w:tcPr>
          <w:p w:rsidRPr="00135D4B" w:rsidR="00134590" w:rsidP="0014132C" w:rsidRDefault="00134590" w14:paraId="77CE5A62" w14:textId="77777777">
            <w:pPr>
              <w:pStyle w:val="BodyTextIndent3"/>
              <w:spacing w:before="120"/>
              <w:ind w:left="0" w:hanging="24"/>
              <w:jc w:val="center"/>
              <w:rPr>
                <w:color w:val="000000" w:themeColor="text1"/>
                <w:sz w:val="24"/>
                <w:szCs w:val="26"/>
                <w:lang w:val="vi-VN"/>
              </w:rPr>
            </w:pPr>
            <w:r w:rsidRPr="00135D4B">
              <w:rPr>
                <w:b/>
                <w:bCs/>
                <w:color w:val="000000" w:themeColor="text1"/>
                <w:sz w:val="24"/>
                <w:szCs w:val="26"/>
                <w:lang w:val="vi-VN"/>
              </w:rPr>
              <w:t>NGƯỜI CHỨNG KIẾN</w:t>
            </w:r>
            <w:r w:rsidRPr="00135D4B">
              <w:rPr>
                <w:color w:val="000000" w:themeColor="text1"/>
                <w:sz w:val="24"/>
                <w:szCs w:val="26"/>
                <w:lang w:val="vi-VN"/>
              </w:rPr>
              <w:br/>
            </w:r>
            <w:r w:rsidRPr="00135D4B">
              <w:rPr>
                <w:i/>
                <w:iCs/>
                <w:color w:val="000000" w:themeColor="text1"/>
                <w:sz w:val="24"/>
                <w:szCs w:val="26"/>
                <w:lang w:val="vi-VN"/>
              </w:rPr>
              <w:t>(Ký, ghi rõ họ và tên)</w:t>
            </w:r>
          </w:p>
        </w:tc>
        <w:tc>
          <w:tcPr>
            <w:tcW w:w="5386" w:type="dxa"/>
            <w:tcBorders>
              <w:top w:val="dotted" w:color="D3D3D3" w:sz="6" w:space="0"/>
              <w:left w:val="dotted" w:color="D3D3D3" w:sz="6" w:space="0"/>
              <w:bottom w:val="dotted" w:color="D3D3D3" w:sz="6" w:space="0"/>
              <w:right w:val="dotted" w:color="D3D3D3" w:sz="6" w:space="0"/>
            </w:tcBorders>
            <w:hideMark/>
          </w:tcPr>
          <w:p w:rsidRPr="00135D4B" w:rsidR="00134590" w:rsidP="0014132C" w:rsidRDefault="00134590" w14:paraId="426E5178" w14:textId="77777777">
            <w:pPr>
              <w:pStyle w:val="BodyTextIndent3"/>
              <w:spacing w:before="120"/>
              <w:ind w:left="0" w:hanging="24"/>
              <w:jc w:val="center"/>
              <w:rPr>
                <w:b/>
                <w:bCs/>
                <w:color w:val="000000" w:themeColor="text1"/>
                <w:sz w:val="24"/>
                <w:szCs w:val="26"/>
              </w:rPr>
            </w:pPr>
            <w:r w:rsidRPr="00135D4B">
              <w:rPr>
                <w:b/>
                <w:bCs/>
                <w:color w:val="000000" w:themeColor="text1"/>
                <w:sz w:val="24"/>
                <w:szCs w:val="26"/>
                <w:lang w:val="vi-VN"/>
              </w:rPr>
              <w:t xml:space="preserve">ĐẠI DIỆN </w:t>
            </w:r>
            <w:r w:rsidRPr="00135D4B">
              <w:rPr>
                <w:b/>
                <w:bCs/>
                <w:color w:val="000000" w:themeColor="text1"/>
                <w:sz w:val="24"/>
                <w:szCs w:val="26"/>
              </w:rPr>
              <w:t>CÔNG AN CẤP XÃ</w:t>
            </w:r>
          </w:p>
          <w:p w:rsidRPr="00135D4B" w:rsidR="00134590" w:rsidP="0014132C" w:rsidRDefault="00134590" w14:paraId="1D3849C7" w14:textId="77777777">
            <w:pPr>
              <w:pStyle w:val="BodyTextIndent3"/>
              <w:spacing w:before="120"/>
              <w:ind w:left="0" w:hanging="24"/>
              <w:jc w:val="center"/>
              <w:rPr>
                <w:color w:val="000000" w:themeColor="text1"/>
                <w:sz w:val="24"/>
                <w:szCs w:val="26"/>
                <w:lang w:val="vi-VN"/>
              </w:rPr>
            </w:pPr>
            <w:r w:rsidRPr="00135D4B">
              <w:rPr>
                <w:i/>
                <w:iCs/>
                <w:color w:val="000000" w:themeColor="text1"/>
                <w:sz w:val="24"/>
                <w:szCs w:val="26"/>
                <w:lang w:val="vi-VN"/>
              </w:rPr>
              <w:t>(Ký, ghi rõ chức vụ, họ và tên, đóng dấu)</w:t>
            </w:r>
          </w:p>
        </w:tc>
      </w:tr>
    </w:tbl>
    <w:p w:rsidRPr="00135D4B" w:rsidR="00134590" w:rsidP="00134590" w:rsidRDefault="00134590" w14:paraId="42D23250" w14:textId="77777777">
      <w:pPr>
        <w:ind w:firstLine="0"/>
        <w:rPr>
          <w:b/>
          <w:color w:val="000000" w:themeColor="text1"/>
          <w:sz w:val="25"/>
          <w:szCs w:val="25"/>
          <w:lang w:val="vi-VN"/>
        </w:rPr>
      </w:pPr>
    </w:p>
    <w:p w:rsidRPr="00135D4B" w:rsidR="00134590" w:rsidP="00134590" w:rsidRDefault="00134590" w14:paraId="14E0F3A4" w14:textId="77777777">
      <w:pPr>
        <w:ind w:firstLine="0"/>
        <w:rPr>
          <w:b/>
          <w:color w:val="000000" w:themeColor="text1"/>
          <w:sz w:val="25"/>
          <w:szCs w:val="25"/>
          <w:lang w:val="vi-VN"/>
        </w:rPr>
      </w:pPr>
    </w:p>
    <w:p w:rsidRPr="00135D4B" w:rsidR="00134590" w:rsidP="00134590" w:rsidRDefault="00134590" w14:paraId="14EFA67C" w14:textId="77777777">
      <w:pPr>
        <w:ind w:firstLine="0"/>
        <w:rPr>
          <w:b/>
          <w:color w:val="000000" w:themeColor="text1"/>
          <w:sz w:val="25"/>
          <w:szCs w:val="25"/>
          <w:lang w:val="vi-VN"/>
        </w:rPr>
      </w:pPr>
    </w:p>
    <w:p w:rsidRPr="00135D4B" w:rsidR="00134590" w:rsidP="00134590" w:rsidRDefault="00134590" w14:paraId="48D29699" w14:textId="77777777">
      <w:pPr>
        <w:ind w:firstLine="0"/>
        <w:rPr>
          <w:b/>
          <w:color w:val="000000" w:themeColor="text1"/>
          <w:sz w:val="25"/>
          <w:szCs w:val="25"/>
        </w:rPr>
      </w:pPr>
    </w:p>
    <w:p w:rsidRPr="00135D4B" w:rsidR="003457A8" w:rsidP="00134590" w:rsidRDefault="003457A8" w14:paraId="51E84439" w14:textId="77777777">
      <w:pPr>
        <w:ind w:firstLine="0"/>
        <w:rPr>
          <w:b/>
          <w:color w:val="000000" w:themeColor="text1"/>
          <w:sz w:val="25"/>
          <w:szCs w:val="25"/>
        </w:rPr>
      </w:pPr>
    </w:p>
    <w:p w:rsidRPr="00135D4B" w:rsidR="003457A8" w:rsidP="00134590" w:rsidRDefault="003457A8" w14:paraId="568E13F9" w14:textId="77777777">
      <w:pPr>
        <w:ind w:firstLine="0"/>
        <w:rPr>
          <w:b/>
          <w:color w:val="000000" w:themeColor="text1"/>
          <w:sz w:val="25"/>
          <w:szCs w:val="25"/>
        </w:rPr>
      </w:pPr>
    </w:p>
    <w:p w:rsidRPr="00135D4B" w:rsidR="00E73465" w:rsidP="00134590" w:rsidRDefault="00E73465" w14:paraId="23A12C6C" w14:textId="77777777">
      <w:pPr>
        <w:ind w:firstLine="0"/>
        <w:rPr>
          <w:b/>
          <w:color w:val="000000" w:themeColor="text1"/>
          <w:sz w:val="25"/>
          <w:szCs w:val="25"/>
        </w:rPr>
      </w:pPr>
    </w:p>
    <w:p w:rsidRPr="00135D4B" w:rsidR="00134590" w:rsidP="00134590" w:rsidRDefault="00134590" w14:paraId="7931F376" w14:textId="77777777">
      <w:pPr>
        <w:rPr>
          <w:b/>
          <w:color w:val="000000" w:themeColor="text1"/>
          <w:sz w:val="25"/>
          <w:szCs w:val="25"/>
          <w:lang w:val="sv-SE"/>
        </w:rPr>
      </w:pPr>
    </w:p>
    <w:p w:rsidR="00553F00" w:rsidRDefault="00553F00" w14:paraId="0C55F9F8"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500079" w:rsidP="00DE661D" w:rsidRDefault="00500079" w14:paraId="59635B8F" w14:textId="448A29A5">
      <w:pPr>
        <w:jc w:val="right"/>
        <w:rPr>
          <w:b/>
          <w:color w:val="000000" w:themeColor="text1"/>
          <w:sz w:val="25"/>
          <w:szCs w:val="25"/>
        </w:rPr>
      </w:pPr>
      <w:r w:rsidRPr="00135D4B">
        <w:rPr>
          <w:b/>
          <w:color w:val="000000" w:themeColor="text1"/>
          <w:sz w:val="25"/>
          <w:szCs w:val="25"/>
          <w:lang w:val="vi-VN"/>
        </w:rPr>
        <w:t xml:space="preserve">Mẫu số </w:t>
      </w:r>
      <w:r w:rsidR="00DF4D88">
        <w:rPr>
          <w:b/>
          <w:color w:val="000000" w:themeColor="text1"/>
          <w:sz w:val="25"/>
          <w:szCs w:val="25"/>
        </w:rPr>
        <w:t>41</w:t>
      </w:r>
    </w:p>
    <w:p w:rsidRPr="00135D4B" w:rsidR="00500079" w:rsidP="00500079" w:rsidRDefault="00500079" w14:paraId="53BC6D31"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tblGrid>
      <w:tr w:rsidRPr="00135D4B" w:rsidR="00135D4B" w:rsidTr="0014132C" w14:paraId="2FEFCFE6" w14:textId="77777777">
        <w:tc>
          <w:tcPr>
            <w:tcW w:w="3544" w:type="dxa"/>
            <w:tcBorders>
              <w:top w:val="nil"/>
              <w:left w:val="nil"/>
              <w:bottom w:val="nil"/>
              <w:right w:val="nil"/>
              <w:tl2br w:val="nil"/>
              <w:tr2bl w:val="nil"/>
            </w:tcBorders>
            <w:tcMar>
              <w:top w:w="0" w:type="dxa"/>
              <w:left w:w="108" w:type="dxa"/>
              <w:bottom w:w="0" w:type="dxa"/>
              <w:right w:w="108" w:type="dxa"/>
            </w:tcMar>
          </w:tcPr>
          <w:p w:rsidRPr="00135D4B" w:rsidR="00500079" w:rsidP="0014132C" w:rsidRDefault="00500079" w14:paraId="7EB5CE62" w14:textId="77777777">
            <w:pPr>
              <w:ind w:firstLine="0"/>
              <w:jc w:val="center"/>
              <w:rPr>
                <w:bCs/>
                <w:color w:val="000000" w:themeColor="text1"/>
                <w:szCs w:val="28"/>
              </w:rPr>
            </w:pPr>
            <w:r w:rsidRPr="00135D4B">
              <w:rPr>
                <w:bCs/>
                <w:color w:val="000000" w:themeColor="text1"/>
                <w:szCs w:val="28"/>
              </w:rPr>
              <w:t xml:space="preserve">CÔNG AN </w:t>
            </w:r>
            <w:r w:rsidRPr="00135D4B">
              <w:rPr>
                <w:bCs/>
                <w:color w:val="000000" w:themeColor="text1"/>
                <w:szCs w:val="28"/>
                <w:lang w:val="vi-VN"/>
              </w:rPr>
              <w:t>.......</w:t>
            </w:r>
            <w:r w:rsidRPr="00135D4B">
              <w:rPr>
                <w:rStyle w:val="FootnoteReference"/>
                <w:bCs/>
                <w:color w:val="000000" w:themeColor="text1"/>
                <w:szCs w:val="28"/>
                <w:lang w:val="vi-VN"/>
              </w:rPr>
              <w:footnoteReference w:id="183"/>
            </w:r>
            <w:r w:rsidRPr="00135D4B">
              <w:rPr>
                <w:bCs/>
                <w:color w:val="000000" w:themeColor="text1"/>
                <w:szCs w:val="28"/>
                <w:lang w:val="vi-VN"/>
              </w:rPr>
              <w:t>.....</w:t>
            </w:r>
            <w:r w:rsidRPr="00135D4B">
              <w:rPr>
                <w:bCs/>
                <w:color w:val="000000" w:themeColor="text1"/>
                <w:szCs w:val="28"/>
              </w:rPr>
              <w:t>....</w:t>
            </w:r>
          </w:p>
          <w:p w:rsidRPr="00135D4B" w:rsidR="00500079" w:rsidP="0014132C" w:rsidRDefault="00500079" w14:paraId="1FBB80C9" w14:textId="77777777">
            <w:pPr>
              <w:ind w:firstLine="0"/>
              <w:jc w:val="center"/>
              <w:rPr>
                <w:color w:val="000000" w:themeColor="text1"/>
                <w:szCs w:val="28"/>
                <w:vertAlign w:val="superscript"/>
              </w:rPr>
            </w:pPr>
            <w:r w:rsidRPr="00135D4B">
              <w:rPr>
                <w:color w:val="000000" w:themeColor="text1"/>
                <w:szCs w:val="28"/>
                <w:lang w:val="vi-VN"/>
              </w:rPr>
              <w:t>............</w:t>
            </w:r>
            <w:r w:rsidRPr="00135D4B">
              <w:rPr>
                <w:rStyle w:val="FootnoteReference"/>
                <w:color w:val="000000" w:themeColor="text1"/>
                <w:szCs w:val="28"/>
                <w:lang w:val="vi-VN"/>
              </w:rPr>
              <w:footnoteReference w:id="184"/>
            </w:r>
            <w:r w:rsidRPr="00135D4B">
              <w:rPr>
                <w:color w:val="000000" w:themeColor="text1"/>
                <w:szCs w:val="28"/>
                <w:lang w:val="vi-VN"/>
              </w:rPr>
              <w:t>...........</w:t>
            </w:r>
          </w:p>
          <w:p w:rsidRPr="00135D4B" w:rsidR="00500079" w:rsidP="0014132C" w:rsidRDefault="00500079" w14:paraId="77486A2B" w14:textId="77777777">
            <w:pPr>
              <w:ind w:firstLine="0"/>
              <w:jc w:val="center"/>
              <w:rPr>
                <w:color w:val="000000" w:themeColor="text1"/>
                <w:szCs w:val="28"/>
                <w:vertAlign w:val="superscript"/>
              </w:rPr>
            </w:pPr>
            <w:r w:rsidRPr="00135D4B">
              <w:rPr>
                <w:color w:val="000000" w:themeColor="text1"/>
                <w:szCs w:val="28"/>
                <w:vertAlign w:val="superscript"/>
              </w:rPr>
              <w:t>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500079" w:rsidP="0014132C" w:rsidRDefault="00500079" w14:paraId="301DFAF1" w14:textId="77777777">
            <w:pPr>
              <w:ind w:firstLine="0"/>
              <w:jc w:val="center"/>
              <w:rPr>
                <w:b/>
                <w:bCs/>
                <w:color w:val="000000" w:themeColor="text1"/>
                <w:szCs w:val="28"/>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135D4B" w:rsidR="00500079" w:rsidP="0014132C" w:rsidRDefault="00500079" w14:paraId="0930CB31" w14:textId="77777777">
            <w:pPr>
              <w:ind w:firstLine="0"/>
              <w:jc w:val="center"/>
              <w:rPr>
                <w:color w:val="000000" w:themeColor="text1"/>
                <w:szCs w:val="28"/>
              </w:rPr>
            </w:pPr>
            <w:r w:rsidRPr="00135D4B">
              <w:rPr>
                <w:color w:val="000000" w:themeColor="text1"/>
                <w:szCs w:val="28"/>
                <w:vertAlign w:val="superscript"/>
              </w:rPr>
              <w:t>____________________________________________</w:t>
            </w:r>
            <w:r w:rsidRPr="00135D4B">
              <w:rPr>
                <w:b/>
                <w:bCs/>
                <w:color w:val="000000" w:themeColor="text1"/>
                <w:szCs w:val="28"/>
                <w:lang w:val="vi-VN"/>
              </w:rPr>
              <w:br/>
            </w:r>
          </w:p>
        </w:tc>
      </w:tr>
      <w:tr w:rsidRPr="00135D4B" w:rsidR="00500079" w:rsidTr="0014132C" w14:paraId="1FC42632"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DF74DC" w:rsidR="00500079" w:rsidP="0014132C" w:rsidRDefault="00500079" w14:paraId="1E076DC5" w14:textId="77777777">
            <w:pPr>
              <w:rPr>
                <w:color w:val="000000" w:themeColor="text1"/>
                <w:sz w:val="28"/>
                <w:szCs w:val="28"/>
              </w:rPr>
            </w:pPr>
            <w:r w:rsidRPr="00135D4B">
              <w:rPr>
                <w:color w:val="000000" w:themeColor="text1"/>
                <w:sz w:val="26"/>
                <w:szCs w:val="28"/>
                <w:lang w:val="vi-VN"/>
              </w:rPr>
              <w:t>Số:       /BB</w:t>
            </w:r>
            <w:r w:rsidR="00DF74DC">
              <w:rPr>
                <w:color w:val="000000" w:themeColor="text1"/>
                <w:sz w:val="26"/>
                <w:szCs w:val="28"/>
              </w:rPr>
              <w:t>-CA…</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500079" w:rsidP="0014132C" w:rsidRDefault="00500079" w14:paraId="1E0ACF6C" w14:textId="77777777">
            <w:pPr>
              <w:ind w:firstLine="0"/>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185"/>
            </w:r>
            <w:r w:rsidRPr="00135D4B">
              <w:rPr>
                <w:i/>
                <w:color w:val="000000" w:themeColor="text1"/>
                <w:sz w:val="28"/>
                <w:szCs w:val="28"/>
              </w:rPr>
              <w:t>......., ngày .... tháng ... năm ……</w:t>
            </w:r>
          </w:p>
        </w:tc>
      </w:tr>
    </w:tbl>
    <w:p w:rsidRPr="00135D4B" w:rsidR="00500079" w:rsidP="00500079" w:rsidRDefault="00500079" w14:paraId="42FA1C56" w14:textId="77777777">
      <w:pPr>
        <w:pStyle w:val="BodyTextIndent3"/>
        <w:spacing w:before="60" w:after="60"/>
        <w:ind w:left="0" w:firstLine="709"/>
        <w:rPr>
          <w:bCs/>
          <w:color w:val="000000" w:themeColor="text1"/>
          <w:sz w:val="18"/>
          <w:szCs w:val="26"/>
          <w:lang w:val="vi-VN"/>
        </w:rPr>
      </w:pPr>
    </w:p>
    <w:p w:rsidRPr="00135D4B" w:rsidR="00500079" w:rsidP="00500079" w:rsidRDefault="00500079" w14:paraId="101DF6B9" w14:textId="77777777">
      <w:pPr>
        <w:pStyle w:val="BodyTextIndent3"/>
        <w:spacing w:before="60" w:after="60"/>
        <w:ind w:left="0" w:firstLine="0"/>
        <w:jc w:val="center"/>
        <w:rPr>
          <w:b/>
          <w:color w:val="000000" w:themeColor="text1"/>
          <w:sz w:val="26"/>
          <w:szCs w:val="26"/>
          <w:lang w:val="vi-VN"/>
        </w:rPr>
      </w:pPr>
      <w:r w:rsidRPr="00135D4B">
        <w:rPr>
          <w:b/>
          <w:bCs/>
          <w:color w:val="000000" w:themeColor="text1"/>
          <w:sz w:val="26"/>
          <w:szCs w:val="26"/>
          <w:lang w:val="vi-VN"/>
        </w:rPr>
        <w:t>BIÊN BẢN</w:t>
      </w:r>
    </w:p>
    <w:p w:rsidRPr="00135D4B" w:rsidR="00500079" w:rsidP="00500079" w:rsidRDefault="00500079" w14:paraId="688EC4C3" w14:textId="77777777">
      <w:pPr>
        <w:spacing w:before="60" w:after="60"/>
        <w:ind w:firstLine="0"/>
        <w:jc w:val="center"/>
        <w:rPr>
          <w:b/>
          <w:color w:val="000000" w:themeColor="text1"/>
          <w:sz w:val="26"/>
          <w:szCs w:val="26"/>
          <w:lang w:val="es-MX"/>
        </w:rPr>
      </w:pPr>
      <w:r w:rsidRPr="00135D4B">
        <w:rPr>
          <w:b/>
          <w:color w:val="000000" w:themeColor="text1"/>
          <w:sz w:val="26"/>
          <w:szCs w:val="26"/>
          <w:lang w:val="es-MX"/>
        </w:rPr>
        <w:t>Xác nhận không nhận thông báo đọc hồ sơ đề nghị áp dụng biện pháp đưa đi cai nghiện bắt buộc đối với người từ đủ 12 tuổi đến dưới 18 tuổi</w:t>
      </w:r>
    </w:p>
    <w:p w:rsidRPr="00135D4B" w:rsidR="00500079" w:rsidP="00500079" w:rsidRDefault="00500079" w14:paraId="481F5776" w14:textId="77777777">
      <w:pPr>
        <w:spacing w:before="60" w:after="60"/>
        <w:ind w:firstLine="0"/>
        <w:jc w:val="center"/>
        <w:rPr>
          <w:b/>
          <w:color w:val="000000" w:themeColor="text1"/>
          <w:sz w:val="26"/>
          <w:szCs w:val="26"/>
          <w:lang w:val="es-MX"/>
        </w:rPr>
      </w:pPr>
      <w:r w:rsidRPr="00135D4B">
        <w:rPr>
          <w:color w:val="000000" w:themeColor="text1"/>
          <w:szCs w:val="28"/>
          <w:vertAlign w:val="superscript"/>
          <w:lang w:val="es-MX"/>
        </w:rPr>
        <w:t>____________________</w:t>
      </w:r>
    </w:p>
    <w:p w:rsidRPr="00135D4B" w:rsidR="00500079" w:rsidP="00500079" w:rsidRDefault="00500079" w14:paraId="756B35E9" w14:textId="77777777">
      <w:pPr>
        <w:pStyle w:val="BodyTextIndent3"/>
        <w:spacing w:before="60" w:after="60"/>
        <w:ind w:left="0" w:firstLine="709"/>
        <w:rPr>
          <w:color w:val="000000" w:themeColor="text1"/>
          <w:sz w:val="6"/>
          <w:szCs w:val="26"/>
          <w:lang w:val="vi-VN"/>
        </w:rPr>
      </w:pPr>
    </w:p>
    <w:p w:rsidRPr="00135D4B" w:rsidR="00500079" w:rsidP="00500079" w:rsidRDefault="00500079" w14:paraId="2D002900" w14:textId="77777777">
      <w:pPr>
        <w:pStyle w:val="BodyTextIndent3"/>
        <w:spacing w:before="120"/>
        <w:ind w:left="0" w:firstLine="709"/>
        <w:rPr>
          <w:i/>
          <w:color w:val="000000" w:themeColor="text1"/>
          <w:sz w:val="26"/>
          <w:szCs w:val="26"/>
          <w:lang w:val="vi-VN"/>
        </w:rPr>
      </w:pPr>
      <w:r w:rsidRPr="00135D4B">
        <w:rPr>
          <w:i/>
          <w:color w:val="000000" w:themeColor="text1"/>
          <w:sz w:val="26"/>
          <w:szCs w:val="26"/>
          <w:lang w:val="vi-VN"/>
        </w:rPr>
        <w:t>Hôm nay, hồi.... giờ.... phút, ngày..../..../........, tại</w:t>
      </w:r>
      <w:r w:rsidRPr="00135D4B">
        <w:rPr>
          <w:i/>
          <w:color w:val="000000" w:themeColor="text1"/>
          <w:sz w:val="26"/>
          <w:szCs w:val="26"/>
          <w:lang w:val="es-MX"/>
        </w:rPr>
        <w:t xml:space="preserve"> </w:t>
      </w:r>
      <w:r w:rsidRPr="00135D4B">
        <w:rPr>
          <w:i/>
          <w:color w:val="000000" w:themeColor="text1"/>
          <w:sz w:val="26"/>
          <w:szCs w:val="26"/>
          <w:lang w:val="vi-VN"/>
        </w:rPr>
        <w:t>....................</w:t>
      </w:r>
      <w:r w:rsidRPr="00135D4B">
        <w:rPr>
          <w:rStyle w:val="FootnoteReference"/>
          <w:i/>
          <w:color w:val="000000" w:themeColor="text1"/>
          <w:sz w:val="26"/>
          <w:szCs w:val="26"/>
          <w:lang w:val="vi-VN"/>
        </w:rPr>
        <w:t xml:space="preserve"> </w:t>
      </w:r>
      <w:r w:rsidRPr="00135D4B">
        <w:rPr>
          <w:rStyle w:val="FootnoteReference"/>
          <w:i/>
          <w:color w:val="000000" w:themeColor="text1"/>
          <w:sz w:val="26"/>
          <w:szCs w:val="26"/>
          <w:lang w:val="vi-VN"/>
        </w:rPr>
        <w:footnoteReference w:id="186"/>
      </w:r>
      <w:r w:rsidRPr="00135D4B">
        <w:rPr>
          <w:i/>
          <w:color w:val="000000" w:themeColor="text1"/>
          <w:sz w:val="26"/>
          <w:szCs w:val="26"/>
          <w:lang w:val="vi-VN"/>
        </w:rPr>
        <w:t>.........................</w:t>
      </w:r>
    </w:p>
    <w:p w:rsidRPr="00135D4B" w:rsidR="00500079" w:rsidP="00500079" w:rsidRDefault="00500079" w14:paraId="7A31BA7D"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color w:val="000000" w:themeColor="text1"/>
          <w:sz w:val="26"/>
          <w:szCs w:val="26"/>
          <w:lang w:val="vi-VN"/>
        </w:rPr>
        <w:t>;</w:t>
      </w:r>
    </w:p>
    <w:p w:rsidRPr="00135D4B" w:rsidR="00500079" w:rsidP="00500079" w:rsidRDefault="00500079" w14:paraId="60CC5747" w14:textId="77777777">
      <w:pPr>
        <w:spacing w:before="120" w:after="120"/>
        <w:rPr>
          <w:i/>
          <w:color w:val="000000" w:themeColor="text1"/>
          <w:spacing w:val="-4"/>
          <w:sz w:val="26"/>
          <w:szCs w:val="26"/>
          <w:lang w:val="es-MX"/>
        </w:rPr>
      </w:pPr>
      <w:r w:rsidRPr="00135D4B">
        <w:rPr>
          <w:i/>
          <w:color w:val="000000" w:themeColor="text1"/>
          <w:spacing w:val="-4"/>
          <w:sz w:val="26"/>
          <w:szCs w:val="26"/>
          <w:lang w:val="es-MX"/>
        </w:rPr>
        <w:t xml:space="preserve">Căn cứ tài liệu vi phạm quy định </w:t>
      </w:r>
      <w:r w:rsidRPr="00135D4B" w:rsidR="00E73465">
        <w:rPr>
          <w:i/>
          <w:color w:val="000000" w:themeColor="text1"/>
          <w:spacing w:val="-4"/>
          <w:sz w:val="26"/>
          <w:szCs w:val="26"/>
          <w:lang w:val="es-MX"/>
        </w:rPr>
        <w:t>về không nhận thông báo đọc hồ sơ của người bị đề ng hị áp dụng biện pháp đưa đi cai nghiện bắt buộc</w:t>
      </w:r>
      <w:r w:rsidRPr="00135D4B">
        <w:rPr>
          <w:i/>
          <w:color w:val="000000" w:themeColor="text1"/>
          <w:spacing w:val="-4"/>
          <w:sz w:val="26"/>
          <w:szCs w:val="26"/>
          <w:lang w:val="es-MX"/>
        </w:rPr>
        <w:t>.............................</w:t>
      </w:r>
      <w:r w:rsidRPr="00135D4B">
        <w:rPr>
          <w:rStyle w:val="FootnoteReference"/>
          <w:i/>
          <w:color w:val="000000" w:themeColor="text1"/>
          <w:spacing w:val="-4"/>
          <w:sz w:val="26"/>
          <w:szCs w:val="26"/>
          <w:lang w:val="es-MX"/>
        </w:rPr>
        <w:t xml:space="preserve"> </w:t>
      </w:r>
      <w:r w:rsidRPr="00135D4B">
        <w:rPr>
          <w:rStyle w:val="FootnoteReference"/>
          <w:i/>
          <w:color w:val="000000" w:themeColor="text1"/>
          <w:spacing w:val="-4"/>
          <w:sz w:val="26"/>
          <w:szCs w:val="26"/>
          <w:lang w:val="es-MX"/>
        </w:rPr>
        <w:footnoteReference w:id="187"/>
      </w:r>
      <w:r w:rsidRPr="00135D4B">
        <w:rPr>
          <w:i/>
          <w:color w:val="000000" w:themeColor="text1"/>
          <w:spacing w:val="-4"/>
          <w:sz w:val="26"/>
          <w:szCs w:val="26"/>
          <w:lang w:val="es-MX"/>
        </w:rPr>
        <w:t xml:space="preserve">............................ </w:t>
      </w:r>
    </w:p>
    <w:p w:rsidRPr="00135D4B" w:rsidR="00500079" w:rsidP="00500079" w:rsidRDefault="00500079" w14:paraId="1A3D2107" w14:textId="77777777">
      <w:pPr>
        <w:pStyle w:val="BodyTextIndent3"/>
        <w:spacing w:before="120"/>
        <w:ind w:left="0" w:firstLine="709"/>
        <w:rPr>
          <w:color w:val="000000" w:themeColor="text1"/>
          <w:sz w:val="26"/>
          <w:szCs w:val="26"/>
          <w:lang w:val="vi-VN"/>
        </w:rPr>
      </w:pPr>
      <w:r w:rsidRPr="00135D4B">
        <w:rPr>
          <w:b/>
          <w:bCs/>
          <w:color w:val="000000" w:themeColor="text1"/>
          <w:sz w:val="26"/>
          <w:szCs w:val="26"/>
          <w:lang w:val="vi-VN"/>
        </w:rPr>
        <w:t>I. Chúng tôi gồm:</w:t>
      </w:r>
    </w:p>
    <w:p w:rsidRPr="00135D4B" w:rsidR="00500079" w:rsidP="00500079" w:rsidRDefault="00500079" w14:paraId="3628C20A" w14:textId="77777777">
      <w:pPr>
        <w:pStyle w:val="BodyTextIndent3"/>
        <w:spacing w:before="120"/>
        <w:ind w:left="0" w:firstLine="709"/>
        <w:rPr>
          <w:color w:val="000000" w:themeColor="text1"/>
          <w:sz w:val="26"/>
          <w:szCs w:val="26"/>
          <w:lang w:val="es-MX"/>
        </w:rPr>
      </w:pPr>
      <w:r w:rsidRPr="00135D4B">
        <w:rPr>
          <w:color w:val="000000" w:themeColor="text1"/>
          <w:sz w:val="26"/>
          <w:szCs w:val="26"/>
          <w:lang w:val="vi-VN"/>
        </w:rPr>
        <w:t>1. Họ và tên: ......................</w:t>
      </w:r>
      <w:r w:rsidRPr="00135D4B">
        <w:rPr>
          <w:rStyle w:val="FootnoteReference"/>
          <w:color w:val="000000" w:themeColor="text1"/>
          <w:sz w:val="26"/>
          <w:szCs w:val="26"/>
          <w:lang w:val="vi-VN"/>
        </w:rPr>
        <w:t xml:space="preserve"> </w:t>
      </w:r>
      <w:r w:rsidRPr="00135D4B">
        <w:rPr>
          <w:rStyle w:val="FootnoteReference"/>
          <w:color w:val="000000" w:themeColor="text1"/>
          <w:sz w:val="26"/>
          <w:szCs w:val="26"/>
          <w:lang w:val="vi-VN"/>
        </w:rPr>
        <w:footnoteReference w:id="188"/>
      </w:r>
      <w:r w:rsidRPr="00135D4B">
        <w:rPr>
          <w:color w:val="000000" w:themeColor="text1"/>
          <w:sz w:val="26"/>
          <w:szCs w:val="26"/>
          <w:lang w:val="vi-VN"/>
        </w:rPr>
        <w:t xml:space="preserve">............................. </w:t>
      </w:r>
    </w:p>
    <w:p w:rsidRPr="00135D4B" w:rsidR="00500079" w:rsidP="00500079" w:rsidRDefault="00500079" w14:paraId="54A8D1D3" w14:textId="77777777">
      <w:pPr>
        <w:pStyle w:val="BodyTextIndent3"/>
        <w:spacing w:before="120"/>
        <w:ind w:left="0" w:firstLine="709"/>
        <w:rPr>
          <w:color w:val="000000" w:themeColor="text1"/>
          <w:sz w:val="26"/>
          <w:szCs w:val="26"/>
          <w:lang w:val="es-MX"/>
        </w:rPr>
      </w:pPr>
      <w:r w:rsidRPr="00135D4B">
        <w:rPr>
          <w:color w:val="000000" w:themeColor="text1"/>
          <w:sz w:val="26"/>
          <w:szCs w:val="26"/>
          <w:lang w:val="vi-VN"/>
        </w:rPr>
        <w:t>Chức vụ: ...............................</w:t>
      </w:r>
      <w:r w:rsidRPr="00135D4B">
        <w:rPr>
          <w:color w:val="000000" w:themeColor="text1"/>
          <w:sz w:val="26"/>
          <w:szCs w:val="26"/>
          <w:lang w:val="es-MX"/>
        </w:rPr>
        <w:t>.............................................................................</w:t>
      </w:r>
    </w:p>
    <w:p w:rsidRPr="00135D4B" w:rsidR="00500079" w:rsidP="00500079" w:rsidRDefault="00500079" w14:paraId="6B865D79" w14:textId="77777777">
      <w:pPr>
        <w:pStyle w:val="BodyTextIndent3"/>
        <w:spacing w:before="120"/>
        <w:ind w:left="0" w:firstLine="709"/>
        <w:rPr>
          <w:color w:val="000000" w:themeColor="text1"/>
          <w:sz w:val="26"/>
          <w:szCs w:val="26"/>
          <w:lang w:val="es-MX"/>
        </w:rPr>
      </w:pPr>
      <w:r w:rsidRPr="00135D4B">
        <w:rPr>
          <w:color w:val="000000" w:themeColor="text1"/>
          <w:sz w:val="26"/>
          <w:szCs w:val="26"/>
          <w:lang w:val="es-MX"/>
        </w:rPr>
        <w:t>C</w:t>
      </w:r>
      <w:r w:rsidRPr="00135D4B">
        <w:rPr>
          <w:color w:val="000000" w:themeColor="text1"/>
          <w:sz w:val="26"/>
          <w:szCs w:val="26"/>
          <w:lang w:val="vi-VN"/>
        </w:rPr>
        <w:t>ơ quan: ...................................................................................................</w:t>
      </w:r>
      <w:r w:rsidRPr="00135D4B">
        <w:rPr>
          <w:color w:val="000000" w:themeColor="text1"/>
          <w:sz w:val="26"/>
          <w:szCs w:val="26"/>
          <w:lang w:val="es-MX"/>
        </w:rPr>
        <w:t>.........</w:t>
      </w:r>
    </w:p>
    <w:p w:rsidRPr="00135D4B" w:rsidR="00500079" w:rsidP="00500079" w:rsidRDefault="00500079" w14:paraId="1CBCD249"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2. Với sự chứng kiến của</w:t>
      </w:r>
      <w:r w:rsidRPr="00135D4B">
        <w:rPr>
          <w:rStyle w:val="FootnoteReference"/>
          <w:color w:val="000000" w:themeColor="text1"/>
          <w:sz w:val="26"/>
          <w:szCs w:val="26"/>
          <w:lang w:val="vi-VN"/>
        </w:rPr>
        <w:footnoteReference w:id="189"/>
      </w:r>
      <w:r w:rsidRPr="00135D4B">
        <w:rPr>
          <w:color w:val="000000" w:themeColor="text1"/>
          <w:sz w:val="26"/>
          <w:szCs w:val="26"/>
          <w:lang w:val="vi-VN"/>
        </w:rPr>
        <w:t>:</w:t>
      </w:r>
    </w:p>
    <w:p w:rsidRPr="00135D4B" w:rsidR="00500079" w:rsidP="00500079" w:rsidRDefault="00500079" w14:paraId="12DC0095"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Họ và tên:................................................... Nghề nghiệp: ...............................</w:t>
      </w:r>
    </w:p>
    <w:p w:rsidRPr="00135D4B" w:rsidR="00500079" w:rsidP="00500079" w:rsidRDefault="00500079" w14:paraId="1D0F013D"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Nơi ở hiện nay:......................................................................................................</w:t>
      </w:r>
    </w:p>
    <w:p w:rsidRPr="00135D4B" w:rsidR="00500079" w:rsidP="00500079" w:rsidRDefault="00500079" w14:paraId="63AF41F9" w14:textId="77777777">
      <w:pPr>
        <w:pStyle w:val="BodyTextIndent3"/>
        <w:spacing w:before="120"/>
        <w:ind w:left="0" w:firstLine="709"/>
        <w:rPr>
          <w:color w:val="000000" w:themeColor="text1"/>
          <w:sz w:val="26"/>
          <w:szCs w:val="26"/>
          <w:lang w:val="vi-VN"/>
        </w:rPr>
      </w:pPr>
      <w:r w:rsidRPr="00135D4B">
        <w:rPr>
          <w:b/>
          <w:bCs/>
          <w:color w:val="000000" w:themeColor="text1"/>
          <w:sz w:val="26"/>
          <w:szCs w:val="26"/>
          <w:lang w:val="vi-VN"/>
        </w:rPr>
        <w:t>II Tiến hành lập biên bản vi phạm với các nội dung sau:</w:t>
      </w:r>
    </w:p>
    <w:p w:rsidRPr="00135D4B" w:rsidR="00500079" w:rsidP="00500079" w:rsidRDefault="00500079" w14:paraId="5582CBDE" w14:textId="77777777">
      <w:pPr>
        <w:pStyle w:val="BodyTextIndent3"/>
        <w:spacing w:before="120"/>
        <w:ind w:left="0" w:firstLine="709"/>
        <w:rPr>
          <w:color w:val="000000" w:themeColor="text1"/>
          <w:sz w:val="26"/>
          <w:szCs w:val="26"/>
          <w:lang w:val="vi-VN"/>
        </w:rPr>
      </w:pPr>
      <w:r w:rsidRPr="00135D4B">
        <w:rPr>
          <w:iCs/>
          <w:color w:val="000000" w:themeColor="text1"/>
          <w:sz w:val="26"/>
          <w:szCs w:val="26"/>
          <w:lang w:val="vi-VN"/>
        </w:rPr>
        <w:t xml:space="preserve">1. Họ và tên: </w:t>
      </w:r>
      <w:r w:rsidRPr="00135D4B">
        <w:rPr>
          <w:color w:val="000000" w:themeColor="text1"/>
          <w:sz w:val="26"/>
          <w:szCs w:val="26"/>
          <w:lang w:val="vi-VN"/>
        </w:rPr>
        <w:t>..........................</w:t>
      </w:r>
      <w:r w:rsidRPr="00135D4B">
        <w:rPr>
          <w:rStyle w:val="FootnoteReference"/>
          <w:color w:val="000000" w:themeColor="text1"/>
          <w:sz w:val="26"/>
          <w:szCs w:val="26"/>
          <w:lang w:val="vi-VN"/>
        </w:rPr>
        <w:t xml:space="preserve"> </w:t>
      </w:r>
      <w:r w:rsidRPr="00135D4B">
        <w:rPr>
          <w:rStyle w:val="FootnoteReference"/>
          <w:color w:val="000000" w:themeColor="text1"/>
          <w:sz w:val="26"/>
          <w:szCs w:val="26"/>
          <w:lang w:val="vi-VN"/>
        </w:rPr>
        <w:footnoteReference w:id="190"/>
      </w:r>
      <w:r w:rsidRPr="00135D4B">
        <w:rPr>
          <w:color w:val="000000" w:themeColor="text1"/>
          <w:sz w:val="26"/>
          <w:szCs w:val="26"/>
          <w:lang w:val="vi-VN"/>
        </w:rPr>
        <w:t>................................. Giới tính: ............................</w:t>
      </w:r>
    </w:p>
    <w:p w:rsidRPr="00135D4B" w:rsidR="00500079" w:rsidP="00500079" w:rsidRDefault="00500079" w14:paraId="15D3D865"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 Ngày, tháng, năm sinh:..../..../........ ............... Quốc tịch: ....................................</w:t>
      </w:r>
    </w:p>
    <w:p w:rsidRPr="00135D4B" w:rsidR="00500079" w:rsidP="00500079" w:rsidRDefault="00500079" w14:paraId="7B215EDF" w14:textId="77777777">
      <w:pPr>
        <w:pStyle w:val="BodyTextIndent3"/>
        <w:spacing w:before="120"/>
        <w:ind w:left="0" w:firstLine="709"/>
        <w:rPr>
          <w:color w:val="000000" w:themeColor="text1"/>
          <w:sz w:val="26"/>
          <w:szCs w:val="26"/>
          <w:lang w:val="vi-VN"/>
        </w:rPr>
      </w:pPr>
      <w:r w:rsidRPr="00135D4B">
        <w:rPr>
          <w:color w:val="000000" w:themeColor="text1"/>
          <w:sz w:val="26"/>
          <w:szCs w:val="26"/>
          <w:lang w:val="vi-VN"/>
        </w:rPr>
        <w:t>- Nghề nghiệp:... ....................................................................................................</w:t>
      </w:r>
    </w:p>
    <w:p w:rsidRPr="00135D4B" w:rsidR="00500079" w:rsidP="00500079" w:rsidRDefault="00500079" w14:paraId="4A419C74" w14:textId="77777777">
      <w:pPr>
        <w:pStyle w:val="BodyTextIndent3"/>
        <w:spacing w:before="80" w:after="80"/>
        <w:ind w:left="0" w:firstLine="709"/>
        <w:rPr>
          <w:color w:val="000000" w:themeColor="text1"/>
          <w:sz w:val="26"/>
          <w:szCs w:val="26"/>
          <w:lang w:val="vi-VN"/>
        </w:rPr>
      </w:pPr>
      <w:r w:rsidRPr="00135D4B">
        <w:rPr>
          <w:color w:val="000000" w:themeColor="text1"/>
          <w:sz w:val="26"/>
          <w:szCs w:val="26"/>
          <w:lang w:val="vi-VN"/>
        </w:rPr>
        <w:t>- Nơi ở hiện tại: ......................................................................................................</w:t>
      </w:r>
    </w:p>
    <w:p w:rsidR="0072523B" w:rsidP="00500079" w:rsidRDefault="00BD04B3" w14:paraId="521BE954" w14:textId="77777777">
      <w:pPr>
        <w:spacing w:before="80" w:after="80"/>
        <w:rPr>
          <w:color w:val="000000" w:themeColor="text1"/>
          <w:sz w:val="26"/>
          <w:szCs w:val="26"/>
        </w:rPr>
      </w:pPr>
      <w:r w:rsidRPr="00135D4B">
        <w:rPr>
          <w:color w:val="000000" w:themeColor="text1"/>
          <w:sz w:val="26"/>
          <w:szCs w:val="26"/>
          <w:lang w:val="vi-VN"/>
        </w:rPr>
        <w:t xml:space="preserve">- Số </w:t>
      </w:r>
      <w:r>
        <w:rPr>
          <w:color w:val="000000" w:themeColor="text1"/>
          <w:sz w:val="26"/>
          <w:szCs w:val="26"/>
        </w:rPr>
        <w:t>CC/</w:t>
      </w:r>
      <w:r w:rsidRPr="00135D4B">
        <w:rPr>
          <w:color w:val="000000" w:themeColor="text1"/>
          <w:sz w:val="26"/>
          <w:szCs w:val="26"/>
          <w:lang w:val="vi-VN"/>
        </w:rPr>
        <w:t>CCCD/CMND/H</w:t>
      </w:r>
      <w:r>
        <w:rPr>
          <w:color w:val="000000" w:themeColor="text1"/>
          <w:sz w:val="26"/>
          <w:szCs w:val="26"/>
        </w:rPr>
        <w:t>C</w:t>
      </w:r>
      <w:r w:rsidRPr="00135D4B">
        <w:rPr>
          <w:color w:val="000000" w:themeColor="text1"/>
          <w:sz w:val="26"/>
          <w:szCs w:val="26"/>
          <w:lang w:val="vi-VN"/>
        </w:rPr>
        <w:t>: ................................. ngày cấp: ............................</w:t>
      </w:r>
      <w:r w:rsidR="0072523B">
        <w:rPr>
          <w:color w:val="000000" w:themeColor="text1"/>
          <w:sz w:val="26"/>
          <w:szCs w:val="26"/>
        </w:rPr>
        <w:t>..</w:t>
      </w:r>
    </w:p>
    <w:p w:rsidRPr="0072523B" w:rsidR="00BD04B3" w:rsidP="00500079" w:rsidRDefault="0072523B" w14:paraId="13D31788" w14:textId="77777777">
      <w:pPr>
        <w:spacing w:before="80" w:after="80"/>
        <w:rPr>
          <w:color w:val="000000" w:themeColor="text1"/>
          <w:sz w:val="26"/>
          <w:szCs w:val="26"/>
        </w:rPr>
      </w:pPr>
      <w:r>
        <w:rPr>
          <w:color w:val="000000" w:themeColor="text1"/>
          <w:sz w:val="26"/>
          <w:szCs w:val="26"/>
        </w:rPr>
        <w:t>- Quan hệ với người bị lập hồ sơ:</w:t>
      </w:r>
      <w:r w:rsidRPr="00135D4B" w:rsidR="00BD04B3">
        <w:rPr>
          <w:color w:val="000000" w:themeColor="text1"/>
          <w:sz w:val="26"/>
          <w:szCs w:val="26"/>
          <w:lang w:val="vi-VN"/>
        </w:rPr>
        <w:t xml:space="preserve"> </w:t>
      </w:r>
      <w:r>
        <w:rPr>
          <w:color w:val="000000" w:themeColor="text1"/>
          <w:sz w:val="26"/>
          <w:szCs w:val="26"/>
        </w:rPr>
        <w:t>……………………………………………….</w:t>
      </w:r>
    </w:p>
    <w:p w:rsidRPr="0072523B" w:rsidR="00500079" w:rsidP="0072523B" w:rsidRDefault="009C3125" w14:paraId="243A71FB" w14:textId="77777777">
      <w:pPr>
        <w:pStyle w:val="BodyTextIndent3"/>
        <w:spacing w:before="80" w:after="80"/>
        <w:ind w:left="0" w:firstLine="709"/>
        <w:rPr>
          <w:color w:val="000000" w:themeColor="text1"/>
          <w:sz w:val="26"/>
          <w:szCs w:val="26"/>
        </w:rPr>
      </w:pPr>
      <w:r>
        <w:rPr>
          <w:color w:val="000000" w:themeColor="text1"/>
          <w:sz w:val="26"/>
          <w:szCs w:val="26"/>
        </w:rPr>
        <w:t>2</w:t>
      </w:r>
      <w:r w:rsidRPr="00135D4B" w:rsidR="00500079">
        <w:rPr>
          <w:color w:val="000000" w:themeColor="text1"/>
          <w:sz w:val="26"/>
          <w:szCs w:val="26"/>
          <w:lang w:val="vi-VN"/>
        </w:rPr>
        <w:t xml:space="preserve">. </w:t>
      </w:r>
      <w:r w:rsidR="0072523B">
        <w:rPr>
          <w:color w:val="000000" w:themeColor="text1"/>
          <w:sz w:val="26"/>
          <w:szCs w:val="26"/>
        </w:rPr>
        <w:t>K</w:t>
      </w:r>
      <w:r w:rsidRPr="009C3125">
        <w:rPr>
          <w:color w:val="000000" w:themeColor="text1"/>
          <w:sz w:val="26"/>
          <w:szCs w:val="26"/>
          <w:lang w:val="vi-VN"/>
        </w:rPr>
        <w:t>hông nhận thông báo đọc hồ sơ đề nghị áp dụng biện pháp đưa đi cai nghiện bắt buộc đối với người từ đủ 12 tuổi đến dưới 18 tuổi</w:t>
      </w:r>
      <w:r w:rsidR="0072523B">
        <w:rPr>
          <w:color w:val="000000" w:themeColor="text1"/>
          <w:sz w:val="26"/>
          <w:szCs w:val="26"/>
        </w:rPr>
        <w:t xml:space="preserve"> theo quy định tại </w:t>
      </w:r>
      <w:r w:rsidRPr="00135D4B" w:rsidR="00500079">
        <w:rPr>
          <w:iCs/>
          <w:color w:val="000000" w:themeColor="text1"/>
          <w:sz w:val="26"/>
          <w:szCs w:val="26"/>
          <w:lang w:val="pt-BR"/>
        </w:rPr>
        <w:t xml:space="preserve">Nghị định số </w:t>
      </w:r>
      <w:proofErr w:type="gramStart"/>
      <w:r w:rsidRPr="00135D4B" w:rsidR="00500079">
        <w:rPr>
          <w:iCs/>
          <w:color w:val="000000" w:themeColor="text1"/>
          <w:sz w:val="26"/>
          <w:szCs w:val="26"/>
          <w:lang w:val="pt-BR"/>
        </w:rPr>
        <w:t>.....</w:t>
      </w:r>
      <w:proofErr w:type="gramEnd"/>
      <w:r w:rsidRPr="00135D4B" w:rsidR="00500079">
        <w:rPr>
          <w:iCs/>
          <w:color w:val="000000" w:themeColor="text1"/>
          <w:sz w:val="26"/>
          <w:szCs w:val="26"/>
          <w:lang w:val="pt-BR"/>
        </w:rPr>
        <w:t>/2026/NĐ-CP ngày .... tháng .... năm 2026 của Chính phủ quy định và hướng dẫn thi hành Luật Phòng, chống ma túy</w:t>
      </w:r>
      <w:r w:rsidRPr="00135D4B" w:rsidR="00500079">
        <w:rPr>
          <w:iCs/>
          <w:color w:val="000000" w:themeColor="text1"/>
          <w:sz w:val="26"/>
          <w:szCs w:val="26"/>
          <w:lang w:val="vi-VN"/>
        </w:rPr>
        <w:t>;</w:t>
      </w:r>
    </w:p>
    <w:p w:rsidRPr="00135D4B" w:rsidR="0072523B" w:rsidP="00430CD2" w:rsidRDefault="0072523B" w14:paraId="71337F26" w14:textId="77777777">
      <w:pPr>
        <w:pStyle w:val="BodyTextIndent3"/>
        <w:spacing w:before="80" w:after="80"/>
        <w:ind w:left="0" w:firstLine="709"/>
        <w:rPr>
          <w:color w:val="000000" w:themeColor="text1"/>
          <w:sz w:val="26"/>
          <w:szCs w:val="26"/>
          <w:lang w:val="vi-VN"/>
        </w:rPr>
      </w:pPr>
      <w:r>
        <w:rPr>
          <w:color w:val="000000" w:themeColor="text1"/>
          <w:sz w:val="26"/>
          <w:szCs w:val="26"/>
        </w:rPr>
        <w:t>3</w:t>
      </w:r>
      <w:r w:rsidRPr="00135D4B">
        <w:rPr>
          <w:color w:val="000000" w:themeColor="text1"/>
          <w:sz w:val="26"/>
          <w:szCs w:val="26"/>
          <w:lang w:val="vi-VN"/>
        </w:rPr>
        <w:t xml:space="preserve">. Ý kiến của cá nhân vi </w:t>
      </w:r>
      <w:proofErr w:type="gramStart"/>
      <w:r w:rsidRPr="00135D4B">
        <w:rPr>
          <w:color w:val="000000" w:themeColor="text1"/>
          <w:sz w:val="26"/>
          <w:szCs w:val="26"/>
          <w:lang w:val="vi-VN"/>
        </w:rPr>
        <w:t>phạm:...............................................................</w:t>
      </w:r>
      <w:proofErr w:type="gramEnd"/>
    </w:p>
    <w:p w:rsidRPr="00135D4B" w:rsidR="0072523B" w:rsidP="00430CD2" w:rsidRDefault="0072523B" w14:paraId="5FA1D442" w14:textId="77777777">
      <w:pPr>
        <w:pStyle w:val="BodyTextIndent3"/>
        <w:spacing w:before="80" w:after="80"/>
        <w:ind w:left="0" w:firstLine="709"/>
        <w:rPr>
          <w:color w:val="000000" w:themeColor="text1"/>
          <w:sz w:val="26"/>
          <w:szCs w:val="26"/>
          <w:lang w:val="vi-VN"/>
        </w:rPr>
      </w:pPr>
      <w:r w:rsidRPr="00135D4B">
        <w:rPr>
          <w:color w:val="000000" w:themeColor="text1"/>
          <w:sz w:val="26"/>
          <w:szCs w:val="26"/>
          <w:lang w:val="vi-VN"/>
        </w:rPr>
        <w:t>Biên bản lập xong hồi.... giờ.... phút, ngày......../....../.........., gồm........ tờ, được lập thành........... bản có nội dung và giá trị như nhau; đã đọc lại cho những người có tên nêu trên cùng nghe, công nhận là đúng và cùng ký tên dưới đây; giao cho ông (bà)........................................................ là cá nhân vi phạm 01 bản, 01 bản lưu hồ sơ.</w:t>
      </w:r>
    </w:p>
    <w:p w:rsidR="0072523B" w:rsidP="00430CD2" w:rsidRDefault="0072523B" w14:paraId="5E58C0C4" w14:textId="77777777">
      <w:pPr>
        <w:pStyle w:val="BodyTextIndent3"/>
        <w:spacing w:before="80" w:after="80"/>
        <w:ind w:left="0" w:firstLine="709"/>
        <w:rPr>
          <w:color w:val="000000" w:themeColor="text1"/>
          <w:sz w:val="26"/>
          <w:szCs w:val="26"/>
        </w:rPr>
      </w:pPr>
      <w:r w:rsidRPr="00553F00">
        <w:rPr>
          <w:color w:val="000000" w:themeColor="text1"/>
          <w:sz w:val="26"/>
          <w:szCs w:val="26"/>
          <w:lang w:val="vi-VN"/>
        </w:rPr>
        <w:t>Trường hợp không ký biên bản</w:t>
      </w:r>
      <w:r w:rsidRPr="00553F00">
        <w:rPr>
          <w:color w:val="000000" w:themeColor="text1"/>
          <w:sz w:val="26"/>
          <w:szCs w:val="26"/>
        </w:rPr>
        <w:t>,</w:t>
      </w:r>
      <w:r>
        <w:rPr>
          <w:color w:val="000000" w:themeColor="text1"/>
          <w:sz w:val="26"/>
          <w:szCs w:val="26"/>
        </w:rPr>
        <w:t xml:space="preserve"> l</w:t>
      </w:r>
      <w:r w:rsidRPr="00135D4B">
        <w:rPr>
          <w:color w:val="000000" w:themeColor="text1"/>
          <w:sz w:val="26"/>
          <w:szCs w:val="26"/>
          <w:lang w:val="vi-VN"/>
        </w:rPr>
        <w:t>ý do:</w:t>
      </w:r>
      <w:r>
        <w:rPr>
          <w:color w:val="000000" w:themeColor="text1"/>
          <w:sz w:val="26"/>
          <w:szCs w:val="26"/>
        </w:rPr>
        <w:t xml:space="preserve"> ……………………………………………</w:t>
      </w:r>
    </w:p>
    <w:p w:rsidRPr="00553F00" w:rsidR="0072523B" w:rsidP="0072523B" w:rsidRDefault="0072523B" w14:paraId="0DE80269" w14:textId="77777777">
      <w:pPr>
        <w:pStyle w:val="BodyTextIndent3"/>
        <w:spacing w:before="80" w:after="80"/>
        <w:ind w:left="0" w:firstLine="709"/>
        <w:rPr>
          <w:color w:val="000000" w:themeColor="text1"/>
          <w:sz w:val="26"/>
          <w:szCs w:val="26"/>
          <w:lang w:val="vi-VN"/>
        </w:rPr>
      </w:pPr>
      <w:r>
        <w:rPr>
          <w:color w:val="000000" w:themeColor="text1"/>
          <w:sz w:val="26"/>
          <w:szCs w:val="26"/>
        </w:rPr>
        <w:t>……………………………………………………………………………………</w:t>
      </w:r>
    </w:p>
    <w:tbl>
      <w:tblPr>
        <w:tblW w:w="9229" w:type="dxa"/>
        <w:tblCellSpacing w:w="0" w:type="dxa"/>
        <w:tblBorders>
          <w:top w:val="dotted" w:color="D3D3D3" w:sz="6" w:space="0"/>
          <w:left w:val="dotted" w:color="D3D3D3" w:sz="6" w:space="0"/>
          <w:bottom w:val="dotted" w:color="D3D3D3" w:sz="6" w:space="0"/>
          <w:right w:val="dotted" w:color="D3D3D3" w:sz="6" w:space="0"/>
        </w:tblBorders>
        <w:tblCellMar>
          <w:left w:w="0" w:type="dxa"/>
          <w:right w:w="0" w:type="dxa"/>
        </w:tblCellMar>
        <w:tblLook w:val="04A0" w:firstRow="1" w:lastRow="0" w:firstColumn="1" w:lastColumn="0" w:noHBand="0" w:noVBand="1"/>
      </w:tblPr>
      <w:tblGrid>
        <w:gridCol w:w="3843"/>
        <w:gridCol w:w="5386"/>
      </w:tblGrid>
      <w:tr w:rsidRPr="00135D4B" w:rsidR="00135D4B" w:rsidTr="0014132C" w14:paraId="02F96FB4" w14:textId="77777777">
        <w:trPr>
          <w:tblCellSpacing w:w="0" w:type="dxa"/>
        </w:trPr>
        <w:tc>
          <w:tcPr>
            <w:tcW w:w="3843" w:type="dxa"/>
            <w:tcBorders>
              <w:top w:val="dotted" w:color="D3D3D3" w:sz="6" w:space="0"/>
              <w:left w:val="dotted" w:color="D3D3D3" w:sz="6" w:space="0"/>
              <w:bottom w:val="dotted" w:color="D3D3D3" w:sz="6" w:space="0"/>
              <w:right w:val="dotted" w:color="D3D3D3" w:sz="6" w:space="0"/>
            </w:tcBorders>
            <w:hideMark/>
          </w:tcPr>
          <w:p w:rsidRPr="00135D4B" w:rsidR="00500079" w:rsidP="0014132C" w:rsidRDefault="00500079" w14:paraId="18B13C81" w14:textId="77777777">
            <w:pPr>
              <w:pStyle w:val="BodyTextIndent3"/>
              <w:spacing w:before="120"/>
              <w:ind w:left="0" w:hanging="24"/>
              <w:jc w:val="center"/>
              <w:rPr>
                <w:i/>
                <w:iCs/>
                <w:color w:val="000000" w:themeColor="text1"/>
                <w:sz w:val="24"/>
                <w:szCs w:val="26"/>
                <w:lang w:val="vi-VN"/>
              </w:rPr>
            </w:pPr>
            <w:r w:rsidRPr="00135D4B">
              <w:rPr>
                <w:b/>
                <w:bCs/>
                <w:color w:val="000000" w:themeColor="text1"/>
                <w:sz w:val="24"/>
                <w:szCs w:val="26"/>
                <w:lang w:val="vi-VN"/>
              </w:rPr>
              <w:t xml:space="preserve">CÁ NHÂN VI PHẠM </w:t>
            </w:r>
            <w:r w:rsidRPr="00135D4B">
              <w:rPr>
                <w:b/>
                <w:bCs/>
                <w:color w:val="000000" w:themeColor="text1"/>
                <w:sz w:val="24"/>
                <w:szCs w:val="26"/>
                <w:lang w:val="vi-VN"/>
              </w:rPr>
              <w:br/>
            </w:r>
            <w:r w:rsidRPr="00135D4B">
              <w:rPr>
                <w:i/>
                <w:iCs/>
                <w:color w:val="000000" w:themeColor="text1"/>
                <w:sz w:val="24"/>
                <w:szCs w:val="26"/>
                <w:lang w:val="vi-VN"/>
              </w:rPr>
              <w:t>(Ký, ghi rõ họ và tên)</w:t>
            </w:r>
          </w:p>
          <w:p w:rsidR="00500079" w:rsidP="0014132C" w:rsidRDefault="00500079" w14:paraId="626AE9D7" w14:textId="77777777">
            <w:pPr>
              <w:pStyle w:val="BodyTextIndent3"/>
              <w:spacing w:before="120"/>
              <w:ind w:left="0" w:hanging="24"/>
              <w:jc w:val="center"/>
              <w:rPr>
                <w:i/>
                <w:iCs/>
                <w:color w:val="000000" w:themeColor="text1"/>
                <w:sz w:val="24"/>
                <w:szCs w:val="26"/>
              </w:rPr>
            </w:pPr>
          </w:p>
          <w:p w:rsidR="00445C34" w:rsidP="0014132C" w:rsidRDefault="00445C34" w14:paraId="3A99DA29" w14:textId="77777777">
            <w:pPr>
              <w:pStyle w:val="BodyTextIndent3"/>
              <w:spacing w:before="120"/>
              <w:ind w:left="0" w:hanging="24"/>
              <w:jc w:val="center"/>
              <w:rPr>
                <w:i/>
                <w:iCs/>
                <w:color w:val="000000" w:themeColor="text1"/>
                <w:sz w:val="24"/>
                <w:szCs w:val="26"/>
              </w:rPr>
            </w:pPr>
          </w:p>
          <w:p w:rsidRPr="00445C34" w:rsidR="00445C34" w:rsidP="0014132C" w:rsidRDefault="00445C34" w14:paraId="3B5336CE" w14:textId="77777777">
            <w:pPr>
              <w:pStyle w:val="BodyTextIndent3"/>
              <w:spacing w:before="120"/>
              <w:ind w:left="0" w:hanging="24"/>
              <w:jc w:val="center"/>
              <w:rPr>
                <w:i/>
                <w:iCs/>
                <w:color w:val="000000" w:themeColor="text1"/>
                <w:sz w:val="24"/>
                <w:szCs w:val="26"/>
              </w:rPr>
            </w:pPr>
          </w:p>
          <w:p w:rsidRPr="00135D4B" w:rsidR="00500079" w:rsidP="0014132C" w:rsidRDefault="00500079" w14:paraId="026A437F" w14:textId="77777777">
            <w:pPr>
              <w:pStyle w:val="BodyTextIndent3"/>
              <w:spacing w:before="120"/>
              <w:ind w:left="0" w:hanging="24"/>
              <w:rPr>
                <w:color w:val="000000" w:themeColor="text1"/>
                <w:sz w:val="24"/>
                <w:szCs w:val="26"/>
                <w:lang w:val="vi-VN"/>
              </w:rPr>
            </w:pPr>
          </w:p>
        </w:tc>
        <w:tc>
          <w:tcPr>
            <w:tcW w:w="5386" w:type="dxa"/>
            <w:tcBorders>
              <w:top w:val="dotted" w:color="D3D3D3" w:sz="6" w:space="0"/>
              <w:left w:val="dotted" w:color="D3D3D3" w:sz="6" w:space="0"/>
              <w:bottom w:val="dotted" w:color="D3D3D3" w:sz="6" w:space="0"/>
              <w:right w:val="dotted" w:color="D3D3D3" w:sz="6" w:space="0"/>
            </w:tcBorders>
            <w:hideMark/>
          </w:tcPr>
          <w:p w:rsidRPr="00135D4B" w:rsidR="00500079" w:rsidP="0014132C" w:rsidRDefault="00500079" w14:paraId="41AC1DA1" w14:textId="77777777">
            <w:pPr>
              <w:pStyle w:val="BodyTextIndent3"/>
              <w:spacing w:before="120"/>
              <w:ind w:left="0" w:hanging="24"/>
              <w:jc w:val="center"/>
              <w:rPr>
                <w:color w:val="000000" w:themeColor="text1"/>
                <w:sz w:val="24"/>
                <w:szCs w:val="26"/>
                <w:lang w:val="vi-VN"/>
              </w:rPr>
            </w:pPr>
            <w:r w:rsidRPr="00135D4B">
              <w:rPr>
                <w:b/>
                <w:bCs/>
                <w:color w:val="000000" w:themeColor="text1"/>
                <w:sz w:val="24"/>
                <w:szCs w:val="26"/>
                <w:lang w:val="vi-VN"/>
              </w:rPr>
              <w:t>NGƯỜI LẬP BIÊN BẢN</w:t>
            </w:r>
            <w:r w:rsidRPr="00135D4B">
              <w:rPr>
                <w:color w:val="000000" w:themeColor="text1"/>
                <w:sz w:val="24"/>
                <w:szCs w:val="26"/>
                <w:lang w:val="vi-VN"/>
              </w:rPr>
              <w:br/>
            </w:r>
            <w:r w:rsidRPr="00135D4B">
              <w:rPr>
                <w:i/>
                <w:iCs/>
                <w:color w:val="000000" w:themeColor="text1"/>
                <w:sz w:val="24"/>
                <w:szCs w:val="26"/>
                <w:lang w:val="vi-VN"/>
              </w:rPr>
              <w:t>(Ký, ghi rõ chức vụ, họ và tên)</w:t>
            </w:r>
          </w:p>
        </w:tc>
      </w:tr>
      <w:tr w:rsidRPr="00135D4B" w:rsidR="00500079" w:rsidTr="0014132C" w14:paraId="15B98E26" w14:textId="77777777">
        <w:trPr>
          <w:tblCellSpacing w:w="0" w:type="dxa"/>
        </w:trPr>
        <w:tc>
          <w:tcPr>
            <w:tcW w:w="3843" w:type="dxa"/>
            <w:tcBorders>
              <w:top w:val="dotted" w:color="D3D3D3" w:sz="6" w:space="0"/>
              <w:left w:val="dotted" w:color="D3D3D3" w:sz="6" w:space="0"/>
              <w:bottom w:val="dotted" w:color="D3D3D3" w:sz="6" w:space="0"/>
              <w:right w:val="dotted" w:color="D3D3D3" w:sz="6" w:space="0"/>
            </w:tcBorders>
            <w:hideMark/>
          </w:tcPr>
          <w:p w:rsidRPr="00135D4B" w:rsidR="00500079" w:rsidP="0014132C" w:rsidRDefault="00500079" w14:paraId="363EF813" w14:textId="77777777">
            <w:pPr>
              <w:pStyle w:val="BodyTextIndent3"/>
              <w:spacing w:before="120"/>
              <w:ind w:left="0" w:hanging="24"/>
              <w:jc w:val="center"/>
              <w:rPr>
                <w:color w:val="000000" w:themeColor="text1"/>
                <w:sz w:val="24"/>
                <w:szCs w:val="26"/>
                <w:lang w:val="vi-VN"/>
              </w:rPr>
            </w:pPr>
            <w:r w:rsidRPr="00135D4B">
              <w:rPr>
                <w:b/>
                <w:bCs/>
                <w:color w:val="000000" w:themeColor="text1"/>
                <w:sz w:val="24"/>
                <w:szCs w:val="26"/>
                <w:lang w:val="vi-VN"/>
              </w:rPr>
              <w:t>NGƯỜI CHỨNG KIẾN</w:t>
            </w:r>
            <w:r w:rsidRPr="00135D4B">
              <w:rPr>
                <w:color w:val="000000" w:themeColor="text1"/>
                <w:sz w:val="24"/>
                <w:szCs w:val="26"/>
                <w:lang w:val="vi-VN"/>
              </w:rPr>
              <w:br/>
            </w:r>
            <w:r w:rsidRPr="00135D4B">
              <w:rPr>
                <w:i/>
                <w:iCs/>
                <w:color w:val="000000" w:themeColor="text1"/>
                <w:sz w:val="24"/>
                <w:szCs w:val="26"/>
                <w:lang w:val="vi-VN"/>
              </w:rPr>
              <w:t>(Ký, ghi rõ họ và tên)</w:t>
            </w:r>
          </w:p>
        </w:tc>
        <w:tc>
          <w:tcPr>
            <w:tcW w:w="5386" w:type="dxa"/>
            <w:tcBorders>
              <w:top w:val="dotted" w:color="D3D3D3" w:sz="6" w:space="0"/>
              <w:left w:val="dotted" w:color="D3D3D3" w:sz="6" w:space="0"/>
              <w:bottom w:val="dotted" w:color="D3D3D3" w:sz="6" w:space="0"/>
              <w:right w:val="dotted" w:color="D3D3D3" w:sz="6" w:space="0"/>
            </w:tcBorders>
            <w:hideMark/>
          </w:tcPr>
          <w:p w:rsidRPr="00135D4B" w:rsidR="00500079" w:rsidP="0014132C" w:rsidRDefault="00500079" w14:paraId="28BFC6C6" w14:textId="77777777">
            <w:pPr>
              <w:pStyle w:val="BodyTextIndent3"/>
              <w:spacing w:before="120"/>
              <w:ind w:left="0" w:hanging="24"/>
              <w:jc w:val="center"/>
              <w:rPr>
                <w:b/>
                <w:bCs/>
                <w:color w:val="000000" w:themeColor="text1"/>
                <w:sz w:val="24"/>
                <w:szCs w:val="26"/>
              </w:rPr>
            </w:pPr>
            <w:r w:rsidRPr="00135D4B">
              <w:rPr>
                <w:b/>
                <w:bCs/>
                <w:color w:val="000000" w:themeColor="text1"/>
                <w:sz w:val="24"/>
                <w:szCs w:val="26"/>
                <w:lang w:val="vi-VN"/>
              </w:rPr>
              <w:t xml:space="preserve">ĐẠI DIỆN </w:t>
            </w:r>
            <w:r w:rsidRPr="00135D4B">
              <w:rPr>
                <w:b/>
                <w:bCs/>
                <w:color w:val="000000" w:themeColor="text1"/>
                <w:sz w:val="24"/>
                <w:szCs w:val="26"/>
              </w:rPr>
              <w:t>CÔNG AN CẤP XÃ</w:t>
            </w:r>
          </w:p>
          <w:p w:rsidRPr="00135D4B" w:rsidR="00500079" w:rsidP="0014132C" w:rsidRDefault="00500079" w14:paraId="60396A8D" w14:textId="77777777">
            <w:pPr>
              <w:pStyle w:val="BodyTextIndent3"/>
              <w:spacing w:before="120"/>
              <w:ind w:left="0" w:hanging="24"/>
              <w:jc w:val="center"/>
              <w:rPr>
                <w:color w:val="000000" w:themeColor="text1"/>
                <w:sz w:val="24"/>
                <w:szCs w:val="26"/>
                <w:lang w:val="vi-VN"/>
              </w:rPr>
            </w:pPr>
            <w:r w:rsidRPr="00135D4B">
              <w:rPr>
                <w:i/>
                <w:iCs/>
                <w:color w:val="000000" w:themeColor="text1"/>
                <w:sz w:val="24"/>
                <w:szCs w:val="26"/>
                <w:lang w:val="vi-VN"/>
              </w:rPr>
              <w:t>(Ký, ghi rõ chức vụ, họ và tên, đóng dấu)</w:t>
            </w:r>
          </w:p>
        </w:tc>
      </w:tr>
    </w:tbl>
    <w:p w:rsidRPr="00135D4B" w:rsidR="00500079" w:rsidP="00500079" w:rsidRDefault="00500079" w14:paraId="0A8F0300" w14:textId="77777777">
      <w:pPr>
        <w:ind w:firstLine="0"/>
        <w:rPr>
          <w:b/>
          <w:color w:val="000000" w:themeColor="text1"/>
          <w:sz w:val="25"/>
          <w:szCs w:val="25"/>
          <w:lang w:val="vi-VN"/>
        </w:rPr>
      </w:pPr>
    </w:p>
    <w:p w:rsidRPr="00135D4B" w:rsidR="00500079" w:rsidP="00500079" w:rsidRDefault="00500079" w14:paraId="2B72DD82" w14:textId="77777777">
      <w:pPr>
        <w:ind w:firstLine="0"/>
        <w:rPr>
          <w:b/>
          <w:color w:val="000000" w:themeColor="text1"/>
          <w:sz w:val="25"/>
          <w:szCs w:val="25"/>
          <w:lang w:val="vi-VN"/>
        </w:rPr>
      </w:pPr>
    </w:p>
    <w:p w:rsidRPr="00135D4B" w:rsidR="00500079" w:rsidP="005D0FD7" w:rsidRDefault="00500079" w14:paraId="70A89B24" w14:textId="77777777">
      <w:pPr>
        <w:ind w:firstLine="0"/>
        <w:rPr>
          <w:rFonts w:asciiTheme="minorHAnsi" w:hAnsiTheme="minorHAnsi"/>
          <w:b/>
          <w:color w:val="000000" w:themeColor="text1"/>
          <w:spacing w:val="-6"/>
          <w:sz w:val="25"/>
          <w:szCs w:val="25"/>
        </w:rPr>
      </w:pPr>
    </w:p>
    <w:p w:rsidRPr="00135D4B" w:rsidR="00E73465" w:rsidP="005D0FD7" w:rsidRDefault="00E73465" w14:paraId="0F54A8E5" w14:textId="77777777">
      <w:pPr>
        <w:ind w:firstLine="0"/>
        <w:rPr>
          <w:rFonts w:asciiTheme="minorHAnsi" w:hAnsiTheme="minorHAnsi"/>
          <w:b/>
          <w:color w:val="000000" w:themeColor="text1"/>
          <w:spacing w:val="-6"/>
          <w:sz w:val="25"/>
          <w:szCs w:val="25"/>
        </w:rPr>
      </w:pPr>
    </w:p>
    <w:p w:rsidRPr="00135D4B" w:rsidR="00E73465" w:rsidP="005D0FD7" w:rsidRDefault="00E73465" w14:paraId="3DE01390" w14:textId="77777777">
      <w:pPr>
        <w:ind w:firstLine="0"/>
        <w:rPr>
          <w:rFonts w:asciiTheme="minorHAnsi" w:hAnsiTheme="minorHAnsi"/>
          <w:b/>
          <w:color w:val="000000" w:themeColor="text1"/>
          <w:spacing w:val="-6"/>
          <w:sz w:val="25"/>
          <w:szCs w:val="25"/>
        </w:rPr>
      </w:pPr>
    </w:p>
    <w:p w:rsidRPr="00135D4B" w:rsidR="00E73465" w:rsidP="005D0FD7" w:rsidRDefault="00E73465" w14:paraId="585B41E5" w14:textId="77777777">
      <w:pPr>
        <w:ind w:firstLine="0"/>
        <w:rPr>
          <w:rFonts w:asciiTheme="minorHAnsi" w:hAnsiTheme="minorHAnsi"/>
          <w:b/>
          <w:color w:val="000000" w:themeColor="text1"/>
          <w:spacing w:val="-6"/>
          <w:sz w:val="25"/>
          <w:szCs w:val="25"/>
        </w:rPr>
      </w:pPr>
    </w:p>
    <w:p w:rsidRPr="00135D4B" w:rsidR="00E73465" w:rsidP="005D0FD7" w:rsidRDefault="00E73465" w14:paraId="3FFBCC14" w14:textId="77777777">
      <w:pPr>
        <w:ind w:firstLine="0"/>
        <w:rPr>
          <w:rFonts w:asciiTheme="minorHAnsi" w:hAnsiTheme="minorHAnsi"/>
          <w:b/>
          <w:color w:val="000000" w:themeColor="text1"/>
          <w:spacing w:val="-6"/>
          <w:sz w:val="25"/>
          <w:szCs w:val="25"/>
        </w:rPr>
      </w:pPr>
    </w:p>
    <w:p w:rsidRPr="00135D4B" w:rsidR="00E73465" w:rsidP="005D0FD7" w:rsidRDefault="00E73465" w14:paraId="39D0E598" w14:textId="77777777">
      <w:pPr>
        <w:ind w:firstLine="0"/>
        <w:rPr>
          <w:rFonts w:asciiTheme="minorHAnsi" w:hAnsiTheme="minorHAnsi"/>
          <w:b/>
          <w:color w:val="000000" w:themeColor="text1"/>
          <w:spacing w:val="-6"/>
          <w:sz w:val="25"/>
          <w:szCs w:val="25"/>
        </w:rPr>
      </w:pPr>
    </w:p>
    <w:p w:rsidRPr="00135D4B" w:rsidR="00E73465" w:rsidP="005D0FD7" w:rsidRDefault="00E73465" w14:paraId="1E04D941" w14:textId="77777777">
      <w:pPr>
        <w:ind w:firstLine="0"/>
        <w:rPr>
          <w:rFonts w:asciiTheme="minorHAnsi" w:hAnsiTheme="minorHAnsi"/>
          <w:b/>
          <w:color w:val="000000" w:themeColor="text1"/>
          <w:spacing w:val="-6"/>
          <w:sz w:val="25"/>
          <w:szCs w:val="25"/>
        </w:rPr>
      </w:pPr>
    </w:p>
    <w:p w:rsidRPr="00135D4B" w:rsidR="00E73465" w:rsidP="005D0FD7" w:rsidRDefault="00E73465" w14:paraId="3B0F4EB5" w14:textId="77777777">
      <w:pPr>
        <w:ind w:firstLine="0"/>
        <w:rPr>
          <w:rFonts w:asciiTheme="minorHAnsi" w:hAnsiTheme="minorHAnsi"/>
          <w:b/>
          <w:color w:val="000000" w:themeColor="text1"/>
          <w:spacing w:val="-6"/>
          <w:sz w:val="25"/>
          <w:szCs w:val="25"/>
        </w:rPr>
      </w:pPr>
    </w:p>
    <w:p w:rsidR="00445C34" w:rsidRDefault="00445C34" w14:paraId="554B4327" w14:textId="77777777">
      <w:pPr>
        <w:spacing w:after="200" w:line="276" w:lineRule="auto"/>
        <w:ind w:firstLine="0"/>
        <w:jc w:val="left"/>
        <w:rPr>
          <w:b/>
          <w:bCs/>
          <w:color w:val="000000" w:themeColor="text1"/>
          <w:sz w:val="25"/>
          <w:szCs w:val="25"/>
          <w:lang w:val="vi-VN"/>
        </w:rPr>
      </w:pPr>
      <w:r>
        <w:rPr>
          <w:b/>
          <w:bCs/>
          <w:color w:val="000000" w:themeColor="text1"/>
          <w:sz w:val="25"/>
          <w:szCs w:val="25"/>
          <w:lang w:val="vi-VN"/>
        </w:rPr>
        <w:br w:type="page"/>
      </w:r>
    </w:p>
    <w:p w:rsidRPr="00BA2363" w:rsidR="00E73465" w:rsidP="00B07302" w:rsidRDefault="00E73465" w14:paraId="435C215C" w14:textId="5517DBE0">
      <w:pPr>
        <w:autoSpaceDE w:val="0"/>
        <w:autoSpaceDN w:val="0"/>
        <w:adjustRightInd w:val="0"/>
        <w:jc w:val="right"/>
        <w:rPr>
          <w:b/>
          <w:bCs/>
          <w:color w:val="000000" w:themeColor="text1"/>
          <w:sz w:val="25"/>
          <w:szCs w:val="25"/>
        </w:rPr>
      </w:pPr>
      <w:r w:rsidRPr="00135D4B">
        <w:rPr>
          <w:b/>
          <w:bCs/>
          <w:color w:val="000000" w:themeColor="text1"/>
          <w:sz w:val="25"/>
          <w:szCs w:val="25"/>
          <w:lang w:val="vi-VN"/>
        </w:rPr>
        <w:t xml:space="preserve">Mẫu số </w:t>
      </w:r>
      <w:r w:rsidR="00DF4D88">
        <w:rPr>
          <w:b/>
          <w:bCs/>
          <w:color w:val="000000" w:themeColor="text1"/>
          <w:sz w:val="25"/>
          <w:szCs w:val="25"/>
        </w:rPr>
        <w:t>42</w:t>
      </w:r>
    </w:p>
    <w:p w:rsidRPr="00135D4B" w:rsidR="00E73465" w:rsidP="00E73465" w:rsidRDefault="00E73465" w14:paraId="4078995E" w14:textId="77777777">
      <w:pPr>
        <w:autoSpaceDE w:val="0"/>
        <w:autoSpaceDN w:val="0"/>
        <w:adjustRightInd w:val="0"/>
        <w:rPr>
          <w:b/>
          <w:bCs/>
          <w:color w:val="000000" w:themeColor="text1"/>
          <w:sz w:val="25"/>
          <w:szCs w:val="25"/>
          <w:lang w:val="vi-VN"/>
        </w:rPr>
      </w:pPr>
    </w:p>
    <w:p w:rsidRPr="00135D4B" w:rsidR="00E73465" w:rsidP="00E73465" w:rsidRDefault="00E73465" w14:paraId="6DA087E8" w14:textId="77777777">
      <w:pPr>
        <w:autoSpaceDE w:val="0"/>
        <w:autoSpaceDN w:val="0"/>
        <w:adjustRightInd w:val="0"/>
        <w:ind w:firstLine="0"/>
        <w:jc w:val="center"/>
        <w:rPr>
          <w:color w:val="000000" w:themeColor="text1"/>
          <w:lang w:val="vi-VN"/>
        </w:rPr>
      </w:pPr>
      <w:r w:rsidRPr="00135D4B">
        <w:rPr>
          <w:b/>
          <w:bCs/>
          <w:color w:val="000000" w:themeColor="text1"/>
          <w:sz w:val="26"/>
          <w:szCs w:val="26"/>
          <w:lang w:val="vi-VN"/>
        </w:rPr>
        <w:t>CỘNG HÒA XÃ HỘI CHỦ NGHĨA VIỆT NAM</w:t>
      </w:r>
      <w:r w:rsidRPr="00135D4B">
        <w:rPr>
          <w:b/>
          <w:bCs/>
          <w:color w:val="000000" w:themeColor="text1"/>
          <w:sz w:val="26"/>
          <w:szCs w:val="26"/>
          <w:lang w:val="vi-VN"/>
        </w:rPr>
        <w:br/>
      </w:r>
      <w:r w:rsidRPr="00135D4B">
        <w:rPr>
          <w:b/>
          <w:bCs/>
          <w:color w:val="000000" w:themeColor="text1"/>
          <w:sz w:val="26"/>
          <w:szCs w:val="26"/>
          <w:lang w:val="vi-VN"/>
        </w:rPr>
        <w:t>Độc lập - Tự do - Hạnh phúc</w:t>
      </w:r>
      <w:r w:rsidRPr="00135D4B">
        <w:rPr>
          <w:b/>
          <w:bCs/>
          <w:color w:val="000000" w:themeColor="text1"/>
          <w:lang w:val="vi-VN"/>
        </w:rPr>
        <w:t xml:space="preserve"> </w:t>
      </w:r>
      <w:r w:rsidRPr="00135D4B">
        <w:rPr>
          <w:b/>
          <w:bCs/>
          <w:color w:val="000000" w:themeColor="text1"/>
          <w:lang w:val="vi-VN"/>
        </w:rPr>
        <w:br/>
      </w:r>
      <w:r w:rsidRPr="00135D4B">
        <w:rPr>
          <w:b/>
          <w:bCs/>
          <w:color w:val="000000" w:themeColor="text1"/>
          <w:szCs w:val="28"/>
          <w:vertAlign w:val="superscript"/>
          <w:lang w:val="vi-VN"/>
        </w:rPr>
        <w:t>__________________________________________</w:t>
      </w:r>
    </w:p>
    <w:p w:rsidRPr="00135D4B" w:rsidR="00E73465" w:rsidP="00557DBA" w:rsidRDefault="00E73465" w14:paraId="428ACA8A" w14:textId="77777777">
      <w:pPr>
        <w:autoSpaceDE w:val="0"/>
        <w:autoSpaceDN w:val="0"/>
        <w:adjustRightInd w:val="0"/>
        <w:jc w:val="center"/>
        <w:rPr>
          <w:b/>
          <w:bCs/>
          <w:color w:val="000000" w:themeColor="text1"/>
          <w:sz w:val="28"/>
          <w:szCs w:val="26"/>
          <w:lang w:val="vi-VN"/>
        </w:rPr>
      </w:pPr>
      <w:r w:rsidRPr="00135D4B">
        <w:rPr>
          <w:i/>
          <w:iCs/>
          <w:color w:val="000000" w:themeColor="text1"/>
          <w:sz w:val="28"/>
          <w:szCs w:val="26"/>
          <w:highlight w:val="white"/>
          <w:lang w:val="vi-VN"/>
        </w:rPr>
        <w:t>.........</w:t>
      </w:r>
      <w:r w:rsidRPr="00135D4B">
        <w:rPr>
          <w:rStyle w:val="FootnoteReference"/>
          <w:i/>
          <w:iCs/>
          <w:color w:val="000000" w:themeColor="text1"/>
          <w:sz w:val="28"/>
          <w:szCs w:val="26"/>
          <w:highlight w:val="white"/>
          <w:lang w:val="vi-VN"/>
        </w:rPr>
        <w:footnoteReference w:id="191"/>
      </w:r>
      <w:r w:rsidRPr="00135D4B">
        <w:rPr>
          <w:i/>
          <w:iCs/>
          <w:color w:val="000000" w:themeColor="text1"/>
          <w:sz w:val="26"/>
          <w:vertAlign w:val="superscript"/>
          <w:lang w:val="vi-VN"/>
        </w:rPr>
        <w:t xml:space="preserve"> </w:t>
      </w:r>
      <w:r w:rsidRPr="00135D4B">
        <w:rPr>
          <w:i/>
          <w:iCs/>
          <w:color w:val="000000" w:themeColor="text1"/>
          <w:sz w:val="28"/>
          <w:szCs w:val="26"/>
          <w:highlight w:val="white"/>
          <w:lang w:val="vi-VN"/>
        </w:rPr>
        <w:t>........,</w:t>
      </w:r>
      <w:r w:rsidRPr="00135D4B">
        <w:rPr>
          <w:i/>
          <w:iCs/>
          <w:color w:val="000000" w:themeColor="text1"/>
          <w:sz w:val="28"/>
          <w:szCs w:val="26"/>
          <w:highlight w:val="white"/>
          <w:vertAlign w:val="superscript"/>
          <w:lang w:val="vi-VN"/>
        </w:rPr>
        <w:t xml:space="preserve"> </w:t>
      </w:r>
      <w:r w:rsidRPr="00135D4B">
        <w:rPr>
          <w:i/>
          <w:iCs/>
          <w:color w:val="000000" w:themeColor="text1"/>
          <w:sz w:val="26"/>
          <w:szCs w:val="28"/>
          <w:highlight w:val="white"/>
          <w:lang w:val="vi-VN"/>
        </w:rPr>
        <w:t>ngày ..... tháng ..... năm</w:t>
      </w:r>
      <w:r w:rsidRPr="00135D4B">
        <w:rPr>
          <w:i/>
          <w:iCs/>
          <w:color w:val="000000" w:themeColor="text1"/>
          <w:sz w:val="28"/>
          <w:szCs w:val="26"/>
          <w:highlight w:val="white"/>
          <w:lang w:val="vi-VN"/>
        </w:rPr>
        <w:t xml:space="preserve"> ...........</w:t>
      </w:r>
    </w:p>
    <w:p w:rsidRPr="00135D4B" w:rsidR="00E73465" w:rsidP="00E73465" w:rsidRDefault="00E73465" w14:paraId="6188E254" w14:textId="77777777">
      <w:pPr>
        <w:autoSpaceDE w:val="0"/>
        <w:autoSpaceDN w:val="0"/>
        <w:adjustRightInd w:val="0"/>
        <w:spacing w:before="240"/>
        <w:jc w:val="center"/>
        <w:rPr>
          <w:b/>
          <w:bCs/>
          <w:color w:val="000000" w:themeColor="text1"/>
          <w:sz w:val="26"/>
          <w:szCs w:val="26"/>
          <w:lang w:val="vi-VN"/>
        </w:rPr>
      </w:pPr>
      <w:r w:rsidRPr="00135D4B">
        <w:rPr>
          <w:b/>
          <w:bCs/>
          <w:color w:val="000000" w:themeColor="text1"/>
          <w:sz w:val="26"/>
          <w:szCs w:val="26"/>
          <w:lang w:val="vi-VN"/>
        </w:rPr>
        <w:t>BIÊN BẢN</w:t>
      </w:r>
    </w:p>
    <w:p w:rsidRPr="005A5A27" w:rsidR="00E73465" w:rsidP="00E73465" w:rsidRDefault="00BA2363" w14:paraId="5B5F9452" w14:textId="77777777">
      <w:pPr>
        <w:autoSpaceDE w:val="0"/>
        <w:autoSpaceDN w:val="0"/>
        <w:adjustRightInd w:val="0"/>
        <w:jc w:val="center"/>
        <w:rPr>
          <w:b/>
          <w:bCs/>
          <w:color w:val="000000" w:themeColor="text1"/>
          <w:sz w:val="26"/>
          <w:szCs w:val="26"/>
        </w:rPr>
      </w:pPr>
      <w:r>
        <w:rPr>
          <w:b/>
          <w:bCs/>
          <w:color w:val="000000" w:themeColor="text1"/>
          <w:sz w:val="26"/>
          <w:szCs w:val="26"/>
        </w:rPr>
        <w:t>G</w:t>
      </w:r>
      <w:r w:rsidRPr="00135D4B" w:rsidR="00E73465">
        <w:rPr>
          <w:b/>
          <w:bCs/>
          <w:color w:val="000000" w:themeColor="text1"/>
          <w:sz w:val="26"/>
          <w:szCs w:val="26"/>
          <w:lang w:val="vi-VN"/>
        </w:rPr>
        <w:t xml:space="preserve">iao, nhận hồ sơ, người vào cơ sở cai nghiện </w:t>
      </w:r>
      <w:r w:rsidR="005A5A27">
        <w:rPr>
          <w:b/>
          <w:bCs/>
          <w:color w:val="000000" w:themeColor="text1"/>
          <w:sz w:val="26"/>
          <w:szCs w:val="26"/>
        </w:rPr>
        <w:t>công lập</w:t>
      </w:r>
    </w:p>
    <w:p w:rsidRPr="00135D4B" w:rsidR="00E73465" w:rsidP="00E73465" w:rsidRDefault="00E73465" w14:paraId="7CC9E587" w14:textId="77777777">
      <w:pPr>
        <w:autoSpaceDE w:val="0"/>
        <w:autoSpaceDN w:val="0"/>
        <w:adjustRightInd w:val="0"/>
        <w:jc w:val="center"/>
        <w:rPr>
          <w:b/>
          <w:bCs/>
          <w:color w:val="000000" w:themeColor="text1"/>
          <w:sz w:val="26"/>
          <w:szCs w:val="26"/>
          <w:vertAlign w:val="superscript"/>
          <w:lang w:val="vi-VN"/>
        </w:rPr>
      </w:pPr>
      <w:r w:rsidRPr="00135D4B">
        <w:rPr>
          <w:b/>
          <w:bCs/>
          <w:color w:val="000000" w:themeColor="text1"/>
          <w:sz w:val="26"/>
          <w:szCs w:val="26"/>
          <w:vertAlign w:val="superscript"/>
          <w:lang w:val="vi-VN"/>
        </w:rPr>
        <w:t>____________________</w:t>
      </w:r>
    </w:p>
    <w:p w:rsidRPr="00135D4B" w:rsidR="00E73465" w:rsidP="00E73465" w:rsidRDefault="00E73465" w14:paraId="687760C7" w14:textId="77777777">
      <w:pPr>
        <w:autoSpaceDE w:val="0"/>
        <w:autoSpaceDN w:val="0"/>
        <w:adjustRightInd w:val="0"/>
        <w:spacing w:before="60" w:after="60"/>
        <w:jc w:val="center"/>
        <w:rPr>
          <w:color w:val="000000" w:themeColor="text1"/>
          <w:sz w:val="26"/>
          <w:szCs w:val="26"/>
          <w:lang w:val="vi-VN"/>
        </w:rPr>
      </w:pPr>
    </w:p>
    <w:p w:rsidRPr="00135D4B" w:rsidR="00E73465" w:rsidP="00E73465" w:rsidRDefault="00E73465" w14:paraId="46C8B27F"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iCs/>
          <w:color w:val="000000" w:themeColor="text1"/>
          <w:sz w:val="26"/>
          <w:szCs w:val="26"/>
          <w:lang w:val="vi-VN"/>
        </w:rPr>
        <w:t>;</w:t>
      </w:r>
    </w:p>
    <w:p w:rsidRPr="00BA2363" w:rsidR="00E73465" w:rsidP="00E73465" w:rsidRDefault="00E73465" w14:paraId="1C7483D0" w14:textId="77777777">
      <w:pPr>
        <w:tabs>
          <w:tab w:val="right" w:leader="dot" w:pos="0"/>
        </w:tabs>
        <w:autoSpaceDE w:val="0"/>
        <w:autoSpaceDN w:val="0"/>
        <w:adjustRightInd w:val="0"/>
        <w:spacing w:before="40" w:after="40"/>
        <w:rPr>
          <w:i/>
          <w:iCs/>
          <w:color w:val="000000" w:themeColor="text1"/>
          <w:sz w:val="26"/>
          <w:szCs w:val="26"/>
        </w:rPr>
      </w:pPr>
      <w:r w:rsidRPr="00135D4B">
        <w:rPr>
          <w:i/>
          <w:iCs/>
          <w:color w:val="000000" w:themeColor="text1"/>
          <w:sz w:val="26"/>
          <w:szCs w:val="26"/>
          <w:lang w:val="vi-VN"/>
        </w:rPr>
        <w:t>Căn cứ Quyết định số:........../QĐ-..........., ngày …. tháng ….. năm……..của Tòa án nhân dân khu vực............. về việc áp dụng biện pháp đưa đi cai nghiện bắt buộc;</w:t>
      </w:r>
    </w:p>
    <w:p w:rsidRPr="00135D4B" w:rsidR="00E73465" w:rsidP="00E73465" w:rsidRDefault="00E73465" w14:paraId="3CF17597" w14:textId="77777777">
      <w:pPr>
        <w:tabs>
          <w:tab w:val="right" w:leader="dot" w:pos="0"/>
        </w:tabs>
        <w:autoSpaceDE w:val="0"/>
        <w:autoSpaceDN w:val="0"/>
        <w:adjustRightInd w:val="0"/>
        <w:spacing w:before="60" w:after="60"/>
        <w:rPr>
          <w:color w:val="000000" w:themeColor="text1"/>
          <w:sz w:val="26"/>
          <w:szCs w:val="26"/>
          <w:lang w:val="vi-VN"/>
        </w:rPr>
      </w:pPr>
    </w:p>
    <w:p w:rsidRPr="00135D4B" w:rsidR="00E73465" w:rsidP="00E73465" w:rsidRDefault="00E73465" w14:paraId="1638F015" w14:textId="77777777">
      <w:pPr>
        <w:tabs>
          <w:tab w:val="right" w:leader="dot" w:pos="0"/>
        </w:tabs>
        <w:autoSpaceDE w:val="0"/>
        <w:autoSpaceDN w:val="0"/>
        <w:adjustRightInd w:val="0"/>
        <w:spacing w:before="60" w:after="60"/>
        <w:rPr>
          <w:color w:val="000000" w:themeColor="text1"/>
          <w:sz w:val="26"/>
          <w:szCs w:val="26"/>
          <w:lang w:val="vi-VN"/>
        </w:rPr>
      </w:pPr>
      <w:r w:rsidRPr="00135D4B">
        <w:rPr>
          <w:b/>
          <w:bCs/>
          <w:color w:val="000000" w:themeColor="text1"/>
          <w:sz w:val="26"/>
          <w:szCs w:val="26"/>
          <w:lang w:val="vi-VN"/>
        </w:rPr>
        <w:t>1.</w:t>
      </w:r>
      <w:r w:rsidRPr="00135D4B">
        <w:rPr>
          <w:color w:val="000000" w:themeColor="text1"/>
          <w:sz w:val="26"/>
          <w:szCs w:val="26"/>
          <w:lang w:val="vi-VN"/>
        </w:rPr>
        <w:t xml:space="preserve"> Hôm nay, hồi.... giờ .... phút, ngày…../……/……… tại Cơ sở cai nghiện .................................... chúng tôi gồm:</w:t>
      </w:r>
    </w:p>
    <w:p w:rsidRPr="00135D4B" w:rsidR="00E73465" w:rsidP="00E73465" w:rsidRDefault="00E73465" w14:paraId="215F2162" w14:textId="77777777">
      <w:pPr>
        <w:tabs>
          <w:tab w:val="right" w:leader="dot" w:pos="9356"/>
        </w:tabs>
        <w:autoSpaceDE w:val="0"/>
        <w:autoSpaceDN w:val="0"/>
        <w:adjustRightInd w:val="0"/>
        <w:spacing w:before="60" w:after="60"/>
        <w:rPr>
          <w:b/>
          <w:bCs/>
          <w:color w:val="000000" w:themeColor="text1"/>
          <w:sz w:val="26"/>
          <w:szCs w:val="26"/>
        </w:rPr>
      </w:pPr>
      <w:r w:rsidRPr="00135D4B">
        <w:rPr>
          <w:color w:val="000000" w:themeColor="text1"/>
          <w:sz w:val="26"/>
          <w:szCs w:val="26"/>
        </w:rPr>
        <w:t>a)</w:t>
      </w:r>
      <w:r w:rsidRPr="00135D4B">
        <w:rPr>
          <w:b/>
          <w:bCs/>
          <w:color w:val="000000" w:themeColor="text1"/>
          <w:sz w:val="26"/>
          <w:szCs w:val="26"/>
        </w:rPr>
        <w:t xml:space="preserve"> Đại diện bên giao:</w:t>
      </w:r>
    </w:p>
    <w:p w:rsidRPr="00135D4B" w:rsidR="00E73465" w:rsidP="00E73465" w:rsidRDefault="00E73465" w14:paraId="59907894" w14:textId="77777777">
      <w:pPr>
        <w:tabs>
          <w:tab w:val="left" w:pos="5954"/>
          <w:tab w:val="right" w:leader="dot" w:pos="9072"/>
        </w:tabs>
        <w:autoSpaceDE w:val="0"/>
        <w:autoSpaceDN w:val="0"/>
        <w:adjustRightInd w:val="0"/>
        <w:spacing w:before="60" w:after="60"/>
        <w:rPr>
          <w:color w:val="000000" w:themeColor="text1"/>
          <w:sz w:val="26"/>
          <w:szCs w:val="26"/>
        </w:rPr>
      </w:pPr>
      <w:r w:rsidRPr="00135D4B">
        <w:rPr>
          <w:color w:val="000000" w:themeColor="text1"/>
          <w:sz w:val="26"/>
          <w:szCs w:val="26"/>
        </w:rPr>
        <w:t>Họ và tên: ...............................................................</w:t>
      </w:r>
      <w:r w:rsidRPr="00135D4B">
        <w:rPr>
          <w:color w:val="000000" w:themeColor="text1"/>
          <w:sz w:val="26"/>
          <w:szCs w:val="26"/>
        </w:rPr>
        <w:tab/>
      </w:r>
      <w:r w:rsidRPr="00135D4B">
        <w:rPr>
          <w:color w:val="000000" w:themeColor="text1"/>
          <w:sz w:val="26"/>
          <w:szCs w:val="26"/>
        </w:rPr>
        <w:t>; Chức vụ: ...........................</w:t>
      </w:r>
    </w:p>
    <w:p w:rsidRPr="00557DBA" w:rsidR="00E73465" w:rsidP="00E73465" w:rsidRDefault="00E73465" w14:paraId="166EA6A7" w14:textId="77777777">
      <w:pPr>
        <w:tabs>
          <w:tab w:val="left" w:pos="5954"/>
          <w:tab w:val="right" w:leader="dot" w:pos="9356"/>
        </w:tabs>
        <w:autoSpaceDE w:val="0"/>
        <w:autoSpaceDN w:val="0"/>
        <w:adjustRightInd w:val="0"/>
        <w:spacing w:before="60" w:after="60"/>
        <w:rPr>
          <w:color w:val="000000" w:themeColor="text1"/>
          <w:sz w:val="26"/>
          <w:szCs w:val="26"/>
        </w:rPr>
      </w:pPr>
      <w:r w:rsidRPr="00135D4B">
        <w:rPr>
          <w:color w:val="000000" w:themeColor="text1"/>
          <w:sz w:val="26"/>
          <w:szCs w:val="26"/>
        </w:rPr>
        <w:t>C</w:t>
      </w:r>
      <w:r w:rsidRPr="00135D4B">
        <w:rPr>
          <w:color w:val="000000" w:themeColor="text1"/>
          <w:sz w:val="26"/>
          <w:szCs w:val="26"/>
          <w:lang w:val="vi-VN"/>
        </w:rPr>
        <w:t>ơ quan: .........................</w:t>
      </w:r>
      <w:r w:rsidRPr="00135D4B">
        <w:rPr>
          <w:rStyle w:val="FootnoteReference"/>
          <w:color w:val="000000" w:themeColor="text1"/>
          <w:sz w:val="26"/>
          <w:szCs w:val="26"/>
          <w:lang w:val="vi-VN"/>
        </w:rPr>
        <w:footnoteReference w:id="192"/>
      </w:r>
      <w:r w:rsidRPr="00135D4B">
        <w:rPr>
          <w:color w:val="000000" w:themeColor="text1"/>
          <w:sz w:val="26"/>
          <w:szCs w:val="26"/>
          <w:lang w:val="vi-VN"/>
        </w:rPr>
        <w:t>.............................................................</w:t>
      </w:r>
      <w:r w:rsidR="00557DBA">
        <w:rPr>
          <w:color w:val="000000" w:themeColor="text1"/>
          <w:sz w:val="26"/>
          <w:szCs w:val="26"/>
        </w:rPr>
        <w:t>......................</w:t>
      </w:r>
    </w:p>
    <w:p w:rsidRPr="00135D4B" w:rsidR="00E73465" w:rsidP="00E73465" w:rsidRDefault="00E73465" w14:paraId="2DFC02D3" w14:textId="77777777">
      <w:pPr>
        <w:tabs>
          <w:tab w:val="left" w:pos="5954"/>
          <w:tab w:val="right" w:leader="dot" w:pos="9356"/>
        </w:tabs>
        <w:autoSpaceDE w:val="0"/>
        <w:autoSpaceDN w:val="0"/>
        <w:adjustRightInd w:val="0"/>
        <w:spacing w:before="60" w:after="60"/>
        <w:rPr>
          <w:b/>
          <w:bCs/>
          <w:color w:val="000000" w:themeColor="text1"/>
          <w:sz w:val="26"/>
          <w:szCs w:val="26"/>
          <w:lang w:val="vi-VN"/>
        </w:rPr>
      </w:pPr>
      <w:r w:rsidRPr="00135D4B">
        <w:rPr>
          <w:color w:val="000000" w:themeColor="text1"/>
          <w:sz w:val="26"/>
          <w:szCs w:val="26"/>
          <w:lang w:val="vi-VN"/>
        </w:rPr>
        <w:t>b)</w:t>
      </w:r>
      <w:r w:rsidRPr="00135D4B">
        <w:rPr>
          <w:b/>
          <w:bCs/>
          <w:color w:val="000000" w:themeColor="text1"/>
          <w:sz w:val="26"/>
          <w:szCs w:val="26"/>
          <w:lang w:val="vi-VN"/>
        </w:rPr>
        <w:t xml:space="preserve"> Đại diện bên nhận:</w:t>
      </w:r>
    </w:p>
    <w:p w:rsidRPr="00135D4B" w:rsidR="00E73465" w:rsidP="00E73465" w:rsidRDefault="00E73465" w14:paraId="38052E4C" w14:textId="77777777">
      <w:pPr>
        <w:tabs>
          <w:tab w:val="left" w:pos="5954"/>
          <w:tab w:val="right" w:leader="dot" w:pos="9072"/>
        </w:tabs>
        <w:autoSpaceDE w:val="0"/>
        <w:autoSpaceDN w:val="0"/>
        <w:adjustRightInd w:val="0"/>
        <w:spacing w:before="60" w:after="60"/>
        <w:rPr>
          <w:color w:val="000000" w:themeColor="text1"/>
          <w:sz w:val="26"/>
          <w:szCs w:val="26"/>
          <w:lang w:val="vi-VN"/>
        </w:rPr>
      </w:pPr>
      <w:r w:rsidRPr="00135D4B">
        <w:rPr>
          <w:color w:val="000000" w:themeColor="text1"/>
          <w:sz w:val="26"/>
          <w:szCs w:val="26"/>
          <w:lang w:val="vi-VN"/>
        </w:rPr>
        <w:t>Họ và tên: ...............................................................</w:t>
      </w:r>
      <w:r w:rsidRPr="00135D4B">
        <w:rPr>
          <w:color w:val="000000" w:themeColor="text1"/>
          <w:sz w:val="26"/>
          <w:szCs w:val="26"/>
          <w:lang w:val="vi-VN"/>
        </w:rPr>
        <w:tab/>
      </w:r>
      <w:r w:rsidRPr="00135D4B">
        <w:rPr>
          <w:color w:val="000000" w:themeColor="text1"/>
          <w:sz w:val="26"/>
          <w:szCs w:val="26"/>
          <w:lang w:val="vi-VN"/>
        </w:rPr>
        <w:t>; Chức vụ: ..............................</w:t>
      </w:r>
    </w:p>
    <w:p w:rsidRPr="00135D4B" w:rsidR="00E73465" w:rsidP="00E73465" w:rsidRDefault="00E73465" w14:paraId="39CDE4B0" w14:textId="77777777">
      <w:pPr>
        <w:tabs>
          <w:tab w:val="left" w:pos="5954"/>
          <w:tab w:val="right" w:leader="dot" w:pos="9356"/>
        </w:tabs>
        <w:autoSpaceDE w:val="0"/>
        <w:autoSpaceDN w:val="0"/>
        <w:adjustRightInd w:val="0"/>
        <w:spacing w:before="60" w:after="60"/>
        <w:rPr>
          <w:color w:val="000000" w:themeColor="text1"/>
          <w:sz w:val="26"/>
          <w:szCs w:val="26"/>
          <w:lang w:val="vi-VN"/>
        </w:rPr>
      </w:pPr>
      <w:r w:rsidRPr="00135D4B">
        <w:rPr>
          <w:color w:val="000000" w:themeColor="text1"/>
          <w:sz w:val="26"/>
          <w:szCs w:val="26"/>
          <w:lang w:val="vi-VN"/>
        </w:rPr>
        <w:t>Cơ sở cai nghiện</w:t>
      </w:r>
      <w:r w:rsidR="00BA2363">
        <w:rPr>
          <w:color w:val="000000" w:themeColor="text1"/>
          <w:sz w:val="26"/>
          <w:szCs w:val="26"/>
        </w:rPr>
        <w:t>…………</w:t>
      </w:r>
      <w:r w:rsidRPr="00135D4B">
        <w:rPr>
          <w:color w:val="000000" w:themeColor="text1"/>
          <w:sz w:val="26"/>
          <w:szCs w:val="26"/>
          <w:lang w:val="vi-VN"/>
        </w:rPr>
        <w:t>....................................................................................</w:t>
      </w:r>
    </w:p>
    <w:p w:rsidRPr="00325B13" w:rsidR="00E73465" w:rsidP="00325B13" w:rsidRDefault="00E73465" w14:paraId="2ACB0DEE" w14:textId="77777777">
      <w:pPr>
        <w:tabs>
          <w:tab w:val="left" w:leader="dot" w:pos="5520"/>
          <w:tab w:val="right" w:leader="dot" w:pos="9356"/>
        </w:tabs>
        <w:autoSpaceDE w:val="0"/>
        <w:autoSpaceDN w:val="0"/>
        <w:adjustRightInd w:val="0"/>
        <w:spacing w:before="60" w:after="60"/>
        <w:ind w:firstLine="709"/>
        <w:rPr>
          <w:color w:val="000000" w:themeColor="text1"/>
          <w:sz w:val="26"/>
          <w:szCs w:val="26"/>
        </w:rPr>
      </w:pPr>
      <w:r w:rsidRPr="00135D4B">
        <w:rPr>
          <w:b/>
          <w:bCs/>
          <w:color w:val="000000" w:themeColor="text1"/>
          <w:sz w:val="26"/>
          <w:szCs w:val="26"/>
          <w:lang w:val="vi-VN"/>
        </w:rPr>
        <w:t>2.</w:t>
      </w:r>
      <w:r w:rsidRPr="00135D4B">
        <w:rPr>
          <w:color w:val="000000" w:themeColor="text1"/>
          <w:sz w:val="26"/>
          <w:szCs w:val="26"/>
          <w:lang w:val="vi-VN"/>
        </w:rPr>
        <w:t xml:space="preserve"> Tiến hành giao, nhận hồ sơ, </w:t>
      </w:r>
      <w:r w:rsidRPr="00325B13" w:rsidR="00325B13">
        <w:rPr>
          <w:color w:val="000000" w:themeColor="text1"/>
          <w:sz w:val="26"/>
          <w:szCs w:val="26"/>
          <w:lang w:val="vi-VN"/>
        </w:rPr>
        <w:t>người vào cơ sở cai nghiện công lậ</w:t>
      </w:r>
      <w:r w:rsidR="00325B13">
        <w:rPr>
          <w:color w:val="000000" w:themeColor="text1"/>
          <w:sz w:val="26"/>
          <w:szCs w:val="26"/>
        </w:rPr>
        <w:t xml:space="preserve">p </w:t>
      </w:r>
      <w:r w:rsidRPr="00135D4B">
        <w:rPr>
          <w:color w:val="000000" w:themeColor="text1"/>
          <w:sz w:val="26"/>
          <w:szCs w:val="26"/>
          <w:lang w:val="vi-VN"/>
        </w:rPr>
        <w:t>với các nội dung sau:</w:t>
      </w:r>
    </w:p>
    <w:p w:rsidRPr="00135D4B" w:rsidR="00E73465" w:rsidP="00E73465" w:rsidRDefault="00E73465" w14:paraId="4AE21CB5" w14:textId="77777777">
      <w:pPr>
        <w:tabs>
          <w:tab w:val="left" w:pos="6663"/>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 xml:space="preserve">a) Người </w:t>
      </w:r>
      <w:r w:rsidRPr="00135D4B">
        <w:rPr>
          <w:color w:val="000000" w:themeColor="text1"/>
          <w:sz w:val="26"/>
          <w:szCs w:val="26"/>
          <w:lang w:val="vi-VN"/>
        </w:rPr>
        <w:t xml:space="preserve">bị áp dụng biện pháp đưa </w:t>
      </w:r>
      <w:r w:rsidR="00BA2363">
        <w:rPr>
          <w:color w:val="000000" w:themeColor="text1"/>
          <w:sz w:val="26"/>
          <w:szCs w:val="26"/>
        </w:rPr>
        <w:t>đi</w:t>
      </w:r>
      <w:r w:rsidRPr="00135D4B">
        <w:rPr>
          <w:color w:val="000000" w:themeColor="text1"/>
          <w:sz w:val="26"/>
          <w:szCs w:val="26"/>
          <w:lang w:val="vi-VN"/>
        </w:rPr>
        <w:t xml:space="preserve"> cai nghiện bắt buộc</w:t>
      </w:r>
      <w:r w:rsidRPr="00135D4B">
        <w:rPr>
          <w:color w:val="000000" w:themeColor="text1"/>
          <w:spacing w:val="-6"/>
          <w:sz w:val="26"/>
          <w:szCs w:val="26"/>
          <w:lang w:val="vi-VN"/>
        </w:rPr>
        <w:t>:</w:t>
      </w:r>
    </w:p>
    <w:p w:rsidRPr="00135D4B" w:rsidR="00E73465" w:rsidP="00E73465" w:rsidRDefault="00E73465" w14:paraId="5F741CE6" w14:textId="77777777">
      <w:pPr>
        <w:tabs>
          <w:tab w:val="left" w:pos="6663"/>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 xml:space="preserve">Họ và tên </w:t>
      </w:r>
      <w:r w:rsidRPr="00135D4B">
        <w:rPr>
          <w:i/>
          <w:iCs/>
          <w:color w:val="000000" w:themeColor="text1"/>
          <w:spacing w:val="-6"/>
        </w:rPr>
        <w:t>(viết in hoa)</w:t>
      </w:r>
      <w:r w:rsidRPr="00135D4B">
        <w:rPr>
          <w:color w:val="000000" w:themeColor="text1"/>
          <w:spacing w:val="-6"/>
          <w:sz w:val="26"/>
          <w:szCs w:val="26"/>
        </w:rPr>
        <w:t>: .......................</w:t>
      </w:r>
      <w:r w:rsidRPr="00135D4B">
        <w:rPr>
          <w:color w:val="000000" w:themeColor="text1"/>
          <w:spacing w:val="-6"/>
          <w:sz w:val="26"/>
          <w:szCs w:val="26"/>
          <w:vertAlign w:val="superscript"/>
        </w:rPr>
        <w:t xml:space="preserve"> </w:t>
      </w:r>
      <w:r w:rsidRPr="00135D4B">
        <w:rPr>
          <w:color w:val="000000" w:themeColor="text1"/>
          <w:spacing w:val="-6"/>
          <w:sz w:val="26"/>
          <w:szCs w:val="26"/>
        </w:rPr>
        <w:t>.................................</w:t>
      </w:r>
      <w:r w:rsidRPr="00135D4B">
        <w:rPr>
          <w:color w:val="000000" w:themeColor="text1"/>
          <w:spacing w:val="-6"/>
          <w:sz w:val="26"/>
          <w:szCs w:val="26"/>
        </w:rPr>
        <w:tab/>
      </w:r>
      <w:r w:rsidRPr="00135D4B">
        <w:rPr>
          <w:color w:val="000000" w:themeColor="text1"/>
          <w:spacing w:val="-6"/>
          <w:sz w:val="26"/>
          <w:szCs w:val="26"/>
        </w:rPr>
        <w:t>; Giới tính: .....................</w:t>
      </w:r>
      <w:r w:rsidRPr="00135D4B">
        <w:rPr>
          <w:color w:val="000000" w:themeColor="text1"/>
          <w:spacing w:val="-6"/>
          <w:sz w:val="26"/>
          <w:szCs w:val="26"/>
        </w:rPr>
        <w:tab/>
      </w:r>
    </w:p>
    <w:p w:rsidRPr="00135D4B" w:rsidR="00E73465" w:rsidP="00E73465" w:rsidRDefault="00E73465" w14:paraId="048598E5"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Tên gọi khác (nếu có): .......................................................................................................</w:t>
      </w:r>
      <w:r w:rsidRPr="00135D4B">
        <w:rPr>
          <w:color w:val="000000" w:themeColor="text1"/>
          <w:spacing w:val="-6"/>
          <w:sz w:val="26"/>
          <w:szCs w:val="26"/>
        </w:rPr>
        <w:tab/>
      </w:r>
    </w:p>
    <w:p w:rsidRPr="00135D4B" w:rsidR="00E73465" w:rsidP="00E73465" w:rsidRDefault="00E73465" w14:paraId="14474DE7"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E73465" w:rsidP="00E73465" w:rsidRDefault="00E73465" w14:paraId="0E84600D" w14:textId="77777777">
      <w:pPr>
        <w:tabs>
          <w:tab w:val="left" w:pos="9072"/>
        </w:tabs>
        <w:spacing w:before="60" w:after="60"/>
        <w:ind w:firstLine="709"/>
        <w:rPr>
          <w:color w:val="000000" w:themeColor="text1"/>
          <w:spacing w:val="-6"/>
          <w:sz w:val="26"/>
          <w:szCs w:val="26"/>
        </w:rPr>
      </w:pPr>
      <w:r w:rsidRPr="00135D4B">
        <w:rPr>
          <w:color w:val="000000" w:themeColor="text1"/>
          <w:sz w:val="26"/>
          <w:szCs w:val="26"/>
          <w:lang w:val="vi-VN"/>
        </w:rPr>
        <w:t xml:space="preserve">Số </w:t>
      </w:r>
      <w:r w:rsidR="00325B13">
        <w:rPr>
          <w:color w:val="000000" w:themeColor="text1"/>
          <w:sz w:val="26"/>
          <w:szCs w:val="26"/>
        </w:rPr>
        <w:t>CC/</w:t>
      </w:r>
      <w:r w:rsidRPr="00135D4B">
        <w:rPr>
          <w:color w:val="000000" w:themeColor="text1"/>
          <w:sz w:val="26"/>
          <w:szCs w:val="26"/>
        </w:rPr>
        <w:t>CCCD/CMND/H</w:t>
      </w:r>
      <w:r w:rsidR="00325B13">
        <w:rPr>
          <w:color w:val="000000" w:themeColor="text1"/>
          <w:sz w:val="26"/>
          <w:szCs w:val="26"/>
        </w:rPr>
        <w:t>C</w:t>
      </w:r>
      <w:r w:rsidRPr="00135D4B">
        <w:rPr>
          <w:color w:val="000000" w:themeColor="text1"/>
          <w:sz w:val="26"/>
          <w:szCs w:val="26"/>
          <w:lang w:val="vi-VN"/>
        </w:rPr>
        <w:t>: .................................</w:t>
      </w:r>
      <w:r w:rsidRPr="00135D4B">
        <w:rPr>
          <w:color w:val="000000" w:themeColor="text1"/>
          <w:sz w:val="26"/>
          <w:szCs w:val="26"/>
        </w:rPr>
        <w:t xml:space="preserve"> n</w:t>
      </w:r>
      <w:r w:rsidRPr="00135D4B">
        <w:rPr>
          <w:color w:val="000000" w:themeColor="text1"/>
          <w:sz w:val="26"/>
          <w:szCs w:val="26"/>
          <w:lang w:val="vi-VN"/>
        </w:rPr>
        <w:t>gày cấp: ............................</w:t>
      </w:r>
      <w:r w:rsidRPr="00135D4B">
        <w:rPr>
          <w:color w:val="000000" w:themeColor="text1"/>
          <w:sz w:val="26"/>
          <w:szCs w:val="26"/>
        </w:rPr>
        <w:t xml:space="preserve"> n</w:t>
      </w:r>
      <w:r w:rsidRPr="00135D4B">
        <w:rPr>
          <w:color w:val="000000" w:themeColor="text1"/>
          <w:sz w:val="26"/>
          <w:szCs w:val="26"/>
          <w:lang w:val="vi-VN"/>
        </w:rPr>
        <w:t>ơi cấp: ............................................................</w:t>
      </w:r>
      <w:r w:rsidRPr="00135D4B">
        <w:rPr>
          <w:color w:val="000000" w:themeColor="text1"/>
          <w:sz w:val="26"/>
          <w:szCs w:val="26"/>
        </w:rPr>
        <w:t>...........................................................</w:t>
      </w:r>
    </w:p>
    <w:p w:rsidRPr="00135D4B" w:rsidR="00E73465" w:rsidP="00E73465" w:rsidRDefault="00E73465" w14:paraId="076590FE" w14:textId="77777777">
      <w:pPr>
        <w:tabs>
          <w:tab w:val="right" w:leader="dot" w:pos="0"/>
        </w:tabs>
        <w:autoSpaceDE w:val="0"/>
        <w:autoSpaceDN w:val="0"/>
        <w:adjustRightInd w:val="0"/>
        <w:spacing w:before="60" w:after="60"/>
        <w:rPr>
          <w:color w:val="000000" w:themeColor="text1"/>
          <w:sz w:val="26"/>
          <w:szCs w:val="26"/>
        </w:rPr>
      </w:pPr>
      <w:r w:rsidRPr="00135D4B">
        <w:rPr>
          <w:color w:val="000000" w:themeColor="text1"/>
          <w:sz w:val="26"/>
          <w:szCs w:val="26"/>
        </w:rPr>
        <w:t>b) Tình trạng: (</w:t>
      </w:r>
      <w:r w:rsidRPr="00135D4B">
        <w:rPr>
          <w:i/>
          <w:iCs/>
          <w:color w:val="000000" w:themeColor="text1"/>
          <w:sz w:val="26"/>
          <w:szCs w:val="26"/>
        </w:rPr>
        <w:t>c</w:t>
      </w:r>
      <w:r w:rsidRPr="00135D4B">
        <w:rPr>
          <w:i/>
          <w:iCs/>
          <w:color w:val="000000" w:themeColor="text1"/>
          <w:sz w:val="26"/>
          <w:szCs w:val="26"/>
          <w:lang w:val="vi-VN"/>
        </w:rPr>
        <w:t>ơ sở tiếp nhận phải quan sát ghi những đặc điểm chung, t</w:t>
      </w:r>
      <w:r w:rsidRPr="00135D4B">
        <w:rPr>
          <w:i/>
          <w:iCs/>
          <w:color w:val="000000" w:themeColor="text1"/>
          <w:sz w:val="26"/>
          <w:szCs w:val="26"/>
        </w:rPr>
        <w:t>ình trạng sức khỏe, những dấu hiệu bất th</w:t>
      </w:r>
      <w:r w:rsidRPr="00135D4B">
        <w:rPr>
          <w:i/>
          <w:iCs/>
          <w:color w:val="000000" w:themeColor="text1"/>
          <w:sz w:val="26"/>
          <w:szCs w:val="26"/>
          <w:lang w:val="vi-VN"/>
        </w:rPr>
        <w:t>ường về thể chất, tâm thần của người bị áp dụng biện pháp đưa vào cơ sở cai nghiện bắt buộc quản l</w:t>
      </w:r>
      <w:r w:rsidRPr="00135D4B">
        <w:rPr>
          <w:i/>
          <w:iCs/>
          <w:color w:val="000000" w:themeColor="text1"/>
          <w:sz w:val="26"/>
          <w:szCs w:val="26"/>
        </w:rPr>
        <w:t>ý tại thời điểm giao, nhận</w:t>
      </w:r>
      <w:r w:rsidRPr="00135D4B">
        <w:rPr>
          <w:color w:val="000000" w:themeColor="text1"/>
          <w:sz w:val="26"/>
          <w:szCs w:val="26"/>
        </w:rPr>
        <w:t>): ...........</w:t>
      </w:r>
    </w:p>
    <w:p w:rsidRPr="00135D4B" w:rsidR="00E73465" w:rsidP="00E73465" w:rsidRDefault="00E73465" w14:paraId="5E781193" w14:textId="77777777">
      <w:pPr>
        <w:tabs>
          <w:tab w:val="right" w:leader="dot" w:pos="0"/>
        </w:tabs>
        <w:autoSpaceDE w:val="0"/>
        <w:autoSpaceDN w:val="0"/>
        <w:adjustRightInd w:val="0"/>
        <w:spacing w:before="60" w:after="60"/>
        <w:rPr>
          <w:color w:val="000000" w:themeColor="text1"/>
          <w:sz w:val="26"/>
          <w:szCs w:val="26"/>
        </w:rPr>
      </w:pPr>
      <w:r w:rsidRPr="00135D4B">
        <w:rPr>
          <w:color w:val="000000" w:themeColor="text1"/>
          <w:sz w:val="26"/>
          <w:szCs w:val="26"/>
        </w:rPr>
        <w:t>................................................................................................................................</w:t>
      </w:r>
    </w:p>
    <w:p w:rsidRPr="00135D4B" w:rsidR="00E73465" w:rsidP="00E73465" w:rsidRDefault="00E73465" w14:paraId="3F47222C" w14:textId="77777777">
      <w:pPr>
        <w:tabs>
          <w:tab w:val="right" w:leader="dot" w:pos="0"/>
        </w:tabs>
        <w:autoSpaceDE w:val="0"/>
        <w:autoSpaceDN w:val="0"/>
        <w:adjustRightInd w:val="0"/>
        <w:spacing w:before="60" w:after="60"/>
        <w:rPr>
          <w:color w:val="000000" w:themeColor="text1"/>
          <w:sz w:val="26"/>
          <w:szCs w:val="26"/>
          <w:lang w:val="vi-VN"/>
        </w:rPr>
      </w:pPr>
      <w:r w:rsidRPr="00135D4B">
        <w:rPr>
          <w:color w:val="000000" w:themeColor="text1"/>
          <w:sz w:val="26"/>
          <w:szCs w:val="26"/>
        </w:rPr>
        <w:t>c) Hồ s</w:t>
      </w:r>
      <w:r w:rsidRPr="00135D4B">
        <w:rPr>
          <w:color w:val="000000" w:themeColor="text1"/>
          <w:sz w:val="26"/>
          <w:szCs w:val="26"/>
          <w:lang w:val="vi-VN"/>
        </w:rPr>
        <w:t>ơ kèm theo gồm:</w:t>
      </w:r>
    </w:p>
    <w:p w:rsidRPr="00135D4B" w:rsidR="00E73465" w:rsidP="00E73465" w:rsidRDefault="00E73465" w14:paraId="26F6CFCC" w14:textId="77777777">
      <w:pPr>
        <w:tabs>
          <w:tab w:val="right" w:leader="dot" w:pos="0"/>
        </w:tabs>
        <w:autoSpaceDE w:val="0"/>
        <w:autoSpaceDN w:val="0"/>
        <w:adjustRightInd w:val="0"/>
        <w:spacing w:before="60" w:after="60"/>
        <w:rPr>
          <w:color w:val="000000" w:themeColor="text1"/>
          <w:sz w:val="26"/>
          <w:szCs w:val="26"/>
          <w:lang w:val="vi-VN"/>
        </w:rPr>
      </w:pPr>
      <w:r w:rsidRPr="00135D4B">
        <w:rPr>
          <w:i/>
          <w:iCs/>
          <w:color w:val="000000" w:themeColor="text1"/>
          <w:sz w:val="26"/>
          <w:szCs w:val="26"/>
          <w:lang w:val="vi-VN"/>
        </w:rPr>
        <w:t>1)</w:t>
      </w:r>
      <w:r w:rsidRPr="00135D4B">
        <w:rPr>
          <w:color w:val="000000" w:themeColor="text1"/>
          <w:sz w:val="26"/>
          <w:szCs w:val="26"/>
          <w:lang w:val="vi-VN"/>
        </w:rPr>
        <w:t xml:space="preserve"> ............................................................................................................................</w:t>
      </w:r>
    </w:p>
    <w:p w:rsidRPr="00135D4B" w:rsidR="00E73465" w:rsidP="00E73465" w:rsidRDefault="00E73465" w14:paraId="658E8878" w14:textId="77777777">
      <w:pPr>
        <w:tabs>
          <w:tab w:val="right" w:leader="dot" w:pos="0"/>
        </w:tabs>
        <w:autoSpaceDE w:val="0"/>
        <w:autoSpaceDN w:val="0"/>
        <w:adjustRightInd w:val="0"/>
        <w:spacing w:before="60" w:after="60"/>
        <w:rPr>
          <w:color w:val="000000" w:themeColor="text1"/>
          <w:sz w:val="26"/>
          <w:szCs w:val="26"/>
          <w:lang w:val="vi-VN"/>
        </w:rPr>
      </w:pPr>
      <w:r w:rsidRPr="00135D4B">
        <w:rPr>
          <w:i/>
          <w:iCs/>
          <w:color w:val="000000" w:themeColor="text1"/>
          <w:sz w:val="26"/>
          <w:szCs w:val="26"/>
          <w:lang w:val="vi-VN"/>
        </w:rPr>
        <w:t>2)</w:t>
      </w:r>
      <w:r w:rsidRPr="00135D4B">
        <w:rPr>
          <w:color w:val="000000" w:themeColor="text1"/>
          <w:sz w:val="26"/>
          <w:szCs w:val="26"/>
          <w:lang w:val="vi-VN"/>
        </w:rPr>
        <w:t xml:space="preserve"> ............................................................................................................................</w:t>
      </w:r>
    </w:p>
    <w:p w:rsidRPr="00135D4B" w:rsidR="00E73465" w:rsidP="00E73465" w:rsidRDefault="00E73465" w14:paraId="281648C0" w14:textId="77777777">
      <w:pPr>
        <w:tabs>
          <w:tab w:val="right" w:leader="dot" w:pos="0"/>
        </w:tabs>
        <w:autoSpaceDE w:val="0"/>
        <w:autoSpaceDN w:val="0"/>
        <w:adjustRightInd w:val="0"/>
        <w:spacing w:before="60" w:after="60"/>
        <w:rPr>
          <w:color w:val="000000" w:themeColor="text1"/>
          <w:sz w:val="26"/>
          <w:szCs w:val="26"/>
          <w:lang w:val="vi-VN"/>
        </w:rPr>
      </w:pPr>
      <w:r w:rsidRPr="00135D4B">
        <w:rPr>
          <w:color w:val="000000" w:themeColor="text1"/>
          <w:sz w:val="26"/>
          <w:szCs w:val="26"/>
          <w:lang w:val="vi-VN"/>
        </w:rPr>
        <w:t>d) Tư trang, đồ dùng cá nhân  của người nghiện ma túy</w:t>
      </w:r>
      <w:r w:rsidRPr="00135D4B">
        <w:rPr>
          <w:i/>
          <w:iCs/>
          <w:color w:val="000000" w:themeColor="text1"/>
          <w:sz w:val="26"/>
          <w:szCs w:val="26"/>
          <w:lang w:val="vi-VN"/>
        </w:rPr>
        <w:t>(ghi rõ từng loại)</w:t>
      </w:r>
      <w:r w:rsidRPr="00135D4B">
        <w:rPr>
          <w:color w:val="000000" w:themeColor="text1"/>
          <w:sz w:val="26"/>
          <w:szCs w:val="26"/>
          <w:lang w:val="vi-VN"/>
        </w:rPr>
        <w:t xml:space="preserve">: </w:t>
      </w:r>
    </w:p>
    <w:p w:rsidRPr="00135D4B" w:rsidR="00E73465" w:rsidP="00E73465" w:rsidRDefault="00E73465" w14:paraId="79F1A977" w14:textId="77777777">
      <w:pPr>
        <w:tabs>
          <w:tab w:val="right" w:leader="dot" w:pos="0"/>
        </w:tabs>
        <w:autoSpaceDE w:val="0"/>
        <w:autoSpaceDN w:val="0"/>
        <w:adjustRightInd w:val="0"/>
        <w:spacing w:before="60" w:after="60"/>
        <w:rPr>
          <w:color w:val="000000" w:themeColor="text1"/>
          <w:sz w:val="26"/>
          <w:szCs w:val="26"/>
          <w:lang w:val="vi-VN"/>
        </w:rPr>
      </w:pPr>
      <w:r w:rsidRPr="00135D4B">
        <w:rPr>
          <w:i/>
          <w:iCs/>
          <w:color w:val="000000" w:themeColor="text1"/>
          <w:sz w:val="26"/>
          <w:szCs w:val="26"/>
          <w:lang w:val="vi-VN"/>
        </w:rPr>
        <w:t>1)</w:t>
      </w:r>
      <w:r w:rsidRPr="00135D4B">
        <w:rPr>
          <w:color w:val="000000" w:themeColor="text1"/>
          <w:sz w:val="26"/>
          <w:szCs w:val="26"/>
          <w:lang w:val="vi-VN"/>
        </w:rPr>
        <w:t xml:space="preserve"> ............................................................................................................................</w:t>
      </w:r>
    </w:p>
    <w:p w:rsidRPr="00135D4B" w:rsidR="00E73465" w:rsidP="00E73465" w:rsidRDefault="00E73465" w14:paraId="46FF3184" w14:textId="77777777">
      <w:pPr>
        <w:tabs>
          <w:tab w:val="right" w:leader="dot" w:pos="0"/>
        </w:tabs>
        <w:autoSpaceDE w:val="0"/>
        <w:autoSpaceDN w:val="0"/>
        <w:adjustRightInd w:val="0"/>
        <w:spacing w:before="60" w:after="60"/>
        <w:rPr>
          <w:color w:val="000000" w:themeColor="text1"/>
          <w:sz w:val="26"/>
          <w:szCs w:val="26"/>
          <w:lang w:val="vi-VN"/>
        </w:rPr>
      </w:pPr>
      <w:r w:rsidRPr="00135D4B">
        <w:rPr>
          <w:i/>
          <w:iCs/>
          <w:color w:val="000000" w:themeColor="text1"/>
          <w:sz w:val="26"/>
          <w:szCs w:val="26"/>
          <w:lang w:val="vi-VN"/>
        </w:rPr>
        <w:t>2)</w:t>
      </w:r>
      <w:r w:rsidRPr="00135D4B">
        <w:rPr>
          <w:color w:val="000000" w:themeColor="text1"/>
          <w:sz w:val="26"/>
          <w:szCs w:val="26"/>
          <w:lang w:val="vi-VN"/>
        </w:rPr>
        <w:t xml:space="preserve"> ............................................................................................................................</w:t>
      </w:r>
    </w:p>
    <w:p w:rsidRPr="00135D4B" w:rsidR="00E73465" w:rsidP="00E73465" w:rsidRDefault="00E73465" w14:paraId="471B7563" w14:textId="77777777">
      <w:pPr>
        <w:tabs>
          <w:tab w:val="right" w:leader="dot" w:pos="0"/>
        </w:tabs>
        <w:autoSpaceDE w:val="0"/>
        <w:autoSpaceDN w:val="0"/>
        <w:adjustRightInd w:val="0"/>
        <w:spacing w:before="60" w:after="60"/>
        <w:rPr>
          <w:color w:val="000000" w:themeColor="text1"/>
          <w:sz w:val="26"/>
          <w:szCs w:val="26"/>
          <w:lang w:val="vi-VN"/>
        </w:rPr>
      </w:pPr>
      <w:r w:rsidRPr="008F67D0">
        <w:rPr>
          <w:color w:val="000000" w:themeColor="text1"/>
          <w:sz w:val="26"/>
          <w:szCs w:val="26"/>
          <w:lang w:val="vi-VN"/>
        </w:rPr>
        <w:t>3.</w:t>
      </w:r>
      <w:r w:rsidRPr="00135D4B">
        <w:rPr>
          <w:color w:val="000000" w:themeColor="text1"/>
          <w:sz w:val="26"/>
          <w:szCs w:val="26"/>
          <w:lang w:val="vi-VN"/>
        </w:rPr>
        <w:t xml:space="preserve"> Biên bản này gồm ..... trang, được lập thành ...... bản có giá trị pháp lý như nhau, được lập xong vào lúc ........ giờ, ngày ..... tháng ...... năm.............hai bên đã thống nhất các nội dung giao, nhận và cùng ký xác nhận.</w:t>
      </w:r>
    </w:p>
    <w:p w:rsidRPr="00135D4B" w:rsidR="00E73465" w:rsidP="00E73465" w:rsidRDefault="00E73465" w14:paraId="0373280B" w14:textId="77777777">
      <w:pPr>
        <w:tabs>
          <w:tab w:val="right" w:leader="dot" w:pos="0"/>
        </w:tabs>
        <w:autoSpaceDE w:val="0"/>
        <w:autoSpaceDN w:val="0"/>
        <w:adjustRightInd w:val="0"/>
        <w:spacing w:before="60" w:after="60"/>
        <w:rPr>
          <w:color w:val="000000" w:themeColor="text1"/>
          <w:sz w:val="26"/>
          <w:szCs w:val="26"/>
          <w:lang w:val="vi-VN"/>
        </w:rPr>
      </w:pPr>
      <w:r w:rsidRPr="00135D4B">
        <w:rPr>
          <w:color w:val="000000" w:themeColor="text1"/>
          <w:sz w:val="26"/>
          <w:szCs w:val="26"/>
          <w:lang w:val="vi-VN"/>
        </w:rPr>
        <w:t>Bên giao giữ ....... bản; Bên nhận giữ ..........bản./.</w:t>
      </w:r>
    </w:p>
    <w:p w:rsidRPr="00135D4B" w:rsidR="00E73465" w:rsidP="00E73465" w:rsidRDefault="00E73465" w14:paraId="73D3CFA3" w14:textId="77777777">
      <w:pPr>
        <w:tabs>
          <w:tab w:val="right" w:leader="dot" w:pos="0"/>
        </w:tabs>
        <w:autoSpaceDE w:val="0"/>
        <w:autoSpaceDN w:val="0"/>
        <w:adjustRightInd w:val="0"/>
        <w:spacing w:before="60" w:after="60"/>
        <w:rPr>
          <w:color w:val="000000" w:themeColor="text1"/>
          <w:sz w:val="26"/>
          <w:szCs w:val="26"/>
          <w:lang w:val="vi-VN"/>
        </w:rPr>
      </w:pPr>
    </w:p>
    <w:tbl>
      <w:tblPr>
        <w:tblW w:w="0" w:type="auto"/>
        <w:jc w:val="center"/>
        <w:tblLayout w:type="fixed"/>
        <w:tblLook w:val="0000" w:firstRow="0" w:lastRow="0" w:firstColumn="0" w:lastColumn="0" w:noHBand="0" w:noVBand="0"/>
      </w:tblPr>
      <w:tblGrid>
        <w:gridCol w:w="4535"/>
        <w:gridCol w:w="4537"/>
      </w:tblGrid>
      <w:tr w:rsidRPr="00135D4B" w:rsidR="00E73465" w:rsidTr="0014132C" w14:paraId="5C445A4A" w14:textId="77777777">
        <w:trPr>
          <w:trHeight w:val="1"/>
          <w:jc w:val="center"/>
        </w:trPr>
        <w:tc>
          <w:tcPr>
            <w:tcW w:w="4535" w:type="dxa"/>
            <w:tcBorders>
              <w:top w:val="nil"/>
              <w:left w:val="nil"/>
              <w:bottom w:val="nil"/>
              <w:right w:val="nil"/>
            </w:tcBorders>
          </w:tcPr>
          <w:p w:rsidRPr="00135D4B" w:rsidR="00E73465" w:rsidP="0014132C" w:rsidRDefault="00E73465" w14:paraId="1FD18F69" w14:textId="77777777">
            <w:pPr>
              <w:tabs>
                <w:tab w:val="right" w:leader="dot" w:pos="9356"/>
              </w:tabs>
              <w:autoSpaceDE w:val="0"/>
              <w:autoSpaceDN w:val="0"/>
              <w:adjustRightInd w:val="0"/>
              <w:ind w:firstLine="34"/>
              <w:jc w:val="center"/>
              <w:rPr>
                <w:b/>
                <w:bCs/>
                <w:color w:val="000000" w:themeColor="text1"/>
                <w:sz w:val="26"/>
                <w:szCs w:val="26"/>
                <w:lang w:val="vi-VN"/>
              </w:rPr>
            </w:pPr>
            <w:r w:rsidRPr="00135D4B">
              <w:rPr>
                <w:b/>
                <w:bCs/>
                <w:color w:val="000000" w:themeColor="text1"/>
                <w:sz w:val="26"/>
                <w:szCs w:val="26"/>
                <w:lang w:val="vi-VN"/>
              </w:rPr>
              <w:t>ĐẠI DIỆN BÊN GIAO</w:t>
            </w:r>
          </w:p>
          <w:p w:rsidRPr="00135D4B" w:rsidR="00E73465" w:rsidP="0014132C" w:rsidRDefault="00E73465" w14:paraId="457777E6" w14:textId="77777777">
            <w:pPr>
              <w:tabs>
                <w:tab w:val="right" w:leader="dot" w:pos="9356"/>
              </w:tabs>
              <w:autoSpaceDE w:val="0"/>
              <w:autoSpaceDN w:val="0"/>
              <w:adjustRightInd w:val="0"/>
              <w:ind w:firstLine="34"/>
              <w:jc w:val="center"/>
              <w:rPr>
                <w:rFonts w:ascii="Calibri" w:hAnsi="Calibri" w:cs="Calibri"/>
                <w:color w:val="000000" w:themeColor="text1"/>
                <w:sz w:val="26"/>
                <w:szCs w:val="26"/>
                <w:lang w:val="vi-VN"/>
              </w:rPr>
            </w:pPr>
            <w:r w:rsidRPr="00135D4B">
              <w:rPr>
                <w:i/>
                <w:iCs/>
                <w:color w:val="000000" w:themeColor="text1"/>
                <w:sz w:val="26"/>
                <w:szCs w:val="26"/>
                <w:lang w:val="vi-VN"/>
              </w:rPr>
              <w:t>(Ký, ghi rõ họ tên, chức vụ</w:t>
            </w:r>
            <w:r w:rsidR="008F67D0">
              <w:rPr>
                <w:i/>
                <w:iCs/>
                <w:color w:val="000000" w:themeColor="text1"/>
                <w:sz w:val="26"/>
                <w:szCs w:val="26"/>
              </w:rPr>
              <w:t>, đóng dấu</w:t>
            </w:r>
            <w:r w:rsidRPr="00135D4B">
              <w:rPr>
                <w:i/>
                <w:iCs/>
                <w:color w:val="000000" w:themeColor="text1"/>
                <w:sz w:val="26"/>
                <w:szCs w:val="26"/>
                <w:lang w:val="vi-VN"/>
              </w:rPr>
              <w:t>)</w:t>
            </w:r>
          </w:p>
        </w:tc>
        <w:tc>
          <w:tcPr>
            <w:tcW w:w="4537" w:type="dxa"/>
            <w:tcBorders>
              <w:top w:val="nil"/>
              <w:left w:val="nil"/>
              <w:bottom w:val="nil"/>
              <w:right w:val="nil"/>
            </w:tcBorders>
          </w:tcPr>
          <w:p w:rsidRPr="00135D4B" w:rsidR="00E73465" w:rsidP="0014132C" w:rsidRDefault="00E73465" w14:paraId="133F9AB5" w14:textId="77777777">
            <w:pPr>
              <w:tabs>
                <w:tab w:val="right" w:leader="dot" w:pos="9356"/>
              </w:tabs>
              <w:autoSpaceDE w:val="0"/>
              <w:autoSpaceDN w:val="0"/>
              <w:adjustRightInd w:val="0"/>
              <w:ind w:firstLine="10"/>
              <w:jc w:val="center"/>
              <w:rPr>
                <w:b/>
                <w:bCs/>
                <w:color w:val="000000" w:themeColor="text1"/>
                <w:sz w:val="26"/>
                <w:szCs w:val="26"/>
                <w:lang w:val="vi-VN"/>
              </w:rPr>
            </w:pPr>
            <w:r w:rsidRPr="00135D4B">
              <w:rPr>
                <w:b/>
                <w:bCs/>
                <w:color w:val="000000" w:themeColor="text1"/>
                <w:sz w:val="26"/>
                <w:szCs w:val="26"/>
                <w:lang w:val="vi-VN"/>
              </w:rPr>
              <w:t>ĐẠI DIỆN BÊN NHẬN</w:t>
            </w:r>
          </w:p>
          <w:p w:rsidRPr="00135D4B" w:rsidR="00E73465" w:rsidP="0014132C" w:rsidRDefault="00E73465" w14:paraId="0A1ED7AA" w14:textId="77777777">
            <w:pPr>
              <w:tabs>
                <w:tab w:val="right" w:leader="dot" w:pos="9356"/>
              </w:tabs>
              <w:autoSpaceDE w:val="0"/>
              <w:autoSpaceDN w:val="0"/>
              <w:adjustRightInd w:val="0"/>
              <w:ind w:firstLine="10"/>
              <w:jc w:val="center"/>
              <w:rPr>
                <w:rFonts w:ascii="Calibri" w:hAnsi="Calibri" w:cs="Calibri"/>
                <w:color w:val="000000" w:themeColor="text1"/>
                <w:sz w:val="26"/>
                <w:szCs w:val="26"/>
                <w:lang w:val="vi-VN"/>
              </w:rPr>
            </w:pPr>
            <w:r w:rsidRPr="00135D4B">
              <w:rPr>
                <w:i/>
                <w:iCs/>
                <w:color w:val="000000" w:themeColor="text1"/>
                <w:sz w:val="26"/>
                <w:szCs w:val="26"/>
                <w:lang w:val="vi-VN"/>
              </w:rPr>
              <w:t>(Ký, ghi rõ họ tên, chức vụ, đóng dấu)</w:t>
            </w:r>
          </w:p>
        </w:tc>
      </w:tr>
    </w:tbl>
    <w:p w:rsidRPr="00135D4B" w:rsidR="00E73465" w:rsidP="00E73465" w:rsidRDefault="00E73465" w14:paraId="4548B84D" w14:textId="77777777">
      <w:pPr>
        <w:autoSpaceDE w:val="0"/>
        <w:autoSpaceDN w:val="0"/>
        <w:adjustRightInd w:val="0"/>
        <w:spacing w:before="60" w:after="60"/>
        <w:ind w:left="5041"/>
        <w:jc w:val="center"/>
        <w:rPr>
          <w:color w:val="000000" w:themeColor="text1"/>
          <w:sz w:val="20"/>
          <w:szCs w:val="20"/>
          <w:lang w:val="vi-VN"/>
        </w:rPr>
      </w:pPr>
    </w:p>
    <w:p w:rsidRPr="00135D4B" w:rsidR="00E73465" w:rsidP="00E73465" w:rsidRDefault="00E73465" w14:paraId="11D33FA3" w14:textId="77777777">
      <w:pPr>
        <w:ind w:firstLine="0"/>
        <w:rPr>
          <w:rFonts w:asciiTheme="minorHAnsi" w:hAnsiTheme="minorHAnsi"/>
          <w:b/>
          <w:color w:val="000000" w:themeColor="text1"/>
          <w:spacing w:val="-6"/>
          <w:sz w:val="25"/>
          <w:szCs w:val="25"/>
        </w:rPr>
      </w:pPr>
      <w:r w:rsidRPr="00135D4B">
        <w:rPr>
          <w:color w:val="000000" w:themeColor="text1"/>
          <w:sz w:val="20"/>
          <w:szCs w:val="20"/>
          <w:lang w:val="vi-VN"/>
        </w:rPr>
        <w:br w:type="page"/>
      </w:r>
    </w:p>
    <w:p w:rsidRPr="00135D4B" w:rsidR="00562A80" w:rsidP="006F240C" w:rsidRDefault="00562A80" w14:paraId="703D05A3" w14:textId="23E763B2">
      <w:pPr>
        <w:autoSpaceDE w:val="0"/>
        <w:autoSpaceDN w:val="0"/>
        <w:adjustRightInd w:val="0"/>
        <w:jc w:val="right"/>
        <w:rPr>
          <w:b/>
          <w:bCs/>
          <w:color w:val="000000" w:themeColor="text1"/>
          <w:sz w:val="25"/>
          <w:szCs w:val="25"/>
        </w:rPr>
      </w:pPr>
      <w:r w:rsidRPr="00135D4B">
        <w:rPr>
          <w:b/>
          <w:bCs/>
          <w:color w:val="000000" w:themeColor="text1"/>
          <w:sz w:val="25"/>
          <w:szCs w:val="25"/>
          <w:lang w:val="vi-VN"/>
        </w:rPr>
        <w:t xml:space="preserve">Mẫu số </w:t>
      </w:r>
      <w:r w:rsidRPr="00135D4B">
        <w:rPr>
          <w:b/>
          <w:bCs/>
          <w:color w:val="000000" w:themeColor="text1"/>
          <w:sz w:val="25"/>
          <w:szCs w:val="25"/>
        </w:rPr>
        <w:t>4</w:t>
      </w:r>
      <w:r w:rsidR="00DF4D88">
        <w:rPr>
          <w:b/>
          <w:bCs/>
          <w:color w:val="000000" w:themeColor="text1"/>
          <w:sz w:val="25"/>
          <w:szCs w:val="25"/>
        </w:rPr>
        <w:t>3</w:t>
      </w:r>
    </w:p>
    <w:p w:rsidRPr="00135D4B" w:rsidR="00562A80" w:rsidP="00562A80" w:rsidRDefault="00562A80" w14:paraId="700E2B9C" w14:textId="77777777">
      <w:pPr>
        <w:autoSpaceDE w:val="0"/>
        <w:autoSpaceDN w:val="0"/>
        <w:adjustRightInd w:val="0"/>
        <w:ind w:firstLine="0"/>
        <w:rPr>
          <w:b/>
          <w:bCs/>
          <w:color w:val="000000" w:themeColor="text1"/>
          <w:sz w:val="25"/>
          <w:szCs w:val="25"/>
        </w:rPr>
      </w:pPr>
    </w:p>
    <w:tbl>
      <w:tblPr>
        <w:tblW w:w="9186" w:type="dxa"/>
        <w:jc w:val="center"/>
        <w:tblLayout w:type="fixed"/>
        <w:tblCellMar>
          <w:left w:w="0" w:type="dxa"/>
          <w:right w:w="0" w:type="dxa"/>
        </w:tblCellMar>
        <w:tblLook w:val="0000" w:firstRow="0" w:lastRow="0" w:firstColumn="0" w:lastColumn="0" w:noHBand="0" w:noVBand="0"/>
      </w:tblPr>
      <w:tblGrid>
        <w:gridCol w:w="3544"/>
        <w:gridCol w:w="5642"/>
      </w:tblGrid>
      <w:tr w:rsidRPr="00135D4B" w:rsidR="00135D4B" w:rsidTr="0014132C" w14:paraId="78E60863" w14:textId="77777777">
        <w:trPr>
          <w:trHeight w:val="688"/>
          <w:jc w:val="center"/>
        </w:trPr>
        <w:tc>
          <w:tcPr>
            <w:tcW w:w="3544" w:type="dxa"/>
            <w:tcBorders>
              <w:top w:val="nil"/>
              <w:left w:val="nil"/>
              <w:bottom w:val="nil"/>
              <w:right w:val="nil"/>
            </w:tcBorders>
            <w:shd w:val="clear" w:color="auto" w:fill="FFFFFF"/>
          </w:tcPr>
          <w:p w:rsidRPr="000B57DC" w:rsidR="00562A80" w:rsidP="0014132C" w:rsidRDefault="000B57DC" w14:paraId="6AABE100" w14:textId="77777777">
            <w:pPr>
              <w:autoSpaceDE w:val="0"/>
              <w:autoSpaceDN w:val="0"/>
              <w:adjustRightInd w:val="0"/>
              <w:ind w:firstLine="0"/>
              <w:jc w:val="center"/>
              <w:rPr>
                <w:color w:val="000000" w:themeColor="text1"/>
                <w:highlight w:val="white"/>
              </w:rPr>
            </w:pPr>
            <w:r>
              <w:rPr>
                <w:color w:val="000000" w:themeColor="text1"/>
                <w:highlight w:val="white"/>
              </w:rPr>
              <w:t>……….………</w:t>
            </w:r>
            <w:r w:rsidR="001D2D97">
              <w:rPr>
                <w:rStyle w:val="FootnoteReference"/>
                <w:color w:val="000000" w:themeColor="text1"/>
                <w:highlight w:val="white"/>
              </w:rPr>
              <w:footnoteReference w:id="193"/>
            </w:r>
          </w:p>
          <w:p w:rsidRPr="000B57DC" w:rsidR="00562A80" w:rsidP="0014132C" w:rsidRDefault="000B57DC" w14:paraId="5EE3BB67" w14:textId="77777777">
            <w:pPr>
              <w:autoSpaceDE w:val="0"/>
              <w:autoSpaceDN w:val="0"/>
              <w:adjustRightInd w:val="0"/>
              <w:ind w:firstLine="0"/>
              <w:jc w:val="center"/>
              <w:rPr>
                <w:b/>
                <w:bCs/>
                <w:color w:val="000000" w:themeColor="text1"/>
                <w:highlight w:val="white"/>
                <w:vertAlign w:val="superscript"/>
              </w:rPr>
            </w:pPr>
            <w:r>
              <w:rPr>
                <w:b/>
                <w:bCs/>
                <w:color w:val="000000" w:themeColor="text1"/>
                <w:highlight w:val="white"/>
              </w:rPr>
              <w:t>…………………………</w:t>
            </w:r>
            <w:r w:rsidR="001D2D97">
              <w:rPr>
                <w:rStyle w:val="FootnoteReference"/>
                <w:b/>
                <w:bCs/>
                <w:color w:val="000000" w:themeColor="text1"/>
                <w:highlight w:val="white"/>
              </w:rPr>
              <w:footnoteReference w:id="194"/>
            </w:r>
          </w:p>
          <w:p w:rsidRPr="00135D4B" w:rsidR="00562A80" w:rsidP="0014132C" w:rsidRDefault="00562A80" w14:paraId="619948AA" w14:textId="77777777">
            <w:pPr>
              <w:autoSpaceDE w:val="0"/>
              <w:autoSpaceDN w:val="0"/>
              <w:adjustRightInd w:val="0"/>
              <w:ind w:firstLine="0"/>
              <w:jc w:val="center"/>
              <w:rPr>
                <w:rFonts w:ascii="Calibri" w:hAnsi="Calibri" w:cs="Calibri"/>
                <w:color w:val="000000" w:themeColor="text1"/>
                <w:sz w:val="22"/>
                <w:lang w:val="vi-VN"/>
              </w:rPr>
            </w:pPr>
            <w:r w:rsidRPr="00135D4B">
              <w:rPr>
                <w:b/>
                <w:bCs/>
                <w:color w:val="000000" w:themeColor="text1"/>
                <w:szCs w:val="28"/>
                <w:vertAlign w:val="superscript"/>
              </w:rPr>
              <w:t>_____________</w:t>
            </w:r>
          </w:p>
        </w:tc>
        <w:tc>
          <w:tcPr>
            <w:tcW w:w="5642" w:type="dxa"/>
            <w:tcBorders>
              <w:top w:val="nil"/>
              <w:left w:val="nil"/>
              <w:bottom w:val="nil"/>
              <w:right w:val="nil"/>
            </w:tcBorders>
            <w:shd w:val="clear" w:color="auto" w:fill="FFFFFF"/>
          </w:tcPr>
          <w:p w:rsidRPr="00135D4B" w:rsidR="00562A80" w:rsidP="0014132C" w:rsidRDefault="00562A80" w14:paraId="50859153" w14:textId="77777777">
            <w:pPr>
              <w:autoSpaceDE w:val="0"/>
              <w:autoSpaceDN w:val="0"/>
              <w:adjustRightInd w:val="0"/>
              <w:ind w:firstLine="142"/>
              <w:jc w:val="center"/>
              <w:rPr>
                <w:b/>
                <w:bCs/>
                <w:color w:val="000000" w:themeColor="text1"/>
                <w:highlight w:val="white"/>
                <w:lang w:val="vi-VN"/>
              </w:rPr>
            </w:pPr>
            <w:r w:rsidRPr="00135D4B">
              <w:rPr>
                <w:b/>
                <w:bCs/>
                <w:color w:val="000000" w:themeColor="text1"/>
                <w:highlight w:val="white"/>
                <w:lang w:val="vi-VN"/>
              </w:rPr>
              <w:t>CỘNG HÒA XÃ HỘI CHỦ NGHĨA VIỆT NAM</w:t>
            </w:r>
          </w:p>
          <w:p w:rsidRPr="00135D4B" w:rsidR="00562A80" w:rsidP="0014132C" w:rsidRDefault="00562A80" w14:paraId="2F2508C0" w14:textId="77777777">
            <w:pPr>
              <w:autoSpaceDE w:val="0"/>
              <w:autoSpaceDN w:val="0"/>
              <w:adjustRightInd w:val="0"/>
              <w:ind w:firstLine="142"/>
              <w:jc w:val="center"/>
              <w:rPr>
                <w:b/>
                <w:bCs/>
                <w:color w:val="000000" w:themeColor="text1"/>
                <w:sz w:val="26"/>
                <w:szCs w:val="26"/>
              </w:rPr>
            </w:pPr>
            <w:r w:rsidRPr="00135D4B">
              <w:rPr>
                <w:b/>
                <w:bCs/>
                <w:color w:val="000000" w:themeColor="text1"/>
                <w:sz w:val="26"/>
                <w:szCs w:val="26"/>
                <w:highlight w:val="white"/>
              </w:rPr>
              <w:t>Độc lập - Tự do - Hạnh phúc</w:t>
            </w:r>
          </w:p>
          <w:p w:rsidRPr="00135D4B" w:rsidR="00562A80" w:rsidP="0014132C" w:rsidRDefault="00562A80" w14:paraId="3ACD814C" w14:textId="77777777">
            <w:pPr>
              <w:autoSpaceDE w:val="0"/>
              <w:autoSpaceDN w:val="0"/>
              <w:adjustRightInd w:val="0"/>
              <w:ind w:firstLine="142"/>
              <w:jc w:val="center"/>
              <w:rPr>
                <w:rFonts w:ascii="Calibri" w:hAnsi="Calibri" w:cs="Calibri"/>
                <w:color w:val="000000" w:themeColor="text1"/>
                <w:sz w:val="22"/>
              </w:rPr>
            </w:pPr>
            <w:r w:rsidRPr="00135D4B">
              <w:rPr>
                <w:b/>
                <w:bCs/>
                <w:color w:val="000000" w:themeColor="text1"/>
                <w:szCs w:val="28"/>
                <w:vertAlign w:val="superscript"/>
              </w:rPr>
              <w:t>__________________________________________</w:t>
            </w:r>
          </w:p>
        </w:tc>
      </w:tr>
      <w:tr w:rsidRPr="00135D4B" w:rsidR="00135D4B" w:rsidTr="0014132C" w14:paraId="0D49F6DB" w14:textId="77777777">
        <w:trPr>
          <w:trHeight w:val="279"/>
          <w:jc w:val="center"/>
        </w:trPr>
        <w:tc>
          <w:tcPr>
            <w:tcW w:w="3544" w:type="dxa"/>
            <w:tcBorders>
              <w:top w:val="nil"/>
              <w:left w:val="nil"/>
              <w:bottom w:val="nil"/>
              <w:right w:val="nil"/>
            </w:tcBorders>
            <w:shd w:val="clear" w:color="auto" w:fill="FFFFFF"/>
          </w:tcPr>
          <w:p w:rsidRPr="00135D4B" w:rsidR="00562A80" w:rsidP="0014132C" w:rsidRDefault="00562A80" w14:paraId="2BDCBE9E" w14:textId="77777777">
            <w:pPr>
              <w:autoSpaceDE w:val="0"/>
              <w:autoSpaceDN w:val="0"/>
              <w:adjustRightInd w:val="0"/>
              <w:jc w:val="center"/>
              <w:rPr>
                <w:rFonts w:ascii="Calibri" w:hAnsi="Calibri" w:cs="Calibri"/>
                <w:color w:val="000000" w:themeColor="text1"/>
                <w:sz w:val="26"/>
                <w:szCs w:val="26"/>
              </w:rPr>
            </w:pPr>
            <w:r w:rsidRPr="00135D4B">
              <w:rPr>
                <w:color w:val="000000" w:themeColor="text1"/>
                <w:sz w:val="26"/>
                <w:szCs w:val="26"/>
                <w:highlight w:val="white"/>
              </w:rPr>
              <w:t>Số:          /</w:t>
            </w:r>
            <w:r w:rsidR="00314595">
              <w:rPr>
                <w:color w:val="000000" w:themeColor="text1"/>
                <w:sz w:val="26"/>
                <w:szCs w:val="26"/>
                <w:highlight w:val="white"/>
              </w:rPr>
              <w:t>QĐ-CA…</w:t>
            </w:r>
          </w:p>
        </w:tc>
        <w:tc>
          <w:tcPr>
            <w:tcW w:w="5642" w:type="dxa"/>
            <w:tcBorders>
              <w:top w:val="nil"/>
              <w:left w:val="nil"/>
              <w:bottom w:val="nil"/>
              <w:right w:val="nil"/>
            </w:tcBorders>
            <w:shd w:val="clear" w:color="auto" w:fill="FFFFFF"/>
          </w:tcPr>
          <w:p w:rsidRPr="00135D4B" w:rsidR="00562A80" w:rsidP="0014132C" w:rsidRDefault="001D2D97" w14:paraId="4E898897" w14:textId="77777777">
            <w:pPr>
              <w:autoSpaceDE w:val="0"/>
              <w:autoSpaceDN w:val="0"/>
              <w:adjustRightInd w:val="0"/>
              <w:jc w:val="right"/>
              <w:rPr>
                <w:rFonts w:ascii="Calibri" w:hAnsi="Calibri" w:cs="Calibri"/>
                <w:color w:val="000000" w:themeColor="text1"/>
                <w:sz w:val="28"/>
              </w:rPr>
            </w:pPr>
            <w:r>
              <w:rPr>
                <w:rStyle w:val="FootnoteReference"/>
                <w:i/>
                <w:iCs/>
                <w:color w:val="000000" w:themeColor="text1"/>
                <w:sz w:val="28"/>
                <w:szCs w:val="26"/>
                <w:highlight w:val="white"/>
              </w:rPr>
              <w:footnoteReference w:id="195"/>
            </w:r>
            <w:r w:rsidRPr="00135D4B" w:rsidR="00562A80">
              <w:rPr>
                <w:i/>
                <w:iCs/>
                <w:color w:val="000000" w:themeColor="text1"/>
                <w:sz w:val="28"/>
                <w:szCs w:val="26"/>
                <w:highlight w:val="white"/>
              </w:rPr>
              <w:t>.........,</w:t>
            </w:r>
            <w:r w:rsidRPr="00135D4B" w:rsidR="00562A80">
              <w:rPr>
                <w:i/>
                <w:iCs/>
                <w:color w:val="000000" w:themeColor="text1"/>
                <w:sz w:val="28"/>
                <w:szCs w:val="26"/>
                <w:highlight w:val="white"/>
                <w:vertAlign w:val="superscript"/>
              </w:rPr>
              <w:t xml:space="preserve"> </w:t>
            </w:r>
            <w:r w:rsidRPr="00135D4B" w:rsidR="00562A80">
              <w:rPr>
                <w:i/>
                <w:iCs/>
                <w:color w:val="000000" w:themeColor="text1"/>
                <w:sz w:val="28"/>
                <w:szCs w:val="28"/>
                <w:highlight w:val="white"/>
              </w:rPr>
              <w:t>ngày... tháng... năm</w:t>
            </w:r>
            <w:r w:rsidRPr="00135D4B" w:rsidR="00562A80">
              <w:rPr>
                <w:i/>
                <w:iCs/>
                <w:color w:val="000000" w:themeColor="text1"/>
                <w:sz w:val="28"/>
                <w:szCs w:val="26"/>
                <w:highlight w:val="white"/>
              </w:rPr>
              <w:t>..............</w:t>
            </w:r>
          </w:p>
        </w:tc>
      </w:tr>
    </w:tbl>
    <w:p w:rsidRPr="00135D4B" w:rsidR="00562A80" w:rsidP="00562A80" w:rsidRDefault="00562A80" w14:paraId="698FD58C" w14:textId="77777777">
      <w:pPr>
        <w:autoSpaceDE w:val="0"/>
        <w:autoSpaceDN w:val="0"/>
        <w:adjustRightInd w:val="0"/>
        <w:jc w:val="center"/>
        <w:rPr>
          <w:b/>
          <w:bCs/>
          <w:color w:val="000000" w:themeColor="text1"/>
          <w:sz w:val="26"/>
          <w:szCs w:val="26"/>
        </w:rPr>
      </w:pPr>
    </w:p>
    <w:p w:rsidRPr="00135D4B" w:rsidR="00562A80" w:rsidP="00562A80" w:rsidRDefault="00562A80" w14:paraId="4E003938" w14:textId="77777777">
      <w:pPr>
        <w:autoSpaceDE w:val="0"/>
        <w:autoSpaceDN w:val="0"/>
        <w:adjustRightInd w:val="0"/>
        <w:ind w:firstLine="0"/>
        <w:jc w:val="center"/>
        <w:rPr>
          <w:b/>
          <w:bCs/>
          <w:color w:val="000000" w:themeColor="text1"/>
          <w:sz w:val="26"/>
          <w:szCs w:val="26"/>
        </w:rPr>
      </w:pPr>
      <w:r w:rsidRPr="00135D4B">
        <w:rPr>
          <w:b/>
          <w:bCs/>
          <w:color w:val="000000" w:themeColor="text1"/>
          <w:sz w:val="26"/>
          <w:szCs w:val="26"/>
        </w:rPr>
        <w:t>QUYẾT ĐỊNH</w:t>
      </w:r>
    </w:p>
    <w:p w:rsidRPr="00135D4B" w:rsidR="00562A80" w:rsidP="00562A80" w:rsidRDefault="00562A80" w14:paraId="799FFF9E" w14:textId="77777777">
      <w:pPr>
        <w:autoSpaceDE w:val="0"/>
        <w:autoSpaceDN w:val="0"/>
        <w:adjustRightInd w:val="0"/>
        <w:ind w:firstLine="0"/>
        <w:jc w:val="center"/>
        <w:rPr>
          <w:b/>
          <w:bCs/>
          <w:color w:val="000000" w:themeColor="text1"/>
          <w:sz w:val="25"/>
          <w:szCs w:val="25"/>
          <w:lang w:val="vi-VN"/>
        </w:rPr>
      </w:pPr>
      <w:r w:rsidRPr="00135D4B">
        <w:rPr>
          <w:b/>
          <w:bCs/>
          <w:color w:val="000000" w:themeColor="text1"/>
          <w:sz w:val="25"/>
          <w:szCs w:val="25"/>
        </w:rPr>
        <w:t xml:space="preserve">Truy tìm </w:t>
      </w:r>
      <w:r w:rsidRPr="00135D4B" w:rsidR="00E23F90">
        <w:rPr>
          <w:b/>
          <w:bCs/>
          <w:color w:val="000000" w:themeColor="text1"/>
          <w:sz w:val="25"/>
          <w:szCs w:val="25"/>
        </w:rPr>
        <w:t>người nghiện đang được quản lý trong thời gian lập hồ sơ, người đang cai nghiện bắt buộc bỏ trốn</w:t>
      </w:r>
    </w:p>
    <w:p w:rsidRPr="00135D4B" w:rsidR="00562A80" w:rsidP="00562A80" w:rsidRDefault="00562A80" w14:paraId="0A1E4E48" w14:textId="77777777">
      <w:pPr>
        <w:autoSpaceDE w:val="0"/>
        <w:autoSpaceDN w:val="0"/>
        <w:adjustRightInd w:val="0"/>
        <w:ind w:firstLine="0"/>
        <w:jc w:val="center"/>
        <w:rPr>
          <w:b/>
          <w:bCs/>
          <w:color w:val="000000" w:themeColor="text1"/>
          <w:sz w:val="26"/>
          <w:szCs w:val="26"/>
          <w:lang w:val="vi-VN"/>
        </w:rPr>
      </w:pPr>
      <w:r w:rsidRPr="00135D4B">
        <w:rPr>
          <w:b/>
          <w:bCs/>
          <w:color w:val="000000" w:themeColor="text1"/>
          <w:szCs w:val="28"/>
          <w:vertAlign w:val="superscript"/>
          <w:lang w:val="vi-VN"/>
        </w:rPr>
        <w:t>______________</w:t>
      </w:r>
    </w:p>
    <w:p w:rsidRPr="00135D4B" w:rsidR="00562A80" w:rsidP="00562A80" w:rsidRDefault="00562A80" w14:paraId="47ADD9A0" w14:textId="77777777">
      <w:pPr>
        <w:autoSpaceDE w:val="0"/>
        <w:autoSpaceDN w:val="0"/>
        <w:adjustRightInd w:val="0"/>
        <w:spacing w:before="120" w:after="120"/>
        <w:jc w:val="center"/>
        <w:rPr>
          <w:b/>
          <w:bCs/>
          <w:color w:val="000000" w:themeColor="text1"/>
          <w:sz w:val="26"/>
          <w:szCs w:val="26"/>
          <w:lang w:val="vi-VN"/>
        </w:rPr>
      </w:pPr>
      <w:r w:rsidRPr="00135D4B">
        <w:rPr>
          <w:b/>
          <w:bCs/>
          <w:color w:val="000000" w:themeColor="text1"/>
          <w:sz w:val="26"/>
          <w:szCs w:val="26"/>
          <w:lang w:val="vi-VN"/>
        </w:rPr>
        <w:t>TÊN CƠ QUAN/TỔ CHỨC QUYẾT ĐỊNH .................</w:t>
      </w:r>
      <w:r w:rsidR="001D2D97">
        <w:rPr>
          <w:color w:val="000000" w:themeColor="text1"/>
          <w:sz w:val="26"/>
          <w:szCs w:val="26"/>
          <w:vertAlign w:val="superscript"/>
        </w:rPr>
        <w:t>2</w:t>
      </w:r>
      <w:r w:rsidRPr="00135D4B">
        <w:rPr>
          <w:b/>
          <w:bCs/>
          <w:color w:val="000000" w:themeColor="text1"/>
          <w:sz w:val="26"/>
          <w:szCs w:val="26"/>
          <w:lang w:val="vi-VN"/>
        </w:rPr>
        <w:t>...................</w:t>
      </w:r>
    </w:p>
    <w:p w:rsidRPr="00135D4B" w:rsidR="00562A80" w:rsidP="00562A80" w:rsidRDefault="00562A80" w14:paraId="7382B52D" w14:textId="77777777">
      <w:pPr>
        <w:tabs>
          <w:tab w:val="right" w:leader="dot" w:pos="0"/>
        </w:tabs>
        <w:autoSpaceDE w:val="0"/>
        <w:autoSpaceDN w:val="0"/>
        <w:adjustRightInd w:val="0"/>
        <w:spacing w:before="40" w:after="40"/>
        <w:rPr>
          <w:i/>
          <w:iCs/>
          <w:color w:val="000000" w:themeColor="text1"/>
          <w:sz w:val="26"/>
          <w:szCs w:val="26"/>
          <w:lang w:val="vi-VN"/>
        </w:rPr>
      </w:pPr>
      <w:r w:rsidRPr="00135D4B">
        <w:rPr>
          <w:i/>
          <w:iCs/>
          <w:color w:val="000000" w:themeColor="text1"/>
          <w:sz w:val="26"/>
          <w:szCs w:val="26"/>
          <w:lang w:val="vi-VN"/>
        </w:rPr>
        <w:t>Căn cứ Luật Phòng, chống ma túy năm 2025;</w:t>
      </w:r>
    </w:p>
    <w:p w:rsidRPr="00135D4B" w:rsidR="00562A80" w:rsidP="00562A80" w:rsidRDefault="00562A80" w14:paraId="786D6852"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color w:val="000000" w:themeColor="text1"/>
          <w:sz w:val="26"/>
          <w:szCs w:val="26"/>
          <w:lang w:val="vi-VN"/>
        </w:rPr>
        <w:t>;</w:t>
      </w:r>
    </w:p>
    <w:p w:rsidRPr="00135D4B" w:rsidR="00562A80" w:rsidP="00562A80" w:rsidRDefault="00562A80" w14:paraId="1847FE10" w14:textId="77777777">
      <w:pPr>
        <w:tabs>
          <w:tab w:val="right" w:leader="dot" w:pos="0"/>
        </w:tabs>
        <w:autoSpaceDE w:val="0"/>
        <w:autoSpaceDN w:val="0"/>
        <w:adjustRightInd w:val="0"/>
        <w:spacing w:before="40" w:after="40"/>
        <w:rPr>
          <w:color w:val="000000" w:themeColor="text1"/>
          <w:sz w:val="26"/>
          <w:szCs w:val="26"/>
          <w:lang w:val="vi-VN"/>
        </w:rPr>
      </w:pPr>
      <w:r w:rsidRPr="00135D4B">
        <w:rPr>
          <w:i/>
          <w:iCs/>
          <w:color w:val="000000" w:themeColor="text1"/>
          <w:sz w:val="26"/>
          <w:szCs w:val="26"/>
          <w:lang w:val="vi-VN"/>
        </w:rPr>
        <w:t xml:space="preserve">Theo đề nghị của </w:t>
      </w:r>
      <w:r w:rsidRPr="00135D4B">
        <w:rPr>
          <w:color w:val="000000" w:themeColor="text1"/>
          <w:sz w:val="26"/>
          <w:szCs w:val="26"/>
          <w:lang w:val="vi-VN"/>
        </w:rPr>
        <w:t>……...........…….................</w:t>
      </w:r>
      <w:r w:rsidR="00DF74DC">
        <w:rPr>
          <w:rStyle w:val="FootnoteReference"/>
          <w:color w:val="000000" w:themeColor="text1"/>
          <w:sz w:val="26"/>
          <w:szCs w:val="26"/>
          <w:lang w:val="vi-VN"/>
        </w:rPr>
        <w:footnoteReference w:id="196"/>
      </w:r>
      <w:r w:rsidRPr="00135D4B">
        <w:rPr>
          <w:color w:val="000000" w:themeColor="text1"/>
          <w:sz w:val="26"/>
          <w:szCs w:val="26"/>
          <w:lang w:val="vi-VN"/>
        </w:rPr>
        <w:t>.....................................................,</w:t>
      </w:r>
    </w:p>
    <w:p w:rsidRPr="00135D4B" w:rsidR="00562A80" w:rsidP="00562A80" w:rsidRDefault="00562A80" w14:paraId="1CEA716C" w14:textId="77777777">
      <w:pPr>
        <w:autoSpaceDE w:val="0"/>
        <w:autoSpaceDN w:val="0"/>
        <w:adjustRightInd w:val="0"/>
        <w:spacing w:before="120" w:after="120"/>
        <w:jc w:val="center"/>
        <w:rPr>
          <w:b/>
          <w:bCs/>
          <w:color w:val="000000" w:themeColor="text1"/>
          <w:sz w:val="26"/>
          <w:szCs w:val="26"/>
          <w:lang w:val="vi-VN"/>
        </w:rPr>
      </w:pPr>
      <w:r w:rsidRPr="00135D4B">
        <w:rPr>
          <w:b/>
          <w:bCs/>
          <w:color w:val="000000" w:themeColor="text1"/>
          <w:sz w:val="26"/>
          <w:szCs w:val="26"/>
          <w:lang w:val="vi-VN"/>
        </w:rPr>
        <w:t>QUYẾT ĐỊNH:</w:t>
      </w:r>
    </w:p>
    <w:p w:rsidRPr="00135D4B" w:rsidR="00562A80" w:rsidP="00562A80" w:rsidRDefault="00562A80" w14:paraId="690E0C41" w14:textId="77777777">
      <w:pPr>
        <w:autoSpaceDE w:val="0"/>
        <w:autoSpaceDN w:val="0"/>
        <w:adjustRightInd w:val="0"/>
        <w:spacing w:before="60" w:after="60"/>
        <w:ind w:firstLine="709"/>
        <w:rPr>
          <w:color w:val="000000" w:themeColor="text1"/>
          <w:sz w:val="26"/>
          <w:szCs w:val="26"/>
          <w:lang w:val="vi-VN"/>
        </w:rPr>
      </w:pPr>
      <w:r w:rsidRPr="00135D4B">
        <w:rPr>
          <w:b/>
          <w:bCs/>
          <w:color w:val="000000" w:themeColor="text1"/>
          <w:sz w:val="26"/>
          <w:szCs w:val="26"/>
          <w:lang w:val="vi-VN"/>
        </w:rPr>
        <w:t>Điều 1.</w:t>
      </w:r>
      <w:r w:rsidRPr="00135D4B">
        <w:rPr>
          <w:color w:val="000000" w:themeColor="text1"/>
          <w:sz w:val="26"/>
          <w:szCs w:val="26"/>
          <w:lang w:val="vi-VN"/>
        </w:rPr>
        <w:t xml:space="preserve"> Truy tìm </w:t>
      </w:r>
      <w:r w:rsidRPr="00135D4B" w:rsidR="00E23F90">
        <w:rPr>
          <w:color w:val="000000" w:themeColor="text1"/>
          <w:sz w:val="26"/>
          <w:szCs w:val="26"/>
          <w:lang w:val="vi-VN"/>
        </w:rPr>
        <w:t>người nghiện đang được quản lý trong thời gian lập hồ sơ, người đang cai nghiện bắt buộc bỏ trốn</w:t>
      </w:r>
      <w:r w:rsidRPr="00135D4B">
        <w:rPr>
          <w:color w:val="000000" w:themeColor="text1"/>
          <w:sz w:val="26"/>
          <w:szCs w:val="26"/>
          <w:lang w:val="vi-VN"/>
        </w:rPr>
        <w:t xml:space="preserve"> có lai lịch và đặc điểm nhận dạng như sau:</w:t>
      </w:r>
    </w:p>
    <w:p w:rsidRPr="00135D4B" w:rsidR="00562A80" w:rsidP="00562A80" w:rsidRDefault="00562A80" w14:paraId="5AF91984" w14:textId="77777777">
      <w:pPr>
        <w:autoSpaceDE w:val="0"/>
        <w:autoSpaceDN w:val="0"/>
        <w:adjustRightInd w:val="0"/>
        <w:spacing w:before="40" w:after="40"/>
        <w:ind w:firstLine="709"/>
        <w:rPr>
          <w:color w:val="000000" w:themeColor="text1"/>
          <w:spacing w:val="-6"/>
          <w:sz w:val="26"/>
          <w:szCs w:val="26"/>
        </w:rPr>
      </w:pPr>
      <w:r w:rsidRPr="00135D4B">
        <w:rPr>
          <w:b/>
          <w:bCs/>
          <w:color w:val="000000" w:themeColor="text1"/>
          <w:spacing w:val="-6"/>
          <w:sz w:val="26"/>
          <w:szCs w:val="26"/>
        </w:rPr>
        <w:t>1.</w:t>
      </w:r>
      <w:r w:rsidRPr="00135D4B">
        <w:rPr>
          <w:color w:val="000000" w:themeColor="text1"/>
          <w:spacing w:val="-6"/>
          <w:sz w:val="26"/>
          <w:szCs w:val="26"/>
        </w:rPr>
        <w:t xml:space="preserve"> Họ và tên </w:t>
      </w:r>
      <w:r w:rsidRPr="00135D4B">
        <w:rPr>
          <w:i/>
          <w:iCs/>
          <w:color w:val="000000" w:themeColor="text1"/>
          <w:spacing w:val="-6"/>
        </w:rPr>
        <w:t>(viết in hoa)</w:t>
      </w:r>
      <w:r w:rsidRPr="00135D4B">
        <w:rPr>
          <w:color w:val="000000" w:themeColor="text1"/>
          <w:spacing w:val="-6"/>
          <w:sz w:val="26"/>
          <w:szCs w:val="26"/>
        </w:rPr>
        <w:t>: .......................</w:t>
      </w:r>
      <w:r w:rsidRPr="00135D4B">
        <w:rPr>
          <w:color w:val="000000" w:themeColor="text1"/>
          <w:spacing w:val="-6"/>
          <w:sz w:val="26"/>
          <w:szCs w:val="26"/>
          <w:vertAlign w:val="superscript"/>
        </w:rPr>
        <w:t xml:space="preserve"> </w:t>
      </w:r>
      <w:r w:rsidRPr="00135D4B">
        <w:rPr>
          <w:color w:val="000000" w:themeColor="text1"/>
          <w:spacing w:val="-6"/>
          <w:sz w:val="26"/>
          <w:szCs w:val="26"/>
        </w:rPr>
        <w:t>.............................</w:t>
      </w:r>
      <w:r w:rsidRPr="00135D4B">
        <w:rPr>
          <w:color w:val="000000" w:themeColor="text1"/>
          <w:spacing w:val="-6"/>
          <w:sz w:val="26"/>
          <w:szCs w:val="26"/>
        </w:rPr>
        <w:tab/>
      </w:r>
      <w:r w:rsidRPr="00135D4B">
        <w:rPr>
          <w:color w:val="000000" w:themeColor="text1"/>
          <w:spacing w:val="-6"/>
          <w:sz w:val="26"/>
          <w:szCs w:val="26"/>
        </w:rPr>
        <w:t>; Giới tính: ........................</w:t>
      </w:r>
    </w:p>
    <w:p w:rsidRPr="00135D4B" w:rsidR="00562A80" w:rsidP="00562A80" w:rsidRDefault="00562A80" w14:paraId="2154B91E"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Tên gọi khác (nếu có): .......................................................................................................</w:t>
      </w:r>
      <w:r w:rsidRPr="00135D4B">
        <w:rPr>
          <w:color w:val="000000" w:themeColor="text1"/>
          <w:spacing w:val="-6"/>
          <w:sz w:val="26"/>
          <w:szCs w:val="26"/>
        </w:rPr>
        <w:tab/>
      </w:r>
    </w:p>
    <w:p w:rsidRPr="00135D4B" w:rsidR="00562A80" w:rsidP="00562A80" w:rsidRDefault="00562A80" w14:paraId="4A4E7769"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562A80" w:rsidP="00562A80" w:rsidRDefault="00562A80" w14:paraId="3F47C3DF"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 xml:space="preserve">Số </w:t>
      </w:r>
      <w:r w:rsidR="00187202">
        <w:rPr>
          <w:color w:val="000000" w:themeColor="text1"/>
          <w:spacing w:val="-6"/>
          <w:sz w:val="26"/>
          <w:szCs w:val="26"/>
        </w:rPr>
        <w:t>CC/</w:t>
      </w:r>
      <w:r w:rsidRPr="00135D4B">
        <w:rPr>
          <w:color w:val="000000" w:themeColor="text1"/>
          <w:spacing w:val="-6"/>
          <w:sz w:val="26"/>
          <w:szCs w:val="26"/>
        </w:rPr>
        <w:t>CCCD/CMT/HC: ..............................................; Ngày cấp: ................................</w:t>
      </w:r>
    </w:p>
    <w:p w:rsidRPr="00135D4B" w:rsidR="00562A80" w:rsidP="00562A80" w:rsidRDefault="00562A80" w14:paraId="3F321BDA"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rPr>
        <w:t>N</w:t>
      </w:r>
      <w:r w:rsidRPr="00135D4B">
        <w:rPr>
          <w:color w:val="000000" w:themeColor="text1"/>
          <w:spacing w:val="-6"/>
          <w:sz w:val="26"/>
          <w:szCs w:val="26"/>
          <w:lang w:val="vi-VN"/>
        </w:rPr>
        <w:t>ơi cấp: ..............................................................................................................................</w:t>
      </w:r>
    </w:p>
    <w:p w:rsidRPr="00135D4B" w:rsidR="00562A80" w:rsidP="00562A80" w:rsidRDefault="00562A80" w14:paraId="00634BDF"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rPr>
        <w:t>N</w:t>
      </w:r>
      <w:r w:rsidRPr="00135D4B">
        <w:rPr>
          <w:color w:val="000000" w:themeColor="text1"/>
          <w:spacing w:val="-6"/>
          <w:sz w:val="26"/>
          <w:szCs w:val="26"/>
          <w:lang w:val="vi-VN"/>
        </w:rPr>
        <w:t>ơi cư trú hoặc chỗ ở hiện nay: ........................................................................................</w:t>
      </w:r>
    </w:p>
    <w:p w:rsidRPr="00135D4B" w:rsidR="00562A80" w:rsidP="00562A80" w:rsidRDefault="00562A80" w14:paraId="7C625D09" w14:textId="77777777">
      <w:pPr>
        <w:autoSpaceDE w:val="0"/>
        <w:autoSpaceDN w:val="0"/>
        <w:adjustRightInd w:val="0"/>
        <w:spacing w:before="40" w:after="40"/>
        <w:ind w:firstLine="709"/>
        <w:rPr>
          <w:color w:val="000000" w:themeColor="text1"/>
          <w:sz w:val="26"/>
          <w:szCs w:val="26"/>
          <w:lang w:val="vi-VN"/>
        </w:rPr>
      </w:pPr>
      <w:r w:rsidRPr="00135D4B">
        <w:rPr>
          <w:b/>
          <w:bCs/>
          <w:color w:val="000000" w:themeColor="text1"/>
          <w:sz w:val="26"/>
          <w:szCs w:val="26"/>
          <w:lang w:val="vi-VN"/>
        </w:rPr>
        <w:t>2.</w:t>
      </w:r>
      <w:r w:rsidRPr="00135D4B">
        <w:rPr>
          <w:color w:val="000000" w:themeColor="text1"/>
          <w:sz w:val="26"/>
          <w:szCs w:val="26"/>
          <w:lang w:val="vi-VN"/>
        </w:rPr>
        <w:t xml:space="preserve"> Đặc điểm nhận dạng:</w:t>
      </w:r>
    </w:p>
    <w:p w:rsidRPr="00135D4B" w:rsidR="00562A80" w:rsidP="00562A80" w:rsidRDefault="00562A80" w14:paraId="649816DC" w14:textId="77777777">
      <w:pPr>
        <w:tabs>
          <w:tab w:val="left" w:pos="5245"/>
        </w:tabs>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Chiều cao: ...............................................m; Cân nặng : …………………......kg</w:t>
      </w:r>
    </w:p>
    <w:p w:rsidRPr="00135D4B" w:rsidR="00562A80" w:rsidP="00562A80" w:rsidRDefault="00187202" w14:paraId="39B1D010" w14:textId="77777777">
      <w:pPr>
        <w:autoSpaceDE w:val="0"/>
        <w:autoSpaceDN w:val="0"/>
        <w:adjustRightInd w:val="0"/>
        <w:spacing w:before="60" w:after="60"/>
        <w:ind w:firstLine="709"/>
        <w:rPr>
          <w:color w:val="000000" w:themeColor="text1"/>
          <w:sz w:val="26"/>
          <w:szCs w:val="26"/>
          <w:lang w:val="vi-VN"/>
        </w:rPr>
      </w:pPr>
      <w:r>
        <w:rPr>
          <w:color w:val="000000" w:themeColor="text1"/>
          <w:sz w:val="26"/>
          <w:szCs w:val="26"/>
        </w:rPr>
        <w:t>Dấu hiệu</w:t>
      </w:r>
      <w:r w:rsidRPr="00135D4B" w:rsidR="00562A80">
        <w:rPr>
          <w:color w:val="000000" w:themeColor="text1"/>
          <w:sz w:val="26"/>
          <w:szCs w:val="26"/>
          <w:lang w:val="vi-VN"/>
        </w:rPr>
        <w:t xml:space="preserve"> riêng biệt: ......…………………………………………………………</w:t>
      </w:r>
    </w:p>
    <w:p w:rsidRPr="00135D4B" w:rsidR="00562A80" w:rsidP="00562A80" w:rsidRDefault="00562A80" w14:paraId="7587BCFE" w14:textId="77777777">
      <w:pPr>
        <w:autoSpaceDE w:val="0"/>
        <w:autoSpaceDN w:val="0"/>
        <w:adjustRightInd w:val="0"/>
        <w:spacing w:before="40" w:after="40"/>
        <w:ind w:firstLine="709"/>
        <w:rPr>
          <w:color w:val="000000" w:themeColor="text1"/>
          <w:sz w:val="26"/>
          <w:szCs w:val="26"/>
          <w:lang w:val="vi-VN"/>
        </w:rPr>
      </w:pPr>
      <w:r w:rsidRPr="00135D4B">
        <w:rPr>
          <w:b/>
          <w:bCs/>
          <w:color w:val="000000" w:themeColor="text1"/>
          <w:sz w:val="26"/>
          <w:szCs w:val="26"/>
          <w:lang w:val="vi-VN"/>
        </w:rPr>
        <w:t>3.</w:t>
      </w:r>
      <w:r w:rsidRPr="00135D4B">
        <w:rPr>
          <w:color w:val="000000" w:themeColor="text1"/>
          <w:sz w:val="26"/>
          <w:szCs w:val="26"/>
          <w:lang w:val="vi-VN"/>
        </w:rPr>
        <w:t xml:space="preserve"> Các mối quan hệ</w:t>
      </w:r>
    </w:p>
    <w:p w:rsidRPr="00135D4B" w:rsidR="00562A80" w:rsidP="00562A80" w:rsidRDefault="00562A80" w14:paraId="736A4B8A" w14:textId="77777777">
      <w:pPr>
        <w:tabs>
          <w:tab w:val="left" w:pos="6804"/>
        </w:tabs>
        <w:autoSpaceDE w:val="0"/>
        <w:autoSpaceDN w:val="0"/>
        <w:adjustRightInd w:val="0"/>
        <w:spacing w:before="40" w:after="40"/>
        <w:ind w:firstLine="709"/>
        <w:rPr>
          <w:color w:val="000000" w:themeColor="text1"/>
          <w:spacing w:val="-6"/>
          <w:sz w:val="26"/>
          <w:szCs w:val="26"/>
          <w:lang w:val="vi-VN"/>
        </w:rPr>
      </w:pPr>
      <w:r w:rsidRPr="00135D4B">
        <w:rPr>
          <w:color w:val="000000" w:themeColor="text1"/>
          <w:spacing w:val="-6"/>
          <w:sz w:val="26"/>
          <w:szCs w:val="26"/>
          <w:lang w:val="vi-VN"/>
        </w:rPr>
        <w:t>- Họ, tên bố: ………………………......................................; Tuổi: ..…………….....</w:t>
      </w:r>
    </w:p>
    <w:p w:rsidRPr="00135D4B" w:rsidR="00562A80" w:rsidP="00562A80" w:rsidRDefault="00562A80" w14:paraId="4FE0E34B" w14:textId="77777777">
      <w:pPr>
        <w:tabs>
          <w:tab w:val="left" w:pos="9072"/>
        </w:tabs>
        <w:autoSpaceDE w:val="0"/>
        <w:autoSpaceDN w:val="0"/>
        <w:adjustRightInd w:val="0"/>
        <w:spacing w:before="120" w:after="60"/>
        <w:ind w:firstLine="709"/>
        <w:rPr>
          <w:color w:val="000000" w:themeColor="text1"/>
          <w:spacing w:val="-6"/>
          <w:sz w:val="26"/>
          <w:szCs w:val="26"/>
          <w:lang w:val="vi-VN"/>
        </w:rPr>
      </w:pPr>
      <w:r w:rsidRPr="00135D4B">
        <w:rPr>
          <w:color w:val="000000" w:themeColor="text1"/>
          <w:spacing w:val="-6"/>
          <w:sz w:val="26"/>
          <w:szCs w:val="26"/>
          <w:lang w:val="vi-VN"/>
        </w:rPr>
        <w:t>Nghề nghiệp: ………………………………………………...……………................</w:t>
      </w:r>
    </w:p>
    <w:p w:rsidRPr="00135D4B" w:rsidR="00562A80" w:rsidP="00562A80" w:rsidRDefault="00562A80" w14:paraId="017C9F53" w14:textId="77777777">
      <w:pPr>
        <w:tabs>
          <w:tab w:val="left" w:pos="9072"/>
        </w:tabs>
        <w:autoSpaceDE w:val="0"/>
        <w:autoSpaceDN w:val="0"/>
        <w:adjustRightInd w:val="0"/>
        <w:spacing w:before="120" w:after="60"/>
        <w:ind w:firstLine="709"/>
        <w:rPr>
          <w:color w:val="000000" w:themeColor="text1"/>
          <w:spacing w:val="-6"/>
          <w:sz w:val="26"/>
          <w:szCs w:val="26"/>
          <w:lang w:val="vi-VN"/>
        </w:rPr>
      </w:pPr>
      <w:r w:rsidRPr="00135D4B">
        <w:rPr>
          <w:color w:val="000000" w:themeColor="text1"/>
          <w:spacing w:val="-6"/>
          <w:sz w:val="26"/>
          <w:szCs w:val="26"/>
          <w:lang w:val="vi-VN"/>
        </w:rPr>
        <w:t>Nơi cư trú hoặc chỗ ở hiện nay: .......................................................................................</w:t>
      </w:r>
    </w:p>
    <w:p w:rsidRPr="00135D4B" w:rsidR="00562A80" w:rsidP="00562A80" w:rsidRDefault="00562A80" w14:paraId="24F8D5EC" w14:textId="77777777">
      <w:pPr>
        <w:tabs>
          <w:tab w:val="left" w:pos="6946"/>
        </w:tabs>
        <w:autoSpaceDE w:val="0"/>
        <w:autoSpaceDN w:val="0"/>
        <w:adjustRightInd w:val="0"/>
        <w:spacing w:before="120" w:after="60"/>
        <w:ind w:firstLine="709"/>
        <w:rPr>
          <w:color w:val="000000" w:themeColor="text1"/>
          <w:spacing w:val="-6"/>
          <w:sz w:val="26"/>
          <w:szCs w:val="26"/>
          <w:lang w:val="vi-VN"/>
        </w:rPr>
      </w:pPr>
      <w:r w:rsidRPr="00135D4B">
        <w:rPr>
          <w:color w:val="000000" w:themeColor="text1"/>
          <w:spacing w:val="-6"/>
          <w:sz w:val="26"/>
          <w:szCs w:val="26"/>
          <w:lang w:val="vi-VN"/>
        </w:rPr>
        <w:t>Điện thoại liên hệ: ..............................................................................................................</w:t>
      </w:r>
    </w:p>
    <w:p w:rsidRPr="00135D4B" w:rsidR="00562A80" w:rsidP="00562A80" w:rsidRDefault="00562A80" w14:paraId="79337CFF" w14:textId="77777777">
      <w:pPr>
        <w:tabs>
          <w:tab w:val="left" w:pos="6946"/>
        </w:tabs>
        <w:autoSpaceDE w:val="0"/>
        <w:autoSpaceDN w:val="0"/>
        <w:adjustRightInd w:val="0"/>
        <w:spacing w:before="120" w:after="60"/>
        <w:ind w:firstLine="709"/>
        <w:rPr>
          <w:color w:val="000000" w:themeColor="text1"/>
          <w:spacing w:val="-6"/>
          <w:sz w:val="26"/>
          <w:szCs w:val="26"/>
          <w:lang w:val="vi-VN"/>
        </w:rPr>
      </w:pPr>
      <w:r w:rsidRPr="00135D4B">
        <w:rPr>
          <w:color w:val="000000" w:themeColor="text1"/>
          <w:spacing w:val="-6"/>
          <w:sz w:val="26"/>
          <w:szCs w:val="26"/>
          <w:lang w:val="vi-VN"/>
        </w:rPr>
        <w:t>- Họ, tên mẹ: ……………………..........................................; Tuổi: ….……………..</w:t>
      </w:r>
    </w:p>
    <w:p w:rsidRPr="00135D4B" w:rsidR="00562A80" w:rsidP="00562A80" w:rsidRDefault="00562A80" w14:paraId="474F4C2B" w14:textId="77777777">
      <w:pPr>
        <w:tabs>
          <w:tab w:val="left" w:pos="9072"/>
        </w:tabs>
        <w:autoSpaceDE w:val="0"/>
        <w:autoSpaceDN w:val="0"/>
        <w:adjustRightInd w:val="0"/>
        <w:spacing w:before="120" w:after="60"/>
        <w:ind w:firstLine="709"/>
        <w:rPr>
          <w:color w:val="000000" w:themeColor="text1"/>
          <w:spacing w:val="-6"/>
          <w:sz w:val="26"/>
          <w:szCs w:val="26"/>
          <w:lang w:val="vi-VN"/>
        </w:rPr>
      </w:pPr>
      <w:r w:rsidRPr="00135D4B">
        <w:rPr>
          <w:color w:val="000000" w:themeColor="text1"/>
          <w:spacing w:val="-6"/>
          <w:sz w:val="26"/>
          <w:szCs w:val="26"/>
          <w:lang w:val="vi-VN"/>
        </w:rPr>
        <w:t>Nghề nghiệp: ………………………………………………...……………................</w:t>
      </w:r>
    </w:p>
    <w:p w:rsidRPr="00135D4B" w:rsidR="00562A80" w:rsidP="00562A80" w:rsidRDefault="00562A80" w14:paraId="4829E3B7" w14:textId="77777777">
      <w:pPr>
        <w:tabs>
          <w:tab w:val="left" w:pos="9072"/>
        </w:tabs>
        <w:autoSpaceDE w:val="0"/>
        <w:autoSpaceDN w:val="0"/>
        <w:adjustRightInd w:val="0"/>
        <w:spacing w:before="120" w:after="60"/>
        <w:ind w:firstLine="709"/>
        <w:rPr>
          <w:color w:val="000000" w:themeColor="text1"/>
          <w:spacing w:val="-6"/>
          <w:sz w:val="26"/>
          <w:szCs w:val="26"/>
          <w:lang w:val="vi-VN"/>
        </w:rPr>
      </w:pPr>
      <w:r w:rsidRPr="00135D4B">
        <w:rPr>
          <w:color w:val="000000" w:themeColor="text1"/>
          <w:spacing w:val="-6"/>
          <w:sz w:val="26"/>
          <w:szCs w:val="26"/>
          <w:lang w:val="vi-VN"/>
        </w:rPr>
        <w:t>Nơi cư trú hoặc chỗ ở hiện nay: .........................................................................................</w:t>
      </w:r>
    </w:p>
    <w:p w:rsidRPr="00135D4B" w:rsidR="00562A80" w:rsidP="00562A80" w:rsidRDefault="00562A80" w14:paraId="0A11B202" w14:textId="77777777">
      <w:pPr>
        <w:tabs>
          <w:tab w:val="left" w:pos="6946"/>
        </w:tabs>
        <w:autoSpaceDE w:val="0"/>
        <w:autoSpaceDN w:val="0"/>
        <w:adjustRightInd w:val="0"/>
        <w:spacing w:before="120" w:after="60"/>
        <w:ind w:firstLine="709"/>
        <w:rPr>
          <w:color w:val="000000" w:themeColor="text1"/>
          <w:spacing w:val="-6"/>
          <w:sz w:val="26"/>
          <w:szCs w:val="26"/>
          <w:lang w:val="vi-VN"/>
        </w:rPr>
      </w:pPr>
      <w:r w:rsidRPr="00135D4B">
        <w:rPr>
          <w:color w:val="000000" w:themeColor="text1"/>
          <w:spacing w:val="-6"/>
          <w:sz w:val="26"/>
          <w:szCs w:val="26"/>
          <w:lang w:val="vi-VN"/>
        </w:rPr>
        <w:t>Điện thoại liên hệ: ..............................................................................................................</w:t>
      </w:r>
    </w:p>
    <w:p w:rsidRPr="00135D4B" w:rsidR="00562A80" w:rsidP="00562A80" w:rsidRDefault="00562A80" w14:paraId="63E6B7FD" w14:textId="77777777">
      <w:pPr>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 Các mối quan hệ liên quan khác: ………………………………........................</w:t>
      </w:r>
    </w:p>
    <w:p w:rsidRPr="00135D4B" w:rsidR="00562A80" w:rsidP="00562A80" w:rsidRDefault="00562A80" w14:paraId="252D46C5" w14:textId="77777777">
      <w:pPr>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w:t>
      </w:r>
    </w:p>
    <w:p w:rsidRPr="00135D4B" w:rsidR="00562A80" w:rsidP="00562A80" w:rsidRDefault="00562A80" w14:paraId="5500AF95" w14:textId="77777777">
      <w:pPr>
        <w:autoSpaceDE w:val="0"/>
        <w:autoSpaceDN w:val="0"/>
        <w:adjustRightInd w:val="0"/>
        <w:spacing w:before="60" w:after="60"/>
        <w:ind w:firstLine="709"/>
        <w:rPr>
          <w:color w:val="000000" w:themeColor="text1"/>
          <w:sz w:val="26"/>
          <w:szCs w:val="26"/>
          <w:lang w:val="vi-VN"/>
        </w:rPr>
      </w:pPr>
      <w:r w:rsidRPr="00135D4B">
        <w:rPr>
          <w:b/>
          <w:bCs/>
          <w:color w:val="000000" w:themeColor="text1"/>
          <w:sz w:val="26"/>
          <w:szCs w:val="26"/>
          <w:lang w:val="vi-VN"/>
        </w:rPr>
        <w:t xml:space="preserve">4. </w:t>
      </w:r>
      <w:r w:rsidRPr="00135D4B">
        <w:rPr>
          <w:color w:val="000000" w:themeColor="text1"/>
          <w:sz w:val="26"/>
          <w:szCs w:val="26"/>
          <w:lang w:val="vi-VN"/>
        </w:rPr>
        <w:t>Đã bỏ trốn khỏi ................................................. hồi …..giờ …… ngày…… tháng…… năm…...................</w:t>
      </w:r>
    </w:p>
    <w:p w:rsidRPr="00135D4B" w:rsidR="00562A80" w:rsidP="00562A80" w:rsidRDefault="00562A80" w14:paraId="165CD3ED" w14:textId="77777777">
      <w:pPr>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Khi phát hiện đối tượng có lai lịch nêu trên, yêu cầu báo ngay cho:</w:t>
      </w:r>
    </w:p>
    <w:p w:rsidRPr="00135D4B" w:rsidR="00562A80" w:rsidP="00562A80" w:rsidRDefault="00562A80" w14:paraId="023AFB0D" w14:textId="77777777">
      <w:pPr>
        <w:tabs>
          <w:tab w:val="left" w:pos="6521"/>
        </w:tabs>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 Ông (bà): ….......................................………...............</w:t>
      </w:r>
      <w:r w:rsidRPr="00135D4B">
        <w:rPr>
          <w:color w:val="000000" w:themeColor="text1"/>
          <w:sz w:val="26"/>
          <w:szCs w:val="26"/>
          <w:lang w:val="vi-VN"/>
        </w:rPr>
        <w:tab/>
      </w:r>
      <w:r w:rsidRPr="00135D4B">
        <w:rPr>
          <w:color w:val="000000" w:themeColor="text1"/>
          <w:sz w:val="26"/>
          <w:szCs w:val="26"/>
          <w:lang w:val="vi-VN"/>
        </w:rPr>
        <w:t>; Điện thoại: ………......</w:t>
      </w:r>
    </w:p>
    <w:p w:rsidRPr="00135D4B" w:rsidR="00562A80" w:rsidP="00562A80" w:rsidRDefault="00562A80" w14:paraId="2BBDCDEF" w14:textId="77777777">
      <w:pPr>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Địa chỉ : …………………………………….......………………………………..</w:t>
      </w:r>
    </w:p>
    <w:p w:rsidRPr="00135D4B" w:rsidR="00562A80" w:rsidP="00562A80" w:rsidRDefault="00562A80" w14:paraId="2B9203BF" w14:textId="77777777">
      <w:pPr>
        <w:tabs>
          <w:tab w:val="left" w:pos="6521"/>
        </w:tabs>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 Cơ quan: .......................................................................</w:t>
      </w:r>
      <w:r w:rsidRPr="00135D4B">
        <w:rPr>
          <w:color w:val="000000" w:themeColor="text1"/>
          <w:sz w:val="26"/>
          <w:szCs w:val="26"/>
          <w:lang w:val="vi-VN"/>
        </w:rPr>
        <w:tab/>
      </w:r>
      <w:r w:rsidRPr="00135D4B">
        <w:rPr>
          <w:color w:val="000000" w:themeColor="text1"/>
          <w:sz w:val="26"/>
          <w:szCs w:val="26"/>
          <w:lang w:val="vi-VN"/>
        </w:rPr>
        <w:t>; Điện thoại: ………......</w:t>
      </w:r>
    </w:p>
    <w:p w:rsidRPr="00135D4B" w:rsidR="00562A80" w:rsidP="00562A80" w:rsidRDefault="00562A80" w14:paraId="1BA69087" w14:textId="77777777">
      <w:pPr>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Địa chỉ : …………………………………….......………………………………..</w:t>
      </w:r>
    </w:p>
    <w:p w:rsidRPr="00135D4B" w:rsidR="00562A80" w:rsidP="00562A80" w:rsidRDefault="00562A80" w14:paraId="60035239" w14:textId="77777777">
      <w:pPr>
        <w:tabs>
          <w:tab w:val="right" w:leader="dot" w:pos="9356"/>
        </w:tabs>
        <w:autoSpaceDE w:val="0"/>
        <w:autoSpaceDN w:val="0"/>
        <w:adjustRightInd w:val="0"/>
        <w:spacing w:before="40" w:after="40"/>
        <w:ind w:firstLine="709"/>
        <w:rPr>
          <w:color w:val="000000" w:themeColor="text1"/>
          <w:sz w:val="26"/>
          <w:szCs w:val="26"/>
          <w:lang w:val="vi-VN"/>
        </w:rPr>
      </w:pPr>
      <w:r w:rsidRPr="00135D4B">
        <w:rPr>
          <w:b/>
          <w:bCs/>
          <w:color w:val="000000" w:themeColor="text1"/>
          <w:sz w:val="26"/>
          <w:szCs w:val="26"/>
          <w:lang w:val="vi-VN"/>
        </w:rPr>
        <w:t xml:space="preserve">Điều 2. </w:t>
      </w:r>
      <w:r w:rsidRPr="00135D4B">
        <w:rPr>
          <w:color w:val="000000" w:themeColor="text1"/>
          <w:sz w:val="26"/>
          <w:szCs w:val="26"/>
          <w:lang w:val="vi-VN"/>
        </w:rPr>
        <w:t>Quyết định này có hiệu lực kể từ ngày ký.</w:t>
      </w:r>
    </w:p>
    <w:p w:rsidRPr="00135D4B" w:rsidR="00562A80" w:rsidP="00562A80" w:rsidRDefault="00562A80" w14:paraId="7A7643F9" w14:textId="77777777">
      <w:pPr>
        <w:tabs>
          <w:tab w:val="right" w:leader="dot" w:pos="9356"/>
        </w:tabs>
        <w:autoSpaceDE w:val="0"/>
        <w:autoSpaceDN w:val="0"/>
        <w:adjustRightInd w:val="0"/>
        <w:spacing w:before="40" w:after="40"/>
        <w:ind w:firstLine="709"/>
        <w:rPr>
          <w:color w:val="000000" w:themeColor="text1"/>
          <w:sz w:val="26"/>
          <w:szCs w:val="26"/>
          <w:lang w:val="vi-VN"/>
        </w:rPr>
      </w:pPr>
      <w:r w:rsidRPr="00135D4B">
        <w:rPr>
          <w:color w:val="000000" w:themeColor="text1"/>
          <w:sz w:val="26"/>
          <w:szCs w:val="26"/>
          <w:lang w:val="vi-VN"/>
        </w:rPr>
        <w:t>Các ông (bà) ................................. chịu trách nhiệm thi hành Quyết định này./.</w:t>
      </w:r>
    </w:p>
    <w:p w:rsidRPr="00135D4B" w:rsidR="00562A80" w:rsidP="00562A80" w:rsidRDefault="00562A80" w14:paraId="261A9D8C" w14:textId="77777777">
      <w:pPr>
        <w:tabs>
          <w:tab w:val="right" w:leader="dot" w:pos="9356"/>
        </w:tabs>
        <w:autoSpaceDE w:val="0"/>
        <w:autoSpaceDN w:val="0"/>
        <w:adjustRightInd w:val="0"/>
        <w:spacing w:before="40" w:after="40"/>
        <w:ind w:firstLine="709"/>
        <w:rPr>
          <w:color w:val="000000" w:themeColor="text1"/>
          <w:sz w:val="26"/>
          <w:szCs w:val="26"/>
          <w:vertAlign w:val="superscript"/>
          <w:lang w:val="vi-VN"/>
        </w:rPr>
      </w:pPr>
      <w:r w:rsidRPr="00135D4B">
        <w:rPr>
          <w:color w:val="000000" w:themeColor="text1"/>
          <w:sz w:val="26"/>
          <w:szCs w:val="26"/>
          <w:lang w:val="vi-VN"/>
        </w:rPr>
        <w:t xml:space="preserve"> </w:t>
      </w:r>
    </w:p>
    <w:tbl>
      <w:tblPr>
        <w:tblW w:w="0" w:type="auto"/>
        <w:jc w:val="center"/>
        <w:tblLayout w:type="fixed"/>
        <w:tblLook w:val="0000" w:firstRow="0" w:lastRow="0" w:firstColumn="0" w:lastColumn="0" w:noHBand="0" w:noVBand="0"/>
      </w:tblPr>
      <w:tblGrid>
        <w:gridCol w:w="4111"/>
        <w:gridCol w:w="4961"/>
      </w:tblGrid>
      <w:tr w:rsidRPr="00135D4B" w:rsidR="00562A80" w:rsidTr="001D2D97" w14:paraId="185A9BDC" w14:textId="77777777">
        <w:trPr>
          <w:trHeight w:val="851"/>
          <w:jc w:val="center"/>
        </w:trPr>
        <w:tc>
          <w:tcPr>
            <w:tcW w:w="4111" w:type="dxa"/>
            <w:tcBorders>
              <w:top w:val="nil"/>
              <w:left w:val="nil"/>
              <w:bottom w:val="nil"/>
              <w:right w:val="nil"/>
            </w:tcBorders>
          </w:tcPr>
          <w:p w:rsidRPr="00135D4B" w:rsidR="00562A80" w:rsidP="0014132C" w:rsidRDefault="00562A80" w14:paraId="661AC186" w14:textId="77777777">
            <w:pPr>
              <w:autoSpaceDE w:val="0"/>
              <w:autoSpaceDN w:val="0"/>
              <w:adjustRightInd w:val="0"/>
              <w:ind w:firstLine="34"/>
              <w:jc w:val="left"/>
              <w:rPr>
                <w:color w:val="000000" w:themeColor="text1"/>
                <w:sz w:val="22"/>
                <w:lang w:val="vi-VN"/>
              </w:rPr>
            </w:pPr>
            <w:r w:rsidRPr="00135D4B">
              <w:rPr>
                <w:b/>
                <w:bCs/>
                <w:i/>
                <w:iCs/>
                <w:color w:val="000000" w:themeColor="text1"/>
                <w:lang w:val="vi-VN"/>
              </w:rPr>
              <w:t>Nơi nhận:</w:t>
            </w:r>
            <w:r w:rsidRPr="00135D4B">
              <w:rPr>
                <w:b/>
                <w:bCs/>
                <w:i/>
                <w:iCs/>
                <w:color w:val="000000" w:themeColor="text1"/>
                <w:lang w:val="vi-VN"/>
              </w:rPr>
              <w:br/>
            </w:r>
            <w:r w:rsidRPr="00135D4B">
              <w:rPr>
                <w:color w:val="000000" w:themeColor="text1"/>
                <w:sz w:val="22"/>
                <w:lang w:val="vi-VN"/>
              </w:rPr>
              <w:t>- Như Điều 2;</w:t>
            </w:r>
          </w:p>
          <w:p w:rsidRPr="00135D4B" w:rsidR="00562A80" w:rsidP="0014132C" w:rsidRDefault="00562A80" w14:paraId="2B7F1E54" w14:textId="77777777">
            <w:pPr>
              <w:autoSpaceDE w:val="0"/>
              <w:autoSpaceDN w:val="0"/>
              <w:adjustRightInd w:val="0"/>
              <w:ind w:firstLine="34"/>
              <w:jc w:val="left"/>
              <w:rPr>
                <w:rFonts w:ascii="Calibri" w:hAnsi="Calibri" w:cs="Calibri"/>
                <w:color w:val="000000" w:themeColor="text1"/>
                <w:sz w:val="22"/>
                <w:lang w:val="vi-VN"/>
              </w:rPr>
            </w:pPr>
            <w:r w:rsidRPr="00135D4B">
              <w:rPr>
                <w:color w:val="000000" w:themeColor="text1"/>
                <w:sz w:val="22"/>
                <w:lang w:val="vi-VN"/>
              </w:rPr>
              <w:t>- …………..;</w:t>
            </w:r>
            <w:r w:rsidRPr="00135D4B">
              <w:rPr>
                <w:color w:val="000000" w:themeColor="text1"/>
                <w:sz w:val="22"/>
                <w:lang w:val="vi-VN"/>
              </w:rPr>
              <w:br/>
            </w:r>
            <w:r w:rsidRPr="00135D4B">
              <w:rPr>
                <w:color w:val="000000" w:themeColor="text1"/>
                <w:sz w:val="22"/>
                <w:lang w:val="vi-VN"/>
              </w:rPr>
              <w:t>- Lưu: VT, ...</w:t>
            </w:r>
          </w:p>
        </w:tc>
        <w:tc>
          <w:tcPr>
            <w:tcW w:w="4961" w:type="dxa"/>
            <w:tcBorders>
              <w:top w:val="nil"/>
              <w:left w:val="nil"/>
              <w:bottom w:val="nil"/>
              <w:right w:val="nil"/>
            </w:tcBorders>
          </w:tcPr>
          <w:p w:rsidRPr="00135D4B" w:rsidR="00562A80" w:rsidP="0014132C" w:rsidRDefault="001D2D97" w14:paraId="46BB3E87" w14:textId="77777777">
            <w:pPr>
              <w:autoSpaceDE w:val="0"/>
              <w:autoSpaceDN w:val="0"/>
              <w:adjustRightInd w:val="0"/>
              <w:ind w:firstLine="39"/>
              <w:jc w:val="center"/>
              <w:rPr>
                <w:rFonts w:ascii="Calibri" w:hAnsi="Calibri" w:cs="Calibri"/>
                <w:color w:val="000000" w:themeColor="text1"/>
                <w:sz w:val="22"/>
                <w:lang w:val="vi-VN"/>
              </w:rPr>
            </w:pPr>
            <w:r>
              <w:rPr>
                <w:b/>
                <w:bCs/>
                <w:color w:val="000000" w:themeColor="text1"/>
                <w:sz w:val="26"/>
                <w:szCs w:val="26"/>
              </w:rPr>
              <w:t>ĐẠI DIỆN CƠ QUAN RA QUYẾT ĐỊNH</w:t>
            </w:r>
            <w:r w:rsidRPr="00135D4B" w:rsidR="00562A80">
              <w:rPr>
                <w:b/>
                <w:bCs/>
                <w:color w:val="000000" w:themeColor="text1"/>
                <w:sz w:val="26"/>
                <w:szCs w:val="26"/>
                <w:lang w:val="vi-VN"/>
              </w:rPr>
              <w:br/>
            </w:r>
            <w:r w:rsidRPr="00135D4B" w:rsidR="00562A80">
              <w:rPr>
                <w:i/>
                <w:iCs/>
                <w:color w:val="000000" w:themeColor="text1"/>
                <w:lang w:val="vi-VN"/>
              </w:rPr>
              <w:t>(Ký, ghi rõ họ tên, đóng dấu)</w:t>
            </w:r>
          </w:p>
        </w:tc>
      </w:tr>
    </w:tbl>
    <w:p w:rsidRPr="00135D4B" w:rsidR="00562A80" w:rsidP="00562A80" w:rsidRDefault="00562A80" w14:paraId="671A0017" w14:textId="77777777">
      <w:pPr>
        <w:tabs>
          <w:tab w:val="left" w:pos="720"/>
        </w:tabs>
        <w:autoSpaceDE w:val="0"/>
        <w:autoSpaceDN w:val="0"/>
        <w:adjustRightInd w:val="0"/>
        <w:spacing w:before="60" w:after="60"/>
        <w:jc w:val="center"/>
        <w:rPr>
          <w:b/>
          <w:bCs/>
          <w:color w:val="000000" w:themeColor="text1"/>
          <w:lang w:val="vi-VN"/>
        </w:rPr>
      </w:pPr>
    </w:p>
    <w:p w:rsidRPr="00135D4B" w:rsidR="00562A80" w:rsidP="00562A80" w:rsidRDefault="00562A80" w14:paraId="6B8262E5" w14:textId="77777777">
      <w:pPr>
        <w:tabs>
          <w:tab w:val="left" w:pos="720"/>
        </w:tabs>
        <w:autoSpaceDE w:val="0"/>
        <w:autoSpaceDN w:val="0"/>
        <w:adjustRightInd w:val="0"/>
        <w:spacing w:before="60" w:after="60"/>
        <w:jc w:val="center"/>
        <w:rPr>
          <w:b/>
          <w:bCs/>
          <w:color w:val="000000" w:themeColor="text1"/>
          <w:lang w:val="vi-VN"/>
        </w:rPr>
      </w:pPr>
    </w:p>
    <w:p w:rsidRPr="00135D4B" w:rsidR="00562A80" w:rsidP="00562A80" w:rsidRDefault="00562A80" w14:paraId="0418E4A7" w14:textId="77777777">
      <w:pPr>
        <w:ind w:firstLine="0"/>
        <w:rPr>
          <w:rFonts w:asciiTheme="minorHAnsi" w:hAnsiTheme="minorHAnsi"/>
          <w:b/>
          <w:color w:val="000000" w:themeColor="text1"/>
          <w:spacing w:val="-6"/>
          <w:sz w:val="25"/>
          <w:szCs w:val="25"/>
        </w:rPr>
      </w:pPr>
      <w:r w:rsidRPr="00135D4B">
        <w:rPr>
          <w:color w:val="000000" w:themeColor="text1"/>
          <w:lang w:val="vi-VN"/>
        </w:rPr>
        <w:br w:type="page"/>
      </w:r>
    </w:p>
    <w:p w:rsidRPr="00135D4B" w:rsidR="00E23F90" w:rsidP="00E306F4" w:rsidRDefault="00E23F90" w14:paraId="4A089F14" w14:textId="6F248C0E">
      <w:pPr>
        <w:autoSpaceDE w:val="0"/>
        <w:autoSpaceDN w:val="0"/>
        <w:adjustRightInd w:val="0"/>
        <w:jc w:val="right"/>
        <w:rPr>
          <w:b/>
          <w:bCs/>
          <w:color w:val="000000" w:themeColor="text1"/>
          <w:spacing w:val="-6"/>
          <w:sz w:val="25"/>
          <w:szCs w:val="25"/>
          <w:lang w:val="vi-VN"/>
        </w:rPr>
      </w:pPr>
      <w:r w:rsidRPr="00135D4B">
        <w:rPr>
          <w:b/>
          <w:bCs/>
          <w:color w:val="000000" w:themeColor="text1"/>
          <w:spacing w:val="-6"/>
          <w:sz w:val="25"/>
          <w:szCs w:val="25"/>
          <w:lang w:val="vi-VN"/>
        </w:rPr>
        <w:t xml:space="preserve">Mẫu số </w:t>
      </w:r>
      <w:r w:rsidRPr="00135D4B">
        <w:rPr>
          <w:b/>
          <w:bCs/>
          <w:color w:val="000000" w:themeColor="text1"/>
          <w:spacing w:val="-6"/>
          <w:sz w:val="25"/>
          <w:szCs w:val="25"/>
        </w:rPr>
        <w:t>4</w:t>
      </w:r>
      <w:r w:rsidR="00DF4D88">
        <w:rPr>
          <w:b/>
          <w:bCs/>
          <w:color w:val="000000" w:themeColor="text1"/>
          <w:spacing w:val="-6"/>
          <w:sz w:val="25"/>
          <w:szCs w:val="25"/>
        </w:rPr>
        <w:t>4</w:t>
      </w:r>
      <w:r w:rsidRPr="00135D4B">
        <w:rPr>
          <w:b/>
          <w:bCs/>
          <w:color w:val="000000" w:themeColor="text1"/>
          <w:spacing w:val="-6"/>
          <w:sz w:val="25"/>
          <w:szCs w:val="25"/>
          <w:lang w:val="vi-VN"/>
        </w:rPr>
        <w:t xml:space="preserve"> </w:t>
      </w:r>
    </w:p>
    <w:p w:rsidRPr="00135D4B" w:rsidR="00E23F90" w:rsidP="00E23F90" w:rsidRDefault="00E23F90" w14:paraId="47CB95E3" w14:textId="77777777">
      <w:pPr>
        <w:autoSpaceDE w:val="0"/>
        <w:autoSpaceDN w:val="0"/>
        <w:adjustRightInd w:val="0"/>
        <w:ind w:firstLine="0"/>
        <w:rPr>
          <w:rFonts w:asciiTheme="minorHAnsi" w:hAnsiTheme="minorHAnsi"/>
          <w:b/>
          <w:bCs/>
          <w:color w:val="000000" w:themeColor="text1"/>
          <w:spacing w:val="-6"/>
          <w:sz w:val="25"/>
          <w:szCs w:val="25"/>
          <w:lang w:val="vi-VN"/>
        </w:rPr>
      </w:pPr>
    </w:p>
    <w:p w:rsidRPr="00135D4B" w:rsidR="00E23F90" w:rsidP="00E23F90" w:rsidRDefault="00E23F90" w14:paraId="6841F436" w14:textId="77777777">
      <w:pPr>
        <w:autoSpaceDE w:val="0"/>
        <w:autoSpaceDN w:val="0"/>
        <w:adjustRightInd w:val="0"/>
        <w:ind w:firstLine="0"/>
        <w:jc w:val="center"/>
        <w:rPr>
          <w:b/>
          <w:bCs/>
          <w:color w:val="000000" w:themeColor="text1"/>
          <w:lang w:val="vi-VN"/>
        </w:rPr>
      </w:pPr>
      <w:r w:rsidRPr="00135D4B">
        <w:rPr>
          <w:b/>
          <w:bCs/>
          <w:color w:val="000000" w:themeColor="text1"/>
          <w:sz w:val="26"/>
          <w:szCs w:val="26"/>
          <w:lang w:val="vi-VN"/>
        </w:rPr>
        <w:t>CỘNG HÒA XÃ HỘI CHỦ NGHĨA VIỆT NAM</w:t>
      </w:r>
      <w:r w:rsidRPr="00135D4B">
        <w:rPr>
          <w:b/>
          <w:bCs/>
          <w:color w:val="000000" w:themeColor="text1"/>
          <w:sz w:val="26"/>
          <w:szCs w:val="26"/>
          <w:lang w:val="vi-VN"/>
        </w:rPr>
        <w:br/>
      </w:r>
      <w:r w:rsidRPr="00135D4B">
        <w:rPr>
          <w:b/>
          <w:bCs/>
          <w:color w:val="000000" w:themeColor="text1"/>
          <w:sz w:val="26"/>
          <w:szCs w:val="26"/>
          <w:lang w:val="vi-VN"/>
        </w:rPr>
        <w:t>Độc lập - Tự do - Hạnh phúc</w:t>
      </w:r>
      <w:r w:rsidRPr="00135D4B">
        <w:rPr>
          <w:b/>
          <w:bCs/>
          <w:color w:val="000000" w:themeColor="text1"/>
          <w:lang w:val="vi-VN"/>
        </w:rPr>
        <w:t xml:space="preserve"> </w:t>
      </w:r>
    </w:p>
    <w:p w:rsidRPr="00135D4B" w:rsidR="00E23F90" w:rsidP="00E23F90" w:rsidRDefault="00E23F90" w14:paraId="4542B826" w14:textId="77777777">
      <w:pPr>
        <w:autoSpaceDE w:val="0"/>
        <w:autoSpaceDN w:val="0"/>
        <w:adjustRightInd w:val="0"/>
        <w:ind w:firstLine="0"/>
        <w:jc w:val="center"/>
        <w:rPr>
          <w:color w:val="000000" w:themeColor="text1"/>
          <w:lang w:val="vi-VN"/>
        </w:rPr>
      </w:pPr>
      <w:r w:rsidRPr="00135D4B">
        <w:rPr>
          <w:b/>
          <w:bCs/>
          <w:color w:val="000000" w:themeColor="text1"/>
          <w:szCs w:val="28"/>
          <w:vertAlign w:val="superscript"/>
          <w:lang w:val="vi-VN"/>
        </w:rPr>
        <w:t>__________________________________________</w:t>
      </w:r>
      <w:r w:rsidRPr="00135D4B">
        <w:rPr>
          <w:b/>
          <w:bCs/>
          <w:color w:val="000000" w:themeColor="text1"/>
          <w:lang w:val="vi-VN"/>
        </w:rPr>
        <w:br/>
      </w:r>
    </w:p>
    <w:p w:rsidRPr="00135D4B" w:rsidR="00E23F90" w:rsidP="00E23F90" w:rsidRDefault="00E23F90" w14:paraId="2B9F5F4D" w14:textId="77777777">
      <w:pPr>
        <w:autoSpaceDE w:val="0"/>
        <w:autoSpaceDN w:val="0"/>
        <w:adjustRightInd w:val="0"/>
        <w:jc w:val="right"/>
        <w:rPr>
          <w:b/>
          <w:bCs/>
          <w:color w:val="000000" w:themeColor="text1"/>
          <w:sz w:val="26"/>
          <w:szCs w:val="26"/>
          <w:lang w:val="vi-VN"/>
        </w:rPr>
      </w:pPr>
      <w:r w:rsidRPr="00135D4B">
        <w:rPr>
          <w:i/>
          <w:iCs/>
          <w:color w:val="000000" w:themeColor="text1"/>
          <w:sz w:val="26"/>
          <w:szCs w:val="26"/>
          <w:highlight w:val="white"/>
          <w:lang w:val="vi-VN"/>
        </w:rPr>
        <w:t>.........</w:t>
      </w:r>
      <w:r w:rsidRPr="00135D4B">
        <w:rPr>
          <w:rStyle w:val="FootnoteReference"/>
          <w:i/>
          <w:iCs/>
          <w:color w:val="000000" w:themeColor="text1"/>
          <w:sz w:val="26"/>
          <w:szCs w:val="26"/>
          <w:highlight w:val="white"/>
          <w:lang w:val="vi-VN"/>
        </w:rPr>
        <w:footnoteReference w:id="197"/>
      </w:r>
      <w:r w:rsidRPr="00135D4B">
        <w:rPr>
          <w:i/>
          <w:iCs/>
          <w:color w:val="000000" w:themeColor="text1"/>
          <w:vertAlign w:val="superscript"/>
          <w:lang w:val="vi-VN"/>
        </w:rPr>
        <w:t xml:space="preserve"> </w:t>
      </w:r>
      <w:r w:rsidRPr="00135D4B">
        <w:rPr>
          <w:i/>
          <w:iCs/>
          <w:color w:val="000000" w:themeColor="text1"/>
          <w:sz w:val="26"/>
          <w:szCs w:val="26"/>
          <w:highlight w:val="white"/>
          <w:lang w:val="vi-VN"/>
        </w:rPr>
        <w:t>........,</w:t>
      </w:r>
      <w:r w:rsidRPr="00135D4B">
        <w:rPr>
          <w:i/>
          <w:iCs/>
          <w:color w:val="000000" w:themeColor="text1"/>
          <w:sz w:val="26"/>
          <w:szCs w:val="26"/>
          <w:highlight w:val="white"/>
          <w:vertAlign w:val="superscript"/>
          <w:lang w:val="vi-VN"/>
        </w:rPr>
        <w:t xml:space="preserve"> </w:t>
      </w:r>
      <w:r w:rsidRPr="00135D4B">
        <w:rPr>
          <w:i/>
          <w:iCs/>
          <w:color w:val="000000" w:themeColor="text1"/>
          <w:sz w:val="26"/>
          <w:szCs w:val="26"/>
          <w:highlight w:val="white"/>
          <w:lang w:val="vi-VN"/>
        </w:rPr>
        <w:t>ngày ..... tháng ..... năm ...........</w:t>
      </w:r>
    </w:p>
    <w:p w:rsidRPr="00135D4B" w:rsidR="00E23F90" w:rsidP="00E23F90" w:rsidRDefault="00E23F90" w14:paraId="1C17CA1E" w14:textId="77777777">
      <w:pPr>
        <w:autoSpaceDE w:val="0"/>
        <w:autoSpaceDN w:val="0"/>
        <w:adjustRightInd w:val="0"/>
        <w:jc w:val="center"/>
        <w:rPr>
          <w:b/>
          <w:bCs/>
          <w:color w:val="000000" w:themeColor="text1"/>
          <w:sz w:val="26"/>
          <w:szCs w:val="26"/>
          <w:lang w:val="vi-VN"/>
        </w:rPr>
      </w:pPr>
    </w:p>
    <w:p w:rsidRPr="00135D4B" w:rsidR="00E23F90" w:rsidP="00E23F90" w:rsidRDefault="00E23F90" w14:paraId="57B19CC4" w14:textId="77777777">
      <w:pPr>
        <w:autoSpaceDE w:val="0"/>
        <w:autoSpaceDN w:val="0"/>
        <w:adjustRightInd w:val="0"/>
        <w:jc w:val="center"/>
        <w:rPr>
          <w:b/>
          <w:bCs/>
          <w:color w:val="000000" w:themeColor="text1"/>
          <w:sz w:val="26"/>
          <w:szCs w:val="26"/>
          <w:lang w:val="vi-VN"/>
        </w:rPr>
      </w:pPr>
      <w:r w:rsidRPr="00135D4B">
        <w:rPr>
          <w:b/>
          <w:bCs/>
          <w:color w:val="000000" w:themeColor="text1"/>
          <w:sz w:val="26"/>
          <w:szCs w:val="26"/>
          <w:lang w:val="vi-VN"/>
        </w:rPr>
        <w:t>ĐƠN ĐỀ NGHỊ</w:t>
      </w:r>
    </w:p>
    <w:p w:rsidRPr="00135D4B" w:rsidR="00E23F90" w:rsidP="00E23F90" w:rsidRDefault="00090C9B" w14:paraId="53D7EA10" w14:textId="77777777">
      <w:pPr>
        <w:autoSpaceDE w:val="0"/>
        <w:autoSpaceDN w:val="0"/>
        <w:adjustRightInd w:val="0"/>
        <w:jc w:val="center"/>
        <w:rPr>
          <w:b/>
          <w:bCs/>
          <w:color w:val="000000" w:themeColor="text1"/>
          <w:sz w:val="26"/>
          <w:szCs w:val="26"/>
          <w:lang w:val="vi-VN"/>
        </w:rPr>
      </w:pPr>
      <w:r>
        <w:rPr>
          <w:b/>
          <w:bCs/>
          <w:color w:val="000000" w:themeColor="text1"/>
          <w:sz w:val="26"/>
          <w:szCs w:val="26"/>
        </w:rPr>
        <w:t>H</w:t>
      </w:r>
      <w:r w:rsidRPr="00135D4B" w:rsidR="00E23F90">
        <w:rPr>
          <w:b/>
          <w:bCs/>
          <w:color w:val="000000" w:themeColor="text1"/>
          <w:sz w:val="26"/>
          <w:szCs w:val="26"/>
          <w:lang w:val="vi-VN"/>
        </w:rPr>
        <w:t xml:space="preserve">oãn/miễn </w:t>
      </w:r>
      <w:r w:rsidRPr="00135D4B" w:rsidR="005E2982">
        <w:rPr>
          <w:b/>
          <w:bCs/>
          <w:color w:val="000000" w:themeColor="text1"/>
          <w:sz w:val="26"/>
          <w:szCs w:val="26"/>
        </w:rPr>
        <w:t>chấp</w:t>
      </w:r>
      <w:r w:rsidRPr="00135D4B" w:rsidR="00E23F90">
        <w:rPr>
          <w:b/>
          <w:bCs/>
          <w:color w:val="000000" w:themeColor="text1"/>
          <w:sz w:val="26"/>
          <w:szCs w:val="26"/>
          <w:lang w:val="vi-VN"/>
        </w:rPr>
        <w:t xml:space="preserve"> hành quyết định đưa </w:t>
      </w:r>
      <w:r w:rsidRPr="00135D4B" w:rsidR="005E2982">
        <w:rPr>
          <w:b/>
          <w:bCs/>
          <w:color w:val="000000" w:themeColor="text1"/>
          <w:sz w:val="26"/>
          <w:szCs w:val="26"/>
        </w:rPr>
        <w:t>đi</w:t>
      </w:r>
      <w:r w:rsidRPr="00135D4B" w:rsidR="00E23F90">
        <w:rPr>
          <w:b/>
          <w:bCs/>
          <w:color w:val="000000" w:themeColor="text1"/>
          <w:sz w:val="26"/>
          <w:szCs w:val="26"/>
          <w:lang w:val="vi-VN"/>
        </w:rPr>
        <w:t xml:space="preserve"> cai nghiện </w:t>
      </w:r>
    </w:p>
    <w:p w:rsidRPr="00135D4B" w:rsidR="00E23F90" w:rsidP="00E23F90" w:rsidRDefault="00E23F90" w14:paraId="1D3B4001" w14:textId="77777777">
      <w:pPr>
        <w:autoSpaceDE w:val="0"/>
        <w:autoSpaceDN w:val="0"/>
        <w:adjustRightInd w:val="0"/>
        <w:jc w:val="center"/>
        <w:rPr>
          <w:b/>
          <w:bCs/>
          <w:color w:val="000000" w:themeColor="text1"/>
          <w:sz w:val="26"/>
          <w:szCs w:val="26"/>
          <w:lang w:val="vi-VN"/>
        </w:rPr>
      </w:pPr>
      <w:r w:rsidRPr="00135D4B">
        <w:rPr>
          <w:b/>
          <w:bCs/>
          <w:color w:val="000000" w:themeColor="text1"/>
          <w:szCs w:val="28"/>
          <w:vertAlign w:val="superscript"/>
          <w:lang w:val="vi-VN"/>
        </w:rPr>
        <w:t>________________</w:t>
      </w:r>
    </w:p>
    <w:p w:rsidRPr="00135D4B" w:rsidR="00E23F90" w:rsidP="00E23F90" w:rsidRDefault="00E23F90" w14:paraId="05133830" w14:textId="77777777">
      <w:pPr>
        <w:autoSpaceDE w:val="0"/>
        <w:autoSpaceDN w:val="0"/>
        <w:adjustRightInd w:val="0"/>
        <w:spacing w:before="60" w:after="60"/>
        <w:jc w:val="center"/>
        <w:rPr>
          <w:color w:val="000000" w:themeColor="text1"/>
          <w:sz w:val="26"/>
          <w:szCs w:val="26"/>
          <w:lang w:val="vi-VN"/>
        </w:rPr>
      </w:pPr>
    </w:p>
    <w:p w:rsidRPr="00135D4B" w:rsidR="00E23F90" w:rsidP="00E23F90" w:rsidRDefault="00E23F90" w14:paraId="4D5F4A66" w14:textId="77777777">
      <w:pPr>
        <w:autoSpaceDE w:val="0"/>
        <w:autoSpaceDN w:val="0"/>
        <w:adjustRightInd w:val="0"/>
        <w:spacing w:before="60" w:after="60"/>
        <w:jc w:val="center"/>
        <w:rPr>
          <w:b/>
          <w:bCs/>
          <w:color w:val="000000" w:themeColor="text1"/>
          <w:sz w:val="26"/>
          <w:szCs w:val="26"/>
          <w:lang w:val="vi-VN"/>
        </w:rPr>
      </w:pPr>
      <w:r w:rsidRPr="00135D4B">
        <w:rPr>
          <w:color w:val="000000" w:themeColor="text1"/>
          <w:sz w:val="26"/>
          <w:szCs w:val="26"/>
          <w:lang w:val="vi-VN"/>
        </w:rPr>
        <w:t>Kính gửi: Tòa án nhân dân</w:t>
      </w:r>
      <w:r w:rsidR="001D424A">
        <w:rPr>
          <w:color w:val="000000" w:themeColor="text1"/>
          <w:sz w:val="26"/>
          <w:szCs w:val="26"/>
        </w:rPr>
        <w:t xml:space="preserve"> khu vực</w:t>
      </w:r>
      <w:r w:rsidRPr="00135D4B" w:rsidR="005E2982">
        <w:rPr>
          <w:color w:val="000000" w:themeColor="text1"/>
          <w:sz w:val="26"/>
          <w:szCs w:val="26"/>
        </w:rPr>
        <w:t>/Giám đốc Công an</w:t>
      </w:r>
      <w:r w:rsidRPr="00135D4B">
        <w:rPr>
          <w:color w:val="000000" w:themeColor="text1"/>
          <w:sz w:val="26"/>
          <w:szCs w:val="26"/>
          <w:lang w:val="vi-VN"/>
        </w:rPr>
        <w:t>...........</w:t>
      </w:r>
      <w:r w:rsidRPr="00135D4B">
        <w:rPr>
          <w:rStyle w:val="FootnoteReference"/>
          <w:color w:val="000000" w:themeColor="text1"/>
          <w:sz w:val="26"/>
          <w:szCs w:val="26"/>
          <w:lang w:val="vi-VN"/>
        </w:rPr>
        <w:footnoteReference w:id="198"/>
      </w:r>
      <w:r w:rsidRPr="00135D4B">
        <w:rPr>
          <w:color w:val="000000" w:themeColor="text1"/>
          <w:sz w:val="26"/>
          <w:szCs w:val="26"/>
          <w:lang w:val="vi-VN"/>
        </w:rPr>
        <w:t>.................</w:t>
      </w:r>
    </w:p>
    <w:p w:rsidRPr="00135D4B" w:rsidR="00E23F90" w:rsidP="00E23F90" w:rsidRDefault="00E23F90" w14:paraId="5BB61766" w14:textId="77777777">
      <w:pPr>
        <w:tabs>
          <w:tab w:val="left" w:pos="6663"/>
          <w:tab w:val="left" w:pos="9072"/>
        </w:tabs>
        <w:autoSpaceDE w:val="0"/>
        <w:autoSpaceDN w:val="0"/>
        <w:adjustRightInd w:val="0"/>
        <w:spacing w:before="60" w:after="60"/>
        <w:ind w:firstLine="709"/>
        <w:rPr>
          <w:color w:val="000000" w:themeColor="text1"/>
          <w:spacing w:val="-6"/>
          <w:sz w:val="26"/>
          <w:szCs w:val="26"/>
          <w:lang w:val="vi-VN"/>
        </w:rPr>
      </w:pPr>
    </w:p>
    <w:p w:rsidRPr="00135D4B" w:rsidR="00E23F90" w:rsidP="00E23F90" w:rsidRDefault="00E23F90" w14:paraId="73AC96EB" w14:textId="77777777">
      <w:pPr>
        <w:tabs>
          <w:tab w:val="left" w:pos="6663"/>
          <w:tab w:val="left" w:pos="9072"/>
        </w:tabs>
        <w:autoSpaceDE w:val="0"/>
        <w:autoSpaceDN w:val="0"/>
        <w:adjustRightInd w:val="0"/>
        <w:spacing w:before="60" w:after="60"/>
        <w:ind w:firstLine="709"/>
        <w:rPr>
          <w:color w:val="000000" w:themeColor="text1"/>
          <w:spacing w:val="-6"/>
          <w:sz w:val="26"/>
          <w:szCs w:val="26"/>
          <w:lang w:val="vi-VN"/>
        </w:rPr>
      </w:pPr>
      <w:r w:rsidRPr="00135D4B">
        <w:rPr>
          <w:b/>
          <w:bCs/>
          <w:color w:val="000000" w:themeColor="text1"/>
          <w:spacing w:val="-6"/>
          <w:sz w:val="26"/>
          <w:szCs w:val="26"/>
          <w:lang w:val="vi-VN"/>
        </w:rPr>
        <w:t>1.</w:t>
      </w:r>
      <w:r w:rsidRPr="00135D4B">
        <w:rPr>
          <w:color w:val="000000" w:themeColor="text1"/>
          <w:spacing w:val="-6"/>
          <w:sz w:val="26"/>
          <w:szCs w:val="26"/>
          <w:lang w:val="vi-VN"/>
        </w:rPr>
        <w:t xml:space="preserve"> Tôi tên là </w:t>
      </w:r>
      <w:r w:rsidRPr="00135D4B">
        <w:rPr>
          <w:i/>
          <w:iCs/>
          <w:color w:val="000000" w:themeColor="text1"/>
          <w:spacing w:val="-6"/>
          <w:lang w:val="vi-VN"/>
        </w:rPr>
        <w:t>(viết in hoa)</w:t>
      </w:r>
      <w:r w:rsidRPr="00135D4B">
        <w:rPr>
          <w:color w:val="000000" w:themeColor="text1"/>
          <w:spacing w:val="-6"/>
          <w:sz w:val="26"/>
          <w:szCs w:val="26"/>
          <w:lang w:val="vi-VN"/>
        </w:rPr>
        <w:t>: .......................</w:t>
      </w:r>
      <w:r w:rsidRPr="00135D4B">
        <w:rPr>
          <w:color w:val="000000" w:themeColor="text1"/>
          <w:spacing w:val="-6"/>
          <w:sz w:val="26"/>
          <w:szCs w:val="26"/>
          <w:vertAlign w:val="superscript"/>
          <w:lang w:val="vi-VN"/>
        </w:rPr>
        <w:t xml:space="preserve"> </w:t>
      </w:r>
      <w:r w:rsidRPr="00135D4B">
        <w:rPr>
          <w:color w:val="000000" w:themeColor="text1"/>
          <w:spacing w:val="-6"/>
          <w:sz w:val="26"/>
          <w:szCs w:val="26"/>
          <w:lang w:val="vi-VN"/>
        </w:rPr>
        <w:t>.................................</w:t>
      </w:r>
      <w:r w:rsidRPr="00135D4B">
        <w:rPr>
          <w:color w:val="000000" w:themeColor="text1"/>
          <w:spacing w:val="-6"/>
          <w:sz w:val="26"/>
          <w:szCs w:val="26"/>
          <w:lang w:val="vi-VN"/>
        </w:rPr>
        <w:tab/>
      </w:r>
      <w:r w:rsidRPr="00135D4B">
        <w:rPr>
          <w:color w:val="000000" w:themeColor="text1"/>
          <w:spacing w:val="-6"/>
          <w:sz w:val="26"/>
          <w:szCs w:val="26"/>
          <w:lang w:val="vi-VN"/>
        </w:rPr>
        <w:t>; Giới tính: .....................</w:t>
      </w:r>
      <w:r w:rsidRPr="00135D4B">
        <w:rPr>
          <w:color w:val="000000" w:themeColor="text1"/>
          <w:spacing w:val="-6"/>
          <w:sz w:val="26"/>
          <w:szCs w:val="26"/>
          <w:lang w:val="vi-VN"/>
        </w:rPr>
        <w:tab/>
      </w:r>
    </w:p>
    <w:p w:rsidRPr="00135D4B" w:rsidR="00E23F90" w:rsidP="00E23F90" w:rsidRDefault="00E23F90" w14:paraId="3F26A0AB"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Ngày, tháng, năm sinh: .....................................................................................................</w:t>
      </w:r>
    </w:p>
    <w:p w:rsidRPr="00135D4B" w:rsidR="00E23F90" w:rsidP="00E23F90" w:rsidRDefault="00E23F90" w14:paraId="47EE9E28"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 xml:space="preserve">Số </w:t>
      </w:r>
      <w:r w:rsidR="00090C9B">
        <w:rPr>
          <w:color w:val="000000" w:themeColor="text1"/>
          <w:spacing w:val="-6"/>
          <w:sz w:val="26"/>
          <w:szCs w:val="26"/>
        </w:rPr>
        <w:t>CC/</w:t>
      </w:r>
      <w:r w:rsidRPr="00135D4B">
        <w:rPr>
          <w:color w:val="000000" w:themeColor="text1"/>
          <w:spacing w:val="-6"/>
          <w:sz w:val="26"/>
          <w:szCs w:val="26"/>
          <w:lang w:val="vi-VN"/>
        </w:rPr>
        <w:t>CCCD/CMT/HC: ..............................................; Ngày cấp: ..............................</w:t>
      </w:r>
    </w:p>
    <w:p w:rsidRPr="00135D4B" w:rsidR="00E23F90" w:rsidP="00E23F90" w:rsidRDefault="00E23F90" w14:paraId="28363CCC"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Nơi cấp: ..............................................................................................................................</w:t>
      </w:r>
    </w:p>
    <w:p w:rsidRPr="00135D4B" w:rsidR="00E23F90" w:rsidP="00E23F90" w:rsidRDefault="00E23F90" w14:paraId="43C736E6"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Nơi cư trú hoặc chỗ ở hiện nay: ........................................................................................</w:t>
      </w:r>
    </w:p>
    <w:p w:rsidRPr="00135D4B" w:rsidR="00E23F90" w:rsidP="00E23F90" w:rsidRDefault="00E23F90" w14:paraId="4C91F8C2" w14:textId="77777777">
      <w:pPr>
        <w:tabs>
          <w:tab w:val="left" w:leader="dot" w:pos="5520"/>
          <w:tab w:val="right" w:leader="dot" w:pos="9356"/>
        </w:tabs>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Điện thoại liên hệ: .................................................................................................</w:t>
      </w:r>
    </w:p>
    <w:p w:rsidRPr="00135D4B" w:rsidR="00E23F90" w:rsidP="00E23F90" w:rsidRDefault="00E23F90" w14:paraId="17011733" w14:textId="77777777">
      <w:pPr>
        <w:autoSpaceDE w:val="0"/>
        <w:autoSpaceDN w:val="0"/>
        <w:adjustRightInd w:val="0"/>
        <w:spacing w:before="60" w:after="60"/>
        <w:ind w:firstLine="709"/>
        <w:rPr>
          <w:color w:val="000000" w:themeColor="text1"/>
          <w:sz w:val="26"/>
          <w:szCs w:val="26"/>
          <w:highlight w:val="white"/>
          <w:lang w:val="vi-VN"/>
        </w:rPr>
      </w:pPr>
      <w:r w:rsidRPr="00135D4B">
        <w:rPr>
          <w:b/>
          <w:bCs/>
          <w:color w:val="000000" w:themeColor="text1"/>
          <w:spacing w:val="-6"/>
          <w:sz w:val="26"/>
          <w:szCs w:val="26"/>
          <w:highlight w:val="white"/>
          <w:lang w:val="vi-VN"/>
        </w:rPr>
        <w:t>2.</w:t>
      </w:r>
      <w:r w:rsidRPr="00135D4B">
        <w:rPr>
          <w:color w:val="000000" w:themeColor="text1"/>
          <w:sz w:val="26"/>
          <w:szCs w:val="26"/>
          <w:highlight w:val="white"/>
          <w:lang w:val="vi-VN"/>
        </w:rPr>
        <w:t xml:space="preserve"> Tôi làm đơn này đề nghị Tòa án nhân dân</w:t>
      </w:r>
      <w:r w:rsidRPr="00135D4B" w:rsidR="005E2982">
        <w:rPr>
          <w:color w:val="000000" w:themeColor="text1"/>
          <w:sz w:val="26"/>
          <w:szCs w:val="26"/>
          <w:highlight w:val="white"/>
        </w:rPr>
        <w:t xml:space="preserve"> khu vực, Giám đốc Công an</w:t>
      </w:r>
      <w:r w:rsidRPr="00135D4B">
        <w:rPr>
          <w:color w:val="000000" w:themeColor="text1"/>
          <w:sz w:val="26"/>
          <w:szCs w:val="26"/>
          <w:highlight w:val="white"/>
          <w:lang w:val="vi-VN"/>
        </w:rPr>
        <w:t>…</w:t>
      </w:r>
      <w:r w:rsidRPr="00135D4B">
        <w:rPr>
          <w:color w:val="000000" w:themeColor="text1"/>
          <w:sz w:val="26"/>
          <w:szCs w:val="26"/>
          <w:highlight w:val="white"/>
          <w:vertAlign w:val="superscript"/>
          <w:lang w:val="vi-VN"/>
        </w:rPr>
        <w:t>2</w:t>
      </w:r>
      <w:r w:rsidRPr="00135D4B">
        <w:rPr>
          <w:color w:val="000000" w:themeColor="text1"/>
          <w:sz w:val="26"/>
          <w:szCs w:val="26"/>
          <w:highlight w:val="white"/>
          <w:lang w:val="vi-VN"/>
        </w:rPr>
        <w:t xml:space="preserve"> .…</w:t>
      </w:r>
      <w:r w:rsidRPr="00135D4B" w:rsidR="001521F6">
        <w:rPr>
          <w:color w:val="000000" w:themeColor="text1"/>
          <w:sz w:val="26"/>
          <w:szCs w:val="26"/>
          <w:highlight w:val="white"/>
          <w:lang w:val="vi-VN"/>
        </w:rPr>
        <w:t xml:space="preserve"> </w:t>
      </w:r>
      <w:r w:rsidRPr="00135D4B">
        <w:rPr>
          <w:color w:val="000000" w:themeColor="text1"/>
          <w:sz w:val="26"/>
          <w:szCs w:val="26"/>
          <w:highlight w:val="white"/>
          <w:lang w:val="vi-VN"/>
        </w:rPr>
        <w:t>xem xét hoãn/miễn c</w:t>
      </w:r>
      <w:r w:rsidRPr="00135D4B">
        <w:rPr>
          <w:color w:val="000000" w:themeColor="text1"/>
          <w:spacing w:val="-1"/>
          <w:sz w:val="26"/>
          <w:szCs w:val="26"/>
          <w:highlight w:val="white"/>
          <w:lang w:val="vi-VN"/>
        </w:rPr>
        <w:t>hấ</w:t>
      </w:r>
      <w:r w:rsidRPr="00135D4B">
        <w:rPr>
          <w:color w:val="000000" w:themeColor="text1"/>
          <w:sz w:val="26"/>
          <w:szCs w:val="26"/>
          <w:highlight w:val="white"/>
          <w:lang w:val="vi-VN"/>
        </w:rPr>
        <w:t>p</w:t>
      </w:r>
      <w:r w:rsidRPr="00135D4B">
        <w:rPr>
          <w:color w:val="000000" w:themeColor="text1"/>
          <w:spacing w:val="17"/>
          <w:sz w:val="26"/>
          <w:szCs w:val="26"/>
          <w:highlight w:val="white"/>
          <w:lang w:val="vi-VN"/>
        </w:rPr>
        <w:t> </w:t>
      </w:r>
      <w:r w:rsidRPr="00135D4B">
        <w:rPr>
          <w:color w:val="000000" w:themeColor="text1"/>
          <w:sz w:val="26"/>
          <w:szCs w:val="26"/>
          <w:highlight w:val="white"/>
          <w:lang w:val="vi-VN"/>
        </w:rPr>
        <w:t xml:space="preserve">hành </w:t>
      </w:r>
      <w:r w:rsidRPr="00135D4B">
        <w:rPr>
          <w:color w:val="000000" w:themeColor="text1"/>
          <w:spacing w:val="-1"/>
          <w:sz w:val="26"/>
          <w:szCs w:val="26"/>
          <w:highlight w:val="white"/>
          <w:lang w:val="vi-VN"/>
        </w:rPr>
        <w:t>b</w:t>
      </w:r>
      <w:r w:rsidRPr="00135D4B">
        <w:rPr>
          <w:color w:val="000000" w:themeColor="text1"/>
          <w:spacing w:val="1"/>
          <w:sz w:val="26"/>
          <w:szCs w:val="26"/>
          <w:highlight w:val="white"/>
          <w:lang w:val="vi-VN"/>
        </w:rPr>
        <w:t>iệ</w:t>
      </w:r>
      <w:r w:rsidRPr="00135D4B">
        <w:rPr>
          <w:color w:val="000000" w:themeColor="text1"/>
          <w:sz w:val="26"/>
          <w:szCs w:val="26"/>
          <w:highlight w:val="white"/>
          <w:lang w:val="vi-VN"/>
        </w:rPr>
        <w:t>n</w:t>
      </w:r>
      <w:r w:rsidRPr="00135D4B">
        <w:rPr>
          <w:color w:val="000000" w:themeColor="text1"/>
          <w:spacing w:val="6"/>
          <w:sz w:val="26"/>
          <w:szCs w:val="26"/>
          <w:highlight w:val="white"/>
          <w:lang w:val="vi-VN"/>
        </w:rPr>
        <w:t> </w:t>
      </w:r>
      <w:r w:rsidRPr="00135D4B">
        <w:rPr>
          <w:color w:val="000000" w:themeColor="text1"/>
          <w:spacing w:val="-1"/>
          <w:sz w:val="26"/>
          <w:szCs w:val="26"/>
          <w:highlight w:val="white"/>
          <w:lang w:val="vi-VN"/>
        </w:rPr>
        <w:t>pháp</w:t>
      </w:r>
      <w:r w:rsidRPr="00135D4B">
        <w:rPr>
          <w:color w:val="000000" w:themeColor="text1"/>
          <w:spacing w:val="7"/>
          <w:sz w:val="26"/>
          <w:szCs w:val="26"/>
          <w:highlight w:val="white"/>
          <w:lang w:val="vi-VN"/>
        </w:rPr>
        <w:t xml:space="preserve"> đưa </w:t>
      </w:r>
      <w:r w:rsidR="001521F6">
        <w:rPr>
          <w:color w:val="000000" w:themeColor="text1"/>
          <w:spacing w:val="7"/>
          <w:sz w:val="26"/>
          <w:szCs w:val="26"/>
          <w:highlight w:val="white"/>
        </w:rPr>
        <w:t>đi</w:t>
      </w:r>
      <w:r w:rsidRPr="00135D4B">
        <w:rPr>
          <w:color w:val="000000" w:themeColor="text1"/>
          <w:spacing w:val="7"/>
          <w:sz w:val="26"/>
          <w:szCs w:val="26"/>
          <w:highlight w:val="white"/>
          <w:lang w:val="vi-VN"/>
        </w:rPr>
        <w:t xml:space="preserve"> cai nghiện theo</w:t>
      </w:r>
      <w:r w:rsidRPr="00135D4B">
        <w:rPr>
          <w:color w:val="000000" w:themeColor="text1"/>
          <w:spacing w:val="17"/>
          <w:sz w:val="26"/>
          <w:szCs w:val="26"/>
          <w:highlight w:val="white"/>
          <w:lang w:val="vi-VN"/>
        </w:rPr>
        <w:t> </w:t>
      </w:r>
      <w:r w:rsidRPr="00135D4B">
        <w:rPr>
          <w:color w:val="000000" w:themeColor="text1"/>
          <w:sz w:val="26"/>
          <w:szCs w:val="26"/>
          <w:highlight w:val="white"/>
          <w:lang w:val="vi-VN"/>
        </w:rPr>
        <w:t>Quy</w:t>
      </w:r>
      <w:r w:rsidRPr="00135D4B">
        <w:rPr>
          <w:color w:val="000000" w:themeColor="text1"/>
          <w:spacing w:val="1"/>
          <w:sz w:val="26"/>
          <w:szCs w:val="26"/>
          <w:highlight w:val="white"/>
          <w:lang w:val="vi-VN"/>
        </w:rPr>
        <w:t>ế</w:t>
      </w:r>
      <w:r w:rsidRPr="00135D4B">
        <w:rPr>
          <w:color w:val="000000" w:themeColor="text1"/>
          <w:sz w:val="26"/>
          <w:szCs w:val="26"/>
          <w:highlight w:val="white"/>
          <w:lang w:val="vi-VN"/>
        </w:rPr>
        <w:t>t</w:t>
      </w:r>
      <w:r w:rsidRPr="00135D4B">
        <w:rPr>
          <w:color w:val="000000" w:themeColor="text1"/>
          <w:spacing w:val="18"/>
          <w:sz w:val="26"/>
          <w:szCs w:val="26"/>
          <w:highlight w:val="white"/>
          <w:lang w:val="vi-VN"/>
        </w:rPr>
        <w:t> </w:t>
      </w:r>
      <w:r w:rsidRPr="00135D4B">
        <w:rPr>
          <w:color w:val="000000" w:themeColor="text1"/>
          <w:spacing w:val="-1"/>
          <w:sz w:val="26"/>
          <w:szCs w:val="26"/>
          <w:highlight w:val="white"/>
          <w:lang w:val="vi-VN"/>
        </w:rPr>
        <w:t>đ</w:t>
      </w:r>
      <w:r w:rsidRPr="00135D4B">
        <w:rPr>
          <w:color w:val="000000" w:themeColor="text1"/>
          <w:spacing w:val="2"/>
          <w:sz w:val="26"/>
          <w:szCs w:val="26"/>
          <w:highlight w:val="white"/>
          <w:lang w:val="vi-VN"/>
        </w:rPr>
        <w:t>ị</w:t>
      </w:r>
      <w:r w:rsidRPr="00135D4B">
        <w:rPr>
          <w:color w:val="000000" w:themeColor="text1"/>
          <w:spacing w:val="-1"/>
          <w:sz w:val="26"/>
          <w:szCs w:val="26"/>
          <w:highlight w:val="white"/>
          <w:lang w:val="vi-VN"/>
        </w:rPr>
        <w:t>n</w:t>
      </w:r>
      <w:r w:rsidRPr="00135D4B">
        <w:rPr>
          <w:color w:val="000000" w:themeColor="text1"/>
          <w:sz w:val="26"/>
          <w:szCs w:val="26"/>
          <w:highlight w:val="white"/>
          <w:lang w:val="vi-VN"/>
        </w:rPr>
        <w:t>h</w:t>
      </w:r>
      <w:r w:rsidRPr="00135D4B">
        <w:rPr>
          <w:color w:val="000000" w:themeColor="text1"/>
          <w:spacing w:val="16"/>
          <w:sz w:val="26"/>
          <w:szCs w:val="26"/>
          <w:highlight w:val="white"/>
          <w:lang w:val="vi-VN"/>
        </w:rPr>
        <w:t xml:space="preserve"> số: </w:t>
      </w:r>
      <w:r w:rsidRPr="00135D4B">
        <w:rPr>
          <w:color w:val="000000" w:themeColor="text1"/>
          <w:sz w:val="26"/>
          <w:szCs w:val="26"/>
          <w:highlight w:val="white"/>
          <w:lang w:val="vi-VN"/>
        </w:rPr>
        <w:t>......</w:t>
      </w:r>
      <w:r w:rsidRPr="00135D4B">
        <w:rPr>
          <w:color w:val="000000" w:themeColor="text1"/>
          <w:spacing w:val="1"/>
          <w:sz w:val="26"/>
          <w:szCs w:val="26"/>
          <w:highlight w:val="white"/>
          <w:lang w:val="vi-VN"/>
        </w:rPr>
        <w:t xml:space="preserve">/QĐ- </w:t>
      </w:r>
      <w:r w:rsidRPr="00135D4B">
        <w:rPr>
          <w:color w:val="000000" w:themeColor="text1"/>
          <w:spacing w:val="-2"/>
          <w:sz w:val="26"/>
          <w:szCs w:val="26"/>
          <w:highlight w:val="white"/>
          <w:lang w:val="vi-VN"/>
        </w:rPr>
        <w:t>......</w:t>
      </w:r>
      <w:r w:rsidRPr="00135D4B">
        <w:rPr>
          <w:color w:val="000000" w:themeColor="text1"/>
          <w:spacing w:val="-1"/>
          <w:sz w:val="26"/>
          <w:szCs w:val="26"/>
          <w:highlight w:val="white"/>
          <w:lang w:val="vi-VN"/>
        </w:rPr>
        <w:t xml:space="preserve"> </w:t>
      </w:r>
      <w:r w:rsidRPr="00135D4B">
        <w:rPr>
          <w:color w:val="000000" w:themeColor="text1"/>
          <w:sz w:val="26"/>
          <w:szCs w:val="26"/>
          <w:highlight w:val="white"/>
          <w:lang w:val="vi-VN"/>
        </w:rPr>
        <w:t>ngày ....../...../........... với lí do sau:</w:t>
      </w:r>
    </w:p>
    <w:p w:rsidRPr="00135D4B" w:rsidR="00E23F90" w:rsidP="00E23F90" w:rsidRDefault="00E23F90" w14:paraId="1FE3C883" w14:textId="77777777">
      <w:pPr>
        <w:autoSpaceDE w:val="0"/>
        <w:autoSpaceDN w:val="0"/>
        <w:adjustRightInd w:val="0"/>
        <w:spacing w:before="60" w:after="60"/>
        <w:ind w:firstLine="709"/>
        <w:rPr>
          <w:color w:val="000000" w:themeColor="text1"/>
          <w:sz w:val="26"/>
          <w:szCs w:val="26"/>
          <w:highlight w:val="white"/>
          <w:lang w:val="vi-VN"/>
        </w:rPr>
      </w:pPr>
      <w:r w:rsidRPr="00135D4B">
        <w:rPr>
          <w:color w:val="000000" w:themeColor="text1"/>
          <w:sz w:val="26"/>
          <w:szCs w:val="26"/>
          <w:highlight w:val="white"/>
          <w:lang w:val="vi-VN"/>
        </w:rPr>
        <w:t>1) ...........................................................................................................................</w:t>
      </w:r>
    </w:p>
    <w:p w:rsidRPr="00135D4B" w:rsidR="00E23F90" w:rsidP="00E23F90" w:rsidRDefault="00E23F90" w14:paraId="008FF9EC" w14:textId="77777777">
      <w:pPr>
        <w:autoSpaceDE w:val="0"/>
        <w:autoSpaceDN w:val="0"/>
        <w:adjustRightInd w:val="0"/>
        <w:spacing w:before="60" w:after="60"/>
        <w:ind w:firstLine="709"/>
        <w:rPr>
          <w:i/>
          <w:iCs/>
          <w:color w:val="000000" w:themeColor="text1"/>
          <w:spacing w:val="1"/>
          <w:sz w:val="26"/>
          <w:szCs w:val="26"/>
          <w:highlight w:val="white"/>
          <w:lang w:val="vi-VN"/>
        </w:rPr>
      </w:pPr>
      <w:r w:rsidRPr="00135D4B">
        <w:rPr>
          <w:i/>
          <w:iCs/>
          <w:color w:val="000000" w:themeColor="text1"/>
          <w:spacing w:val="1"/>
          <w:sz w:val="26"/>
          <w:szCs w:val="26"/>
          <w:highlight w:val="white"/>
          <w:lang w:val="vi-VN"/>
        </w:rPr>
        <w:t>Tài liệu xác nhận kèm theo gồm:</w:t>
      </w:r>
    </w:p>
    <w:p w:rsidRPr="00135D4B" w:rsidR="00E23F90" w:rsidP="00E23F90" w:rsidRDefault="00E23F90" w14:paraId="2E738C48" w14:textId="77777777">
      <w:pPr>
        <w:autoSpaceDE w:val="0"/>
        <w:autoSpaceDN w:val="0"/>
        <w:adjustRightInd w:val="0"/>
        <w:spacing w:before="60" w:after="60"/>
        <w:ind w:firstLine="709"/>
        <w:rPr>
          <w:color w:val="000000" w:themeColor="text1"/>
          <w:sz w:val="26"/>
          <w:szCs w:val="26"/>
          <w:highlight w:val="white"/>
          <w:lang w:val="vi-VN"/>
        </w:rPr>
      </w:pPr>
      <w:r w:rsidRPr="00135D4B">
        <w:rPr>
          <w:color w:val="000000" w:themeColor="text1"/>
          <w:sz w:val="26"/>
          <w:szCs w:val="26"/>
          <w:highlight w:val="white"/>
          <w:lang w:val="vi-VN"/>
        </w:rPr>
        <w:t>1) ...........................................................................................................................</w:t>
      </w:r>
    </w:p>
    <w:p w:rsidRPr="00135D4B" w:rsidR="00E23F90" w:rsidP="00E23F90" w:rsidRDefault="00E23F90" w14:paraId="21D96CD1" w14:textId="77777777">
      <w:pPr>
        <w:autoSpaceDE w:val="0"/>
        <w:autoSpaceDN w:val="0"/>
        <w:adjustRightInd w:val="0"/>
        <w:spacing w:before="60" w:after="60"/>
        <w:ind w:firstLine="709"/>
        <w:rPr>
          <w:color w:val="000000" w:themeColor="text1"/>
          <w:sz w:val="26"/>
          <w:szCs w:val="26"/>
          <w:highlight w:val="white"/>
          <w:lang w:val="vi-VN"/>
        </w:rPr>
      </w:pPr>
      <w:r w:rsidRPr="00135D4B">
        <w:rPr>
          <w:color w:val="000000" w:themeColor="text1"/>
          <w:sz w:val="26"/>
          <w:szCs w:val="26"/>
          <w:highlight w:val="white"/>
          <w:lang w:val="vi-VN"/>
        </w:rPr>
        <w:t>Kính đề nghị Tòa án nhân dân</w:t>
      </w:r>
      <w:r w:rsidRPr="00135D4B" w:rsidR="005E2982">
        <w:rPr>
          <w:color w:val="000000" w:themeColor="text1"/>
          <w:sz w:val="26"/>
          <w:szCs w:val="26"/>
          <w:highlight w:val="white"/>
        </w:rPr>
        <w:t xml:space="preserve"> khu vực, Giám đốc Công an</w:t>
      </w:r>
      <w:r w:rsidRPr="00135D4B">
        <w:rPr>
          <w:color w:val="000000" w:themeColor="text1"/>
          <w:sz w:val="26"/>
          <w:szCs w:val="26"/>
          <w:highlight w:val="white"/>
          <w:lang w:val="vi-VN"/>
        </w:rPr>
        <w:t xml:space="preserve"> ……… </w:t>
      </w:r>
      <w:r w:rsidRPr="00135D4B">
        <w:rPr>
          <w:color w:val="000000" w:themeColor="text1"/>
          <w:sz w:val="26"/>
          <w:szCs w:val="26"/>
          <w:highlight w:val="white"/>
          <w:vertAlign w:val="superscript"/>
        </w:rPr>
        <w:t>2</w:t>
      </w:r>
      <w:r w:rsidRPr="00135D4B">
        <w:rPr>
          <w:color w:val="000000" w:themeColor="text1"/>
          <w:sz w:val="26"/>
          <w:szCs w:val="26"/>
          <w:highlight w:val="white"/>
          <w:lang w:val="vi-VN"/>
        </w:rPr>
        <w:t>.…… xem xét, chấp thuận./.</w:t>
      </w:r>
    </w:p>
    <w:p w:rsidRPr="00135D4B" w:rsidR="00E23F90" w:rsidP="00E23F90" w:rsidRDefault="00E23F90" w14:paraId="2D3057EB" w14:textId="77777777">
      <w:pPr>
        <w:autoSpaceDE w:val="0"/>
        <w:autoSpaceDN w:val="0"/>
        <w:adjustRightInd w:val="0"/>
        <w:spacing w:before="60" w:after="60"/>
        <w:ind w:firstLine="709"/>
        <w:rPr>
          <w:color w:val="000000" w:themeColor="text1"/>
          <w:sz w:val="26"/>
          <w:szCs w:val="26"/>
          <w:highlight w:val="white"/>
          <w:lang w:val="vi-VN"/>
        </w:rPr>
      </w:pPr>
    </w:p>
    <w:tbl>
      <w:tblPr>
        <w:tblW w:w="0" w:type="auto"/>
        <w:tblInd w:w="108" w:type="dxa"/>
        <w:tblLayout w:type="fixed"/>
        <w:tblLook w:val="0000" w:firstRow="0" w:lastRow="0" w:firstColumn="0" w:lastColumn="0" w:noHBand="0" w:noVBand="0"/>
      </w:tblPr>
      <w:tblGrid>
        <w:gridCol w:w="5103"/>
        <w:gridCol w:w="3969"/>
      </w:tblGrid>
      <w:tr w:rsidRPr="00135D4B" w:rsidR="00135D4B" w:rsidTr="0014132C" w14:paraId="3A1BAEB5" w14:textId="77777777">
        <w:trPr>
          <w:trHeight w:val="1"/>
        </w:trPr>
        <w:tc>
          <w:tcPr>
            <w:tcW w:w="5103" w:type="dxa"/>
            <w:tcBorders>
              <w:top w:val="nil"/>
              <w:left w:val="nil"/>
              <w:bottom w:val="nil"/>
              <w:right w:val="nil"/>
            </w:tcBorders>
            <w:shd w:val="clear" w:color="000000" w:fill="FFFFFF"/>
          </w:tcPr>
          <w:p w:rsidRPr="00135D4B" w:rsidR="00E23F90" w:rsidP="0014132C" w:rsidRDefault="00E23F90" w14:paraId="32A9A73B" w14:textId="77777777">
            <w:pPr>
              <w:autoSpaceDE w:val="0"/>
              <w:autoSpaceDN w:val="0"/>
              <w:adjustRightInd w:val="0"/>
              <w:ind w:firstLine="0"/>
              <w:jc w:val="center"/>
              <w:rPr>
                <w:b/>
                <w:bCs/>
                <w:color w:val="000000" w:themeColor="text1"/>
                <w:spacing w:val="1"/>
                <w:sz w:val="26"/>
                <w:szCs w:val="26"/>
                <w:lang w:val="vi-VN"/>
              </w:rPr>
            </w:pPr>
            <w:r w:rsidRPr="00135D4B">
              <w:rPr>
                <w:b/>
                <w:bCs/>
                <w:color w:val="000000" w:themeColor="text1"/>
                <w:spacing w:val="1"/>
                <w:sz w:val="26"/>
                <w:szCs w:val="26"/>
                <w:lang w:val="vi-VN"/>
              </w:rPr>
              <w:t>XÁC NHẬN CỦA CƠ QUAN LẬP HỒ SƠ</w:t>
            </w:r>
          </w:p>
          <w:p w:rsidRPr="00135D4B" w:rsidR="00E23F90" w:rsidP="0014132C" w:rsidRDefault="00E23F90" w14:paraId="31813DE4" w14:textId="77777777">
            <w:pPr>
              <w:autoSpaceDE w:val="0"/>
              <w:autoSpaceDN w:val="0"/>
              <w:adjustRightInd w:val="0"/>
              <w:ind w:firstLine="0"/>
              <w:jc w:val="center"/>
              <w:rPr>
                <w:rFonts w:ascii="Calibri" w:hAnsi="Calibri" w:cs="Calibri"/>
                <w:color w:val="000000" w:themeColor="text1"/>
                <w:sz w:val="26"/>
                <w:szCs w:val="26"/>
                <w:lang w:val="vi-VN"/>
              </w:rPr>
            </w:pPr>
            <w:r w:rsidRPr="00135D4B">
              <w:rPr>
                <w:i/>
                <w:iCs/>
                <w:color w:val="000000" w:themeColor="text1"/>
                <w:spacing w:val="1"/>
                <w:sz w:val="26"/>
                <w:szCs w:val="26"/>
                <w:lang w:val="vi-VN"/>
              </w:rPr>
              <w:t>(ký, ghi rõ họ, tên, chức vụ, đóng dấu)</w:t>
            </w:r>
          </w:p>
        </w:tc>
        <w:tc>
          <w:tcPr>
            <w:tcW w:w="3969" w:type="dxa"/>
            <w:tcBorders>
              <w:top w:val="nil"/>
              <w:left w:val="nil"/>
              <w:bottom w:val="nil"/>
              <w:right w:val="nil"/>
            </w:tcBorders>
            <w:shd w:val="clear" w:color="000000" w:fill="FFFFFF"/>
          </w:tcPr>
          <w:p w:rsidRPr="00135D4B" w:rsidR="00E23F90" w:rsidP="0014132C" w:rsidRDefault="00E23F90" w14:paraId="46301F8B" w14:textId="77777777">
            <w:pPr>
              <w:autoSpaceDE w:val="0"/>
              <w:autoSpaceDN w:val="0"/>
              <w:adjustRightInd w:val="0"/>
              <w:ind w:firstLine="0"/>
              <w:jc w:val="center"/>
              <w:rPr>
                <w:b/>
                <w:bCs/>
                <w:color w:val="000000" w:themeColor="text1"/>
                <w:spacing w:val="1"/>
                <w:sz w:val="26"/>
                <w:szCs w:val="26"/>
                <w:lang w:val="vi-VN"/>
              </w:rPr>
            </w:pPr>
            <w:r w:rsidRPr="00135D4B">
              <w:rPr>
                <w:b/>
                <w:bCs/>
                <w:color w:val="000000" w:themeColor="text1"/>
                <w:spacing w:val="1"/>
                <w:sz w:val="26"/>
                <w:szCs w:val="26"/>
                <w:lang w:val="vi-VN"/>
              </w:rPr>
              <w:t>NGƯỜI LÀM ĐƠN</w:t>
            </w:r>
          </w:p>
          <w:p w:rsidRPr="00135D4B" w:rsidR="00E23F90" w:rsidP="0014132C" w:rsidRDefault="00E23F90" w14:paraId="3F36F32C" w14:textId="77777777">
            <w:pPr>
              <w:autoSpaceDE w:val="0"/>
              <w:autoSpaceDN w:val="0"/>
              <w:adjustRightInd w:val="0"/>
              <w:ind w:firstLine="0"/>
              <w:jc w:val="center"/>
              <w:rPr>
                <w:rFonts w:ascii="Calibri" w:hAnsi="Calibri" w:cs="Calibri"/>
                <w:color w:val="000000" w:themeColor="text1"/>
                <w:sz w:val="26"/>
                <w:szCs w:val="26"/>
                <w:lang w:val="vi-VN"/>
              </w:rPr>
            </w:pPr>
            <w:r w:rsidRPr="00135D4B">
              <w:rPr>
                <w:i/>
                <w:iCs/>
                <w:color w:val="000000" w:themeColor="text1"/>
                <w:spacing w:val="1"/>
                <w:sz w:val="26"/>
                <w:szCs w:val="26"/>
                <w:lang w:val="vi-VN"/>
              </w:rPr>
              <w:t>(ký, ghi rõ họ, tên)</w:t>
            </w:r>
          </w:p>
        </w:tc>
      </w:tr>
    </w:tbl>
    <w:p w:rsidRPr="00135D4B" w:rsidR="00E23F90" w:rsidP="00E23F90" w:rsidRDefault="00E23F90" w14:paraId="530A39C8" w14:textId="77777777">
      <w:pPr>
        <w:autoSpaceDE w:val="0"/>
        <w:autoSpaceDN w:val="0"/>
        <w:adjustRightInd w:val="0"/>
        <w:spacing w:before="60" w:after="60"/>
        <w:ind w:firstLine="709"/>
        <w:rPr>
          <w:color w:val="000000" w:themeColor="text1"/>
          <w:spacing w:val="1"/>
          <w:sz w:val="26"/>
          <w:szCs w:val="26"/>
          <w:highlight w:val="white"/>
          <w:lang w:val="vi-VN"/>
        </w:rPr>
      </w:pPr>
    </w:p>
    <w:p w:rsidRPr="00135D4B" w:rsidR="00E23F90" w:rsidP="00B3578B" w:rsidRDefault="00E23F90" w14:paraId="4A579A4D" w14:textId="3A3EDCED">
      <w:pPr>
        <w:autoSpaceDE w:val="0"/>
        <w:autoSpaceDN w:val="0"/>
        <w:adjustRightInd w:val="0"/>
        <w:jc w:val="right"/>
        <w:rPr>
          <w:b/>
          <w:bCs/>
          <w:color w:val="000000" w:themeColor="text1"/>
          <w:spacing w:val="-4"/>
          <w:sz w:val="25"/>
          <w:szCs w:val="25"/>
          <w:lang w:val="vi-VN"/>
        </w:rPr>
      </w:pPr>
      <w:r w:rsidRPr="00135D4B">
        <w:rPr>
          <w:color w:val="000000" w:themeColor="text1"/>
          <w:spacing w:val="1"/>
          <w:sz w:val="26"/>
          <w:szCs w:val="26"/>
          <w:lang w:val="vi-VN"/>
        </w:rPr>
        <w:br w:type="page"/>
      </w:r>
      <w:r w:rsidRPr="00135D4B">
        <w:rPr>
          <w:b/>
          <w:bCs/>
          <w:color w:val="000000" w:themeColor="text1"/>
          <w:spacing w:val="-4"/>
          <w:sz w:val="25"/>
          <w:szCs w:val="25"/>
          <w:lang w:val="vi-VN"/>
        </w:rPr>
        <w:t>Mẫu số</w:t>
      </w:r>
      <w:r w:rsidRPr="00135D4B" w:rsidR="005E2982">
        <w:rPr>
          <w:b/>
          <w:bCs/>
          <w:color w:val="000000" w:themeColor="text1"/>
          <w:spacing w:val="-4"/>
          <w:sz w:val="25"/>
          <w:szCs w:val="25"/>
        </w:rPr>
        <w:t xml:space="preserve"> 4</w:t>
      </w:r>
      <w:r w:rsidR="00DF4D88">
        <w:rPr>
          <w:b/>
          <w:bCs/>
          <w:color w:val="000000" w:themeColor="text1"/>
          <w:spacing w:val="-4"/>
          <w:sz w:val="25"/>
          <w:szCs w:val="25"/>
        </w:rPr>
        <w:t>5</w:t>
      </w:r>
    </w:p>
    <w:p w:rsidRPr="00135D4B" w:rsidR="00E23F90" w:rsidP="00E23F90" w:rsidRDefault="00E23F90" w14:paraId="1DC7645A" w14:textId="77777777">
      <w:pPr>
        <w:autoSpaceDE w:val="0"/>
        <w:autoSpaceDN w:val="0"/>
        <w:adjustRightInd w:val="0"/>
        <w:rPr>
          <w:rFonts w:asciiTheme="minorHAnsi" w:hAnsiTheme="minorHAnsi"/>
          <w:b/>
          <w:bCs/>
          <w:color w:val="000000" w:themeColor="text1"/>
          <w:spacing w:val="-4"/>
          <w:sz w:val="25"/>
          <w:szCs w:val="25"/>
          <w:lang w:val="vi-VN"/>
        </w:rPr>
      </w:pPr>
    </w:p>
    <w:p w:rsidRPr="00135D4B" w:rsidR="00E23F90" w:rsidP="00E23F90" w:rsidRDefault="00E23F90" w14:paraId="05618526" w14:textId="77777777">
      <w:pPr>
        <w:autoSpaceDE w:val="0"/>
        <w:autoSpaceDN w:val="0"/>
        <w:adjustRightInd w:val="0"/>
        <w:ind w:firstLine="0"/>
        <w:jc w:val="center"/>
        <w:rPr>
          <w:b/>
          <w:bCs/>
          <w:color w:val="000000" w:themeColor="text1"/>
          <w:lang w:val="vi-VN"/>
        </w:rPr>
      </w:pPr>
      <w:r w:rsidRPr="00135D4B">
        <w:rPr>
          <w:b/>
          <w:bCs/>
          <w:color w:val="000000" w:themeColor="text1"/>
          <w:sz w:val="26"/>
          <w:szCs w:val="26"/>
          <w:lang w:val="vi-VN"/>
        </w:rPr>
        <w:t>CỘNG HÒA XÃ HỘI CHỦ NGHĨA VIỆT NAM</w:t>
      </w:r>
      <w:r w:rsidRPr="00135D4B">
        <w:rPr>
          <w:b/>
          <w:bCs/>
          <w:color w:val="000000" w:themeColor="text1"/>
          <w:sz w:val="26"/>
          <w:szCs w:val="26"/>
          <w:lang w:val="vi-VN"/>
        </w:rPr>
        <w:br/>
      </w:r>
      <w:r w:rsidRPr="00135D4B">
        <w:rPr>
          <w:b/>
          <w:bCs/>
          <w:color w:val="000000" w:themeColor="text1"/>
          <w:sz w:val="26"/>
          <w:szCs w:val="26"/>
          <w:lang w:val="vi-VN"/>
        </w:rPr>
        <w:t>Độc lập - Tự do - Hạnh phúc</w:t>
      </w:r>
      <w:r w:rsidRPr="00135D4B">
        <w:rPr>
          <w:b/>
          <w:bCs/>
          <w:color w:val="000000" w:themeColor="text1"/>
          <w:lang w:val="vi-VN"/>
        </w:rPr>
        <w:t xml:space="preserve"> </w:t>
      </w:r>
    </w:p>
    <w:p w:rsidRPr="00135D4B" w:rsidR="00E23F90" w:rsidP="00E23F90" w:rsidRDefault="00E23F90" w14:paraId="093DBBFB" w14:textId="77777777">
      <w:pPr>
        <w:autoSpaceDE w:val="0"/>
        <w:autoSpaceDN w:val="0"/>
        <w:adjustRightInd w:val="0"/>
        <w:ind w:firstLine="0"/>
        <w:jc w:val="center"/>
        <w:rPr>
          <w:b/>
          <w:bCs/>
          <w:color w:val="000000" w:themeColor="text1"/>
          <w:lang w:val="vi-VN"/>
        </w:rPr>
      </w:pPr>
      <w:r w:rsidRPr="00135D4B">
        <w:rPr>
          <w:b/>
          <w:bCs/>
          <w:color w:val="000000" w:themeColor="text1"/>
          <w:szCs w:val="28"/>
          <w:vertAlign w:val="superscript"/>
          <w:lang w:val="vi-VN"/>
        </w:rPr>
        <w:t>__________________________________________</w:t>
      </w:r>
    </w:p>
    <w:p w:rsidRPr="00135D4B" w:rsidR="00E23F90" w:rsidP="00E23F90" w:rsidRDefault="00E23F90" w14:paraId="20613000" w14:textId="77777777">
      <w:pPr>
        <w:autoSpaceDE w:val="0"/>
        <w:autoSpaceDN w:val="0"/>
        <w:adjustRightInd w:val="0"/>
        <w:ind w:firstLine="0"/>
        <w:jc w:val="center"/>
        <w:rPr>
          <w:color w:val="000000" w:themeColor="text1"/>
          <w:lang w:val="vi-VN"/>
        </w:rPr>
      </w:pPr>
    </w:p>
    <w:p w:rsidRPr="00135D4B" w:rsidR="00E23F90" w:rsidP="00CD037C" w:rsidRDefault="00E23F90" w14:paraId="4B7B4318" w14:textId="77777777">
      <w:pPr>
        <w:autoSpaceDE w:val="0"/>
        <w:autoSpaceDN w:val="0"/>
        <w:adjustRightInd w:val="0"/>
        <w:jc w:val="center"/>
        <w:rPr>
          <w:b/>
          <w:bCs/>
          <w:color w:val="000000" w:themeColor="text1"/>
          <w:sz w:val="26"/>
          <w:szCs w:val="26"/>
          <w:lang w:val="vi-VN"/>
        </w:rPr>
      </w:pPr>
      <w:r w:rsidRPr="00135D4B">
        <w:rPr>
          <w:i/>
          <w:iCs/>
          <w:color w:val="000000" w:themeColor="text1"/>
          <w:sz w:val="26"/>
          <w:szCs w:val="26"/>
          <w:highlight w:val="white"/>
          <w:lang w:val="vi-VN"/>
        </w:rPr>
        <w:t>..........</w:t>
      </w:r>
      <w:r w:rsidRPr="00135D4B">
        <w:rPr>
          <w:rStyle w:val="FootnoteReference"/>
          <w:i/>
          <w:iCs/>
          <w:color w:val="000000" w:themeColor="text1"/>
          <w:sz w:val="26"/>
          <w:szCs w:val="26"/>
          <w:highlight w:val="white"/>
          <w:lang w:val="vi-VN"/>
        </w:rPr>
        <w:footnoteReference w:id="199"/>
      </w:r>
      <w:r w:rsidRPr="00135D4B">
        <w:rPr>
          <w:i/>
          <w:iCs/>
          <w:color w:val="000000" w:themeColor="text1"/>
          <w:vertAlign w:val="superscript"/>
          <w:lang w:val="vi-VN"/>
        </w:rPr>
        <w:t xml:space="preserve"> </w:t>
      </w:r>
      <w:r w:rsidRPr="00135D4B">
        <w:rPr>
          <w:i/>
          <w:iCs/>
          <w:color w:val="000000" w:themeColor="text1"/>
          <w:sz w:val="26"/>
          <w:szCs w:val="26"/>
          <w:highlight w:val="white"/>
          <w:lang w:val="vi-VN"/>
        </w:rPr>
        <w:t>........,</w:t>
      </w:r>
      <w:r w:rsidRPr="00135D4B">
        <w:rPr>
          <w:i/>
          <w:iCs/>
          <w:color w:val="000000" w:themeColor="text1"/>
          <w:sz w:val="26"/>
          <w:szCs w:val="26"/>
          <w:highlight w:val="white"/>
          <w:vertAlign w:val="superscript"/>
          <w:lang w:val="vi-VN"/>
        </w:rPr>
        <w:t xml:space="preserve"> </w:t>
      </w:r>
      <w:r w:rsidRPr="00135D4B">
        <w:rPr>
          <w:i/>
          <w:iCs/>
          <w:color w:val="000000" w:themeColor="text1"/>
          <w:sz w:val="26"/>
          <w:szCs w:val="26"/>
          <w:highlight w:val="white"/>
          <w:lang w:val="vi-VN"/>
        </w:rPr>
        <w:t>ngày ..... tháng ..... năm ...........</w:t>
      </w:r>
    </w:p>
    <w:p w:rsidRPr="00135D4B" w:rsidR="00E23F90" w:rsidP="00E23F90" w:rsidRDefault="00E23F90" w14:paraId="52C9DA6A" w14:textId="77777777">
      <w:pPr>
        <w:autoSpaceDE w:val="0"/>
        <w:autoSpaceDN w:val="0"/>
        <w:adjustRightInd w:val="0"/>
        <w:jc w:val="center"/>
        <w:rPr>
          <w:b/>
          <w:bCs/>
          <w:color w:val="000000" w:themeColor="text1"/>
          <w:sz w:val="26"/>
          <w:szCs w:val="26"/>
          <w:lang w:val="vi-VN"/>
        </w:rPr>
      </w:pPr>
    </w:p>
    <w:p w:rsidRPr="00135D4B" w:rsidR="00E23F90" w:rsidP="00E23F90" w:rsidRDefault="00E23F90" w14:paraId="24CD0786" w14:textId="77777777">
      <w:pPr>
        <w:autoSpaceDE w:val="0"/>
        <w:autoSpaceDN w:val="0"/>
        <w:adjustRightInd w:val="0"/>
        <w:jc w:val="center"/>
        <w:rPr>
          <w:b/>
          <w:bCs/>
          <w:color w:val="000000" w:themeColor="text1"/>
          <w:sz w:val="26"/>
          <w:szCs w:val="26"/>
          <w:lang w:val="vi-VN"/>
        </w:rPr>
      </w:pPr>
      <w:r w:rsidRPr="00135D4B">
        <w:rPr>
          <w:b/>
          <w:bCs/>
          <w:color w:val="000000" w:themeColor="text1"/>
          <w:sz w:val="26"/>
          <w:szCs w:val="26"/>
          <w:lang w:val="vi-VN"/>
        </w:rPr>
        <w:t>ĐƠN ĐỀ NGHỊ</w:t>
      </w:r>
    </w:p>
    <w:p w:rsidRPr="001521F6" w:rsidR="00E23F90" w:rsidP="001D2D97" w:rsidRDefault="001521F6" w14:paraId="68A6728C" w14:textId="77777777">
      <w:pPr>
        <w:autoSpaceDE w:val="0"/>
        <w:autoSpaceDN w:val="0"/>
        <w:adjustRightInd w:val="0"/>
        <w:ind w:firstLine="0"/>
        <w:jc w:val="center"/>
        <w:rPr>
          <w:b/>
          <w:bCs/>
          <w:color w:val="000000" w:themeColor="text1"/>
          <w:spacing w:val="-4"/>
          <w:sz w:val="26"/>
          <w:szCs w:val="26"/>
          <w:lang w:val="vi-VN"/>
        </w:rPr>
      </w:pPr>
      <w:r w:rsidRPr="001521F6">
        <w:rPr>
          <w:b/>
          <w:bCs/>
          <w:color w:val="000000" w:themeColor="text1"/>
          <w:spacing w:val="-4"/>
          <w:sz w:val="26"/>
          <w:szCs w:val="26"/>
        </w:rPr>
        <w:t>H</w:t>
      </w:r>
      <w:r w:rsidRPr="001521F6" w:rsidR="00E23F90">
        <w:rPr>
          <w:b/>
          <w:bCs/>
          <w:color w:val="000000" w:themeColor="text1"/>
          <w:spacing w:val="-4"/>
          <w:sz w:val="26"/>
          <w:szCs w:val="26"/>
          <w:lang w:val="vi-VN"/>
        </w:rPr>
        <w:t xml:space="preserve">oãn/miễn </w:t>
      </w:r>
      <w:r w:rsidRPr="001521F6" w:rsidR="005E2982">
        <w:rPr>
          <w:b/>
          <w:bCs/>
          <w:color w:val="000000" w:themeColor="text1"/>
          <w:spacing w:val="-4"/>
          <w:sz w:val="26"/>
          <w:szCs w:val="26"/>
        </w:rPr>
        <w:t>chấp</w:t>
      </w:r>
      <w:r w:rsidRPr="001521F6" w:rsidR="00E23F90">
        <w:rPr>
          <w:b/>
          <w:bCs/>
          <w:color w:val="000000" w:themeColor="text1"/>
          <w:spacing w:val="-4"/>
          <w:sz w:val="26"/>
          <w:szCs w:val="26"/>
          <w:lang w:val="vi-VN"/>
        </w:rPr>
        <w:t xml:space="preserve"> hành </w:t>
      </w:r>
      <w:r w:rsidRPr="001521F6" w:rsidR="005E2982">
        <w:rPr>
          <w:b/>
          <w:bCs/>
          <w:color w:val="000000" w:themeColor="text1"/>
          <w:spacing w:val="-4"/>
          <w:sz w:val="26"/>
          <w:szCs w:val="26"/>
          <w:lang w:val="vi-VN"/>
        </w:rPr>
        <w:t xml:space="preserve">quyết định đưa </w:t>
      </w:r>
      <w:r>
        <w:rPr>
          <w:b/>
          <w:bCs/>
          <w:color w:val="000000" w:themeColor="text1"/>
          <w:spacing w:val="-4"/>
          <w:sz w:val="26"/>
          <w:szCs w:val="26"/>
        </w:rPr>
        <w:t>đi</w:t>
      </w:r>
      <w:r w:rsidRPr="001521F6" w:rsidR="005E2982">
        <w:rPr>
          <w:b/>
          <w:bCs/>
          <w:color w:val="000000" w:themeColor="text1"/>
          <w:spacing w:val="-4"/>
          <w:sz w:val="26"/>
          <w:szCs w:val="26"/>
          <w:lang w:val="vi-VN"/>
        </w:rPr>
        <w:t xml:space="preserve"> cai nghiện </w:t>
      </w:r>
      <w:r w:rsidR="00CD037C">
        <w:rPr>
          <w:b/>
          <w:bCs/>
          <w:color w:val="000000" w:themeColor="text1"/>
          <w:spacing w:val="-4"/>
          <w:sz w:val="26"/>
          <w:szCs w:val="26"/>
        </w:rPr>
        <w:t>ma túy</w:t>
      </w:r>
      <w:r w:rsidRPr="001521F6" w:rsidR="005E2982">
        <w:rPr>
          <w:b/>
          <w:bCs/>
          <w:color w:val="000000" w:themeColor="text1"/>
          <w:spacing w:val="-4"/>
          <w:sz w:val="26"/>
          <w:szCs w:val="26"/>
          <w:lang w:val="vi-VN"/>
        </w:rPr>
        <w:t xml:space="preserve"> của cha, mẹ</w:t>
      </w:r>
      <w:r w:rsidRPr="001521F6">
        <w:rPr>
          <w:b/>
          <w:bCs/>
          <w:color w:val="000000" w:themeColor="text1"/>
          <w:spacing w:val="-4"/>
          <w:sz w:val="26"/>
          <w:szCs w:val="26"/>
        </w:rPr>
        <w:t>, ng</w:t>
      </w:r>
      <w:r>
        <w:rPr>
          <w:b/>
          <w:bCs/>
          <w:color w:val="000000" w:themeColor="text1"/>
          <w:spacing w:val="-4"/>
          <w:sz w:val="26"/>
          <w:szCs w:val="26"/>
        </w:rPr>
        <w:t>ười giám hộ</w:t>
      </w:r>
      <w:r w:rsidRPr="001521F6" w:rsidR="005E2982">
        <w:rPr>
          <w:b/>
          <w:bCs/>
          <w:color w:val="000000" w:themeColor="text1"/>
          <w:spacing w:val="-4"/>
          <w:sz w:val="26"/>
          <w:szCs w:val="26"/>
          <w:lang w:val="vi-VN"/>
        </w:rPr>
        <w:t xml:space="preserve"> hoặc người đại diện hợp pháp của người từ đủ 12 đến dưới 18 tuổi</w:t>
      </w:r>
    </w:p>
    <w:p w:rsidRPr="00135D4B" w:rsidR="00E23F90" w:rsidP="00E23F90" w:rsidRDefault="00E23F90" w14:paraId="54856104" w14:textId="77777777">
      <w:pPr>
        <w:autoSpaceDE w:val="0"/>
        <w:autoSpaceDN w:val="0"/>
        <w:adjustRightInd w:val="0"/>
        <w:jc w:val="center"/>
        <w:rPr>
          <w:b/>
          <w:bCs/>
          <w:color w:val="000000" w:themeColor="text1"/>
          <w:sz w:val="26"/>
          <w:szCs w:val="26"/>
          <w:lang w:val="vi-VN"/>
        </w:rPr>
      </w:pPr>
      <w:r w:rsidRPr="00135D4B">
        <w:rPr>
          <w:b/>
          <w:bCs/>
          <w:color w:val="000000" w:themeColor="text1"/>
          <w:szCs w:val="28"/>
          <w:vertAlign w:val="superscript"/>
          <w:lang w:val="vi-VN"/>
        </w:rPr>
        <w:t>________________</w:t>
      </w:r>
    </w:p>
    <w:p w:rsidRPr="00135D4B" w:rsidR="00E23F90" w:rsidP="00E23F90" w:rsidRDefault="00E23F90" w14:paraId="1BE7AF78" w14:textId="77777777">
      <w:pPr>
        <w:autoSpaceDE w:val="0"/>
        <w:autoSpaceDN w:val="0"/>
        <w:adjustRightInd w:val="0"/>
        <w:spacing w:before="60" w:after="60"/>
        <w:jc w:val="center"/>
        <w:rPr>
          <w:color w:val="000000" w:themeColor="text1"/>
          <w:sz w:val="26"/>
          <w:szCs w:val="26"/>
          <w:lang w:val="vi-VN"/>
        </w:rPr>
      </w:pPr>
    </w:p>
    <w:p w:rsidRPr="00135D4B" w:rsidR="00E23F90" w:rsidP="00E23F90" w:rsidRDefault="00E23F90" w14:paraId="22436058" w14:textId="77777777">
      <w:pPr>
        <w:autoSpaceDE w:val="0"/>
        <w:autoSpaceDN w:val="0"/>
        <w:adjustRightInd w:val="0"/>
        <w:spacing w:before="60" w:after="60"/>
        <w:jc w:val="center"/>
        <w:rPr>
          <w:b/>
          <w:bCs/>
          <w:color w:val="000000" w:themeColor="text1"/>
          <w:sz w:val="26"/>
          <w:szCs w:val="26"/>
          <w:lang w:val="vi-VN"/>
        </w:rPr>
      </w:pPr>
      <w:r w:rsidRPr="00135D4B">
        <w:rPr>
          <w:color w:val="000000" w:themeColor="text1"/>
          <w:sz w:val="26"/>
          <w:szCs w:val="26"/>
          <w:lang w:val="vi-VN"/>
        </w:rPr>
        <w:t xml:space="preserve">Kính gửi: Tòa án </w:t>
      </w:r>
      <w:r w:rsidR="00194A75">
        <w:rPr>
          <w:color w:val="000000" w:themeColor="text1"/>
          <w:sz w:val="26"/>
          <w:szCs w:val="26"/>
        </w:rPr>
        <w:t>n</w:t>
      </w:r>
      <w:r w:rsidRPr="00135D4B">
        <w:rPr>
          <w:color w:val="000000" w:themeColor="text1"/>
          <w:sz w:val="26"/>
          <w:szCs w:val="26"/>
          <w:lang w:val="vi-VN"/>
        </w:rPr>
        <w:t>hân dân</w:t>
      </w:r>
      <w:r w:rsidR="001D424A">
        <w:rPr>
          <w:color w:val="000000" w:themeColor="text1"/>
          <w:sz w:val="26"/>
          <w:szCs w:val="26"/>
        </w:rPr>
        <w:t xml:space="preserve"> khu vực</w:t>
      </w:r>
      <w:r w:rsidR="00EB0054">
        <w:rPr>
          <w:color w:val="000000" w:themeColor="text1"/>
          <w:sz w:val="26"/>
          <w:szCs w:val="26"/>
        </w:rPr>
        <w:t>/</w:t>
      </w:r>
      <w:r w:rsidR="00317235">
        <w:rPr>
          <w:color w:val="000000" w:themeColor="text1"/>
          <w:sz w:val="26"/>
          <w:szCs w:val="26"/>
        </w:rPr>
        <w:t xml:space="preserve">Giám đốc </w:t>
      </w:r>
      <w:r w:rsidRPr="00135D4B" w:rsidR="005E2982">
        <w:rPr>
          <w:color w:val="000000" w:themeColor="text1"/>
          <w:sz w:val="26"/>
          <w:szCs w:val="26"/>
        </w:rPr>
        <w:t xml:space="preserve">Công an </w:t>
      </w:r>
      <w:r w:rsidRPr="00135D4B">
        <w:rPr>
          <w:color w:val="000000" w:themeColor="text1"/>
          <w:sz w:val="26"/>
          <w:szCs w:val="26"/>
          <w:lang w:val="vi-VN"/>
        </w:rPr>
        <w:t xml:space="preserve"> ..............</w:t>
      </w:r>
      <w:r w:rsidRPr="00135D4B">
        <w:rPr>
          <w:rStyle w:val="FootnoteReference"/>
          <w:color w:val="000000" w:themeColor="text1"/>
          <w:sz w:val="26"/>
          <w:szCs w:val="26"/>
          <w:lang w:val="vi-VN"/>
        </w:rPr>
        <w:footnoteReference w:id="200"/>
      </w:r>
      <w:r w:rsidRPr="00135D4B">
        <w:rPr>
          <w:color w:val="000000" w:themeColor="text1"/>
          <w:sz w:val="26"/>
          <w:szCs w:val="26"/>
          <w:lang w:val="vi-VN"/>
        </w:rPr>
        <w:t>..............</w:t>
      </w:r>
    </w:p>
    <w:p w:rsidRPr="00135D4B" w:rsidR="00E23F90" w:rsidP="00E23F90" w:rsidRDefault="00E23F90" w14:paraId="0DD3C9F7" w14:textId="77777777">
      <w:pPr>
        <w:tabs>
          <w:tab w:val="left" w:pos="6663"/>
          <w:tab w:val="left" w:pos="9072"/>
        </w:tabs>
        <w:autoSpaceDE w:val="0"/>
        <w:autoSpaceDN w:val="0"/>
        <w:adjustRightInd w:val="0"/>
        <w:spacing w:before="60" w:after="60"/>
        <w:ind w:firstLine="709"/>
        <w:rPr>
          <w:color w:val="000000" w:themeColor="text1"/>
          <w:spacing w:val="-6"/>
          <w:sz w:val="26"/>
          <w:szCs w:val="26"/>
          <w:lang w:val="vi-VN"/>
        </w:rPr>
      </w:pPr>
    </w:p>
    <w:p w:rsidRPr="00135D4B" w:rsidR="00E23F90" w:rsidP="00E23F90" w:rsidRDefault="00E23F90" w14:paraId="10F7D2D6" w14:textId="77777777">
      <w:pPr>
        <w:tabs>
          <w:tab w:val="left" w:pos="6663"/>
          <w:tab w:val="left" w:pos="9072"/>
        </w:tabs>
        <w:autoSpaceDE w:val="0"/>
        <w:autoSpaceDN w:val="0"/>
        <w:adjustRightInd w:val="0"/>
        <w:spacing w:before="60" w:after="60"/>
        <w:ind w:firstLine="709"/>
        <w:rPr>
          <w:color w:val="000000" w:themeColor="text1"/>
          <w:spacing w:val="-6"/>
          <w:sz w:val="26"/>
          <w:szCs w:val="26"/>
          <w:lang w:val="vi-VN"/>
        </w:rPr>
      </w:pPr>
      <w:r w:rsidRPr="00135D4B">
        <w:rPr>
          <w:b/>
          <w:bCs/>
          <w:color w:val="000000" w:themeColor="text1"/>
          <w:spacing w:val="-6"/>
          <w:sz w:val="26"/>
          <w:szCs w:val="26"/>
          <w:lang w:val="vi-VN"/>
        </w:rPr>
        <w:t>1.</w:t>
      </w:r>
      <w:r w:rsidRPr="00135D4B">
        <w:rPr>
          <w:color w:val="000000" w:themeColor="text1"/>
          <w:spacing w:val="-6"/>
          <w:sz w:val="26"/>
          <w:szCs w:val="26"/>
          <w:lang w:val="vi-VN"/>
        </w:rPr>
        <w:t xml:space="preserve"> Tôi tên là </w:t>
      </w:r>
      <w:r w:rsidRPr="00135D4B">
        <w:rPr>
          <w:i/>
          <w:iCs/>
          <w:color w:val="000000" w:themeColor="text1"/>
          <w:spacing w:val="-6"/>
          <w:lang w:val="vi-VN"/>
        </w:rPr>
        <w:t>(viết in hoa)</w:t>
      </w:r>
      <w:r w:rsidRPr="00135D4B">
        <w:rPr>
          <w:color w:val="000000" w:themeColor="text1"/>
          <w:spacing w:val="-6"/>
          <w:sz w:val="26"/>
          <w:szCs w:val="26"/>
          <w:lang w:val="vi-VN"/>
        </w:rPr>
        <w:t>: .......................</w:t>
      </w:r>
      <w:r w:rsidRPr="00135D4B">
        <w:rPr>
          <w:color w:val="000000" w:themeColor="text1"/>
          <w:spacing w:val="-6"/>
          <w:sz w:val="26"/>
          <w:szCs w:val="26"/>
          <w:vertAlign w:val="superscript"/>
          <w:lang w:val="vi-VN"/>
        </w:rPr>
        <w:t xml:space="preserve"> </w:t>
      </w:r>
      <w:r w:rsidRPr="00135D4B">
        <w:rPr>
          <w:color w:val="000000" w:themeColor="text1"/>
          <w:spacing w:val="-6"/>
          <w:sz w:val="26"/>
          <w:szCs w:val="26"/>
          <w:lang w:val="vi-VN"/>
        </w:rPr>
        <w:t>.................................</w:t>
      </w:r>
      <w:r w:rsidRPr="00135D4B">
        <w:rPr>
          <w:color w:val="000000" w:themeColor="text1"/>
          <w:spacing w:val="-6"/>
          <w:sz w:val="26"/>
          <w:szCs w:val="26"/>
          <w:lang w:val="vi-VN"/>
        </w:rPr>
        <w:tab/>
      </w:r>
      <w:r w:rsidRPr="00135D4B">
        <w:rPr>
          <w:color w:val="000000" w:themeColor="text1"/>
          <w:spacing w:val="-6"/>
          <w:sz w:val="26"/>
          <w:szCs w:val="26"/>
          <w:lang w:val="vi-VN"/>
        </w:rPr>
        <w:t>; Giới tính: .....................</w:t>
      </w:r>
      <w:r w:rsidRPr="00135D4B">
        <w:rPr>
          <w:color w:val="000000" w:themeColor="text1"/>
          <w:spacing w:val="-6"/>
          <w:sz w:val="26"/>
          <w:szCs w:val="26"/>
          <w:lang w:val="vi-VN"/>
        </w:rPr>
        <w:tab/>
      </w:r>
    </w:p>
    <w:p w:rsidRPr="00135D4B" w:rsidR="00E23F90" w:rsidP="00E23F90" w:rsidRDefault="00E23F90" w14:paraId="0E6027DF"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Ngày, tháng, năm sinh: .....................................................................................................</w:t>
      </w:r>
    </w:p>
    <w:p w:rsidRPr="00135D4B" w:rsidR="00E23F90" w:rsidP="00E23F90" w:rsidRDefault="00E23F90" w14:paraId="19E65E78"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Số CCCD/CMT/HC: ..............................................; Ngày cấp: ......................................</w:t>
      </w:r>
    </w:p>
    <w:p w:rsidRPr="00135D4B" w:rsidR="00E23F90" w:rsidP="00E23F90" w:rsidRDefault="00E23F90" w14:paraId="35C2EDDF"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Nơi cấp: ..............................................................................................................................</w:t>
      </w:r>
    </w:p>
    <w:p w:rsidRPr="00135D4B" w:rsidR="00E23F90" w:rsidP="00E23F90" w:rsidRDefault="00E23F90" w14:paraId="122C5A68"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Nơi cư trú hoặc chỗ ở hiện nay: ........................................................................................</w:t>
      </w:r>
    </w:p>
    <w:p w:rsidRPr="00135D4B" w:rsidR="00E23F90" w:rsidP="00E23F90" w:rsidRDefault="00E23F90" w14:paraId="4A950BD1" w14:textId="77777777">
      <w:pPr>
        <w:tabs>
          <w:tab w:val="left" w:leader="dot" w:pos="5520"/>
          <w:tab w:val="right" w:leader="dot" w:pos="9356"/>
        </w:tabs>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Điện thoại liên hệ: .................................................................................................</w:t>
      </w:r>
    </w:p>
    <w:p w:rsidRPr="00135D4B" w:rsidR="00E23F90" w:rsidP="00E23F90" w:rsidRDefault="00E23F90" w14:paraId="52F32811" w14:textId="77777777">
      <w:pPr>
        <w:tabs>
          <w:tab w:val="left" w:leader="dot" w:pos="5520"/>
          <w:tab w:val="right" w:leader="dot" w:pos="9356"/>
        </w:tabs>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Quan hệ với người bị đưa vào cơ sở cai nghiện bắt buộc: ...............…………....</w:t>
      </w:r>
    </w:p>
    <w:p w:rsidRPr="00135D4B" w:rsidR="00E23F90" w:rsidP="00E23F90" w:rsidRDefault="00E23F90" w14:paraId="5554F788" w14:textId="77777777">
      <w:pPr>
        <w:autoSpaceDE w:val="0"/>
        <w:autoSpaceDN w:val="0"/>
        <w:adjustRightInd w:val="0"/>
        <w:spacing w:before="60" w:after="60"/>
        <w:ind w:firstLine="709"/>
        <w:rPr>
          <w:color w:val="000000" w:themeColor="text1"/>
          <w:spacing w:val="-4"/>
          <w:sz w:val="26"/>
          <w:szCs w:val="26"/>
          <w:highlight w:val="white"/>
          <w:lang w:val="vi-VN"/>
        </w:rPr>
      </w:pPr>
      <w:r w:rsidRPr="00135D4B">
        <w:rPr>
          <w:b/>
          <w:bCs/>
          <w:color w:val="000000" w:themeColor="text1"/>
          <w:spacing w:val="-4"/>
          <w:sz w:val="26"/>
          <w:szCs w:val="26"/>
          <w:highlight w:val="white"/>
          <w:lang w:val="vi-VN"/>
        </w:rPr>
        <w:t>2.</w:t>
      </w:r>
      <w:r w:rsidRPr="00135D4B">
        <w:rPr>
          <w:color w:val="000000" w:themeColor="text1"/>
          <w:spacing w:val="-4"/>
          <w:sz w:val="26"/>
          <w:szCs w:val="26"/>
          <w:highlight w:val="white"/>
          <w:lang w:val="vi-VN"/>
        </w:rPr>
        <w:t xml:space="preserve"> Tôi làm đơn này đề nghị Tòa án nhân dân</w:t>
      </w:r>
      <w:r w:rsidRPr="00135D4B" w:rsidR="005E2982">
        <w:rPr>
          <w:color w:val="000000" w:themeColor="text1"/>
          <w:spacing w:val="-4"/>
          <w:sz w:val="26"/>
          <w:szCs w:val="26"/>
          <w:highlight w:val="white"/>
        </w:rPr>
        <w:t xml:space="preserve"> khu vực, Giám đốc Công an</w:t>
      </w:r>
      <w:r w:rsidRPr="00135D4B">
        <w:rPr>
          <w:color w:val="000000" w:themeColor="text1"/>
          <w:spacing w:val="-4"/>
          <w:sz w:val="26"/>
          <w:szCs w:val="26"/>
          <w:highlight w:val="white"/>
          <w:lang w:val="vi-VN"/>
        </w:rPr>
        <w:t xml:space="preserve"> ………</w:t>
      </w:r>
      <w:r w:rsidRPr="00135D4B">
        <w:rPr>
          <w:color w:val="000000" w:themeColor="text1"/>
          <w:spacing w:val="-4"/>
          <w:sz w:val="26"/>
          <w:szCs w:val="26"/>
          <w:highlight w:val="white"/>
          <w:vertAlign w:val="superscript"/>
          <w:lang w:val="vi-VN"/>
        </w:rPr>
        <w:t>2</w:t>
      </w:r>
      <w:r w:rsidRPr="00135D4B">
        <w:rPr>
          <w:color w:val="000000" w:themeColor="text1"/>
          <w:spacing w:val="-4"/>
          <w:sz w:val="26"/>
          <w:szCs w:val="26"/>
          <w:highlight w:val="white"/>
          <w:lang w:val="vi-VN"/>
        </w:rPr>
        <w:t xml:space="preserve"> .……xem xét hoãn/miễn chấp hành biện pháp đưa </w:t>
      </w:r>
      <w:r w:rsidR="00CD037C">
        <w:rPr>
          <w:color w:val="000000" w:themeColor="text1"/>
          <w:spacing w:val="-4"/>
          <w:sz w:val="26"/>
          <w:szCs w:val="26"/>
          <w:highlight w:val="white"/>
        </w:rPr>
        <w:t>đi cai nghiện ma túy</w:t>
      </w:r>
      <w:r w:rsidRPr="00135D4B">
        <w:rPr>
          <w:color w:val="000000" w:themeColor="text1"/>
          <w:spacing w:val="-4"/>
          <w:sz w:val="26"/>
          <w:szCs w:val="26"/>
          <w:highlight w:val="white"/>
          <w:lang w:val="vi-VN"/>
        </w:rPr>
        <w:t xml:space="preserve"> đối với:</w:t>
      </w:r>
    </w:p>
    <w:p w:rsidRPr="00135D4B" w:rsidR="00E23F90" w:rsidP="00E23F90" w:rsidRDefault="00E23F90" w14:paraId="37A8F0B4" w14:textId="77777777">
      <w:pPr>
        <w:tabs>
          <w:tab w:val="left" w:pos="6663"/>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 xml:space="preserve">Họ, tên </w:t>
      </w:r>
      <w:r w:rsidRPr="00135D4B">
        <w:rPr>
          <w:i/>
          <w:iCs/>
          <w:color w:val="000000" w:themeColor="text1"/>
          <w:spacing w:val="-6"/>
        </w:rPr>
        <w:t>(viết in hoa)</w:t>
      </w:r>
      <w:r w:rsidRPr="00135D4B">
        <w:rPr>
          <w:color w:val="000000" w:themeColor="text1"/>
          <w:spacing w:val="-6"/>
          <w:sz w:val="26"/>
          <w:szCs w:val="26"/>
        </w:rPr>
        <w:t>: .......................</w:t>
      </w:r>
      <w:r w:rsidRPr="00135D4B">
        <w:rPr>
          <w:color w:val="000000" w:themeColor="text1"/>
          <w:spacing w:val="-6"/>
          <w:sz w:val="26"/>
          <w:szCs w:val="26"/>
          <w:vertAlign w:val="superscript"/>
        </w:rPr>
        <w:t xml:space="preserve"> </w:t>
      </w:r>
      <w:r w:rsidRPr="00135D4B">
        <w:rPr>
          <w:color w:val="000000" w:themeColor="text1"/>
          <w:spacing w:val="-6"/>
          <w:sz w:val="26"/>
          <w:szCs w:val="26"/>
        </w:rPr>
        <w:t>.........................................</w:t>
      </w:r>
      <w:r w:rsidRPr="00135D4B">
        <w:rPr>
          <w:color w:val="000000" w:themeColor="text1"/>
          <w:spacing w:val="-6"/>
          <w:sz w:val="26"/>
          <w:szCs w:val="26"/>
        </w:rPr>
        <w:tab/>
      </w:r>
      <w:r w:rsidRPr="00135D4B">
        <w:rPr>
          <w:color w:val="000000" w:themeColor="text1"/>
          <w:spacing w:val="-6"/>
          <w:sz w:val="26"/>
          <w:szCs w:val="26"/>
        </w:rPr>
        <w:t>; Giới tính: .....................</w:t>
      </w:r>
      <w:r w:rsidRPr="00135D4B">
        <w:rPr>
          <w:color w:val="000000" w:themeColor="text1"/>
          <w:spacing w:val="-6"/>
          <w:sz w:val="26"/>
          <w:szCs w:val="26"/>
        </w:rPr>
        <w:tab/>
      </w:r>
    </w:p>
    <w:p w:rsidRPr="00135D4B" w:rsidR="00E23F90" w:rsidP="00E23F90" w:rsidRDefault="00E23F90" w14:paraId="6726EA20"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E23F90" w:rsidP="00E23F90" w:rsidRDefault="00E23F90" w14:paraId="5AF0CB6E"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Số CCCD/CMT/HC: ..............................................; Ngày cấp: ......................................</w:t>
      </w:r>
    </w:p>
    <w:p w:rsidRPr="00135D4B" w:rsidR="00E23F90" w:rsidP="00E23F90" w:rsidRDefault="00E23F90" w14:paraId="62B913D3"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rPr>
        <w:t>N</w:t>
      </w:r>
      <w:r w:rsidRPr="00135D4B">
        <w:rPr>
          <w:color w:val="000000" w:themeColor="text1"/>
          <w:spacing w:val="-6"/>
          <w:sz w:val="26"/>
          <w:szCs w:val="26"/>
          <w:lang w:val="vi-VN"/>
        </w:rPr>
        <w:t>ơi cấp: ..............................................................................................................................</w:t>
      </w:r>
    </w:p>
    <w:p w:rsidRPr="00135D4B" w:rsidR="00E23F90" w:rsidP="00E23F90" w:rsidRDefault="00E23F90" w14:paraId="713A6FD3"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rPr>
        <w:t>N</w:t>
      </w:r>
      <w:r w:rsidRPr="00135D4B">
        <w:rPr>
          <w:color w:val="000000" w:themeColor="text1"/>
          <w:spacing w:val="-6"/>
          <w:sz w:val="26"/>
          <w:szCs w:val="26"/>
          <w:lang w:val="vi-VN"/>
        </w:rPr>
        <w:t>ơi cư trú hoặc chỗ ở hiện nay: ........................................................................................</w:t>
      </w:r>
    </w:p>
    <w:p w:rsidRPr="007A7F59" w:rsidR="007A7F59" w:rsidP="007A7F59" w:rsidRDefault="007A7F59" w14:paraId="69E0DA40" w14:textId="77777777">
      <w:pPr>
        <w:autoSpaceDE w:val="0"/>
        <w:autoSpaceDN w:val="0"/>
        <w:adjustRightInd w:val="0"/>
        <w:spacing w:before="60" w:after="60"/>
        <w:ind w:firstLine="709"/>
        <w:rPr>
          <w:color w:val="000000" w:themeColor="text1"/>
          <w:spacing w:val="1"/>
          <w:sz w:val="26"/>
          <w:szCs w:val="26"/>
        </w:rPr>
      </w:pPr>
      <w:r w:rsidRPr="007A7F59">
        <w:rPr>
          <w:color w:val="000000" w:themeColor="text1"/>
          <w:spacing w:val="1"/>
          <w:sz w:val="26"/>
          <w:szCs w:val="26"/>
        </w:rPr>
        <w:t>Tôi làm đơn này đề nghị Tòa án nhân dân khu vực, Giám đốc Công an…</w:t>
      </w:r>
      <w:proofErr w:type="gramStart"/>
      <w:r w:rsidRPr="007A7F59">
        <w:rPr>
          <w:color w:val="000000" w:themeColor="text1"/>
          <w:spacing w:val="1"/>
          <w:sz w:val="26"/>
          <w:szCs w:val="26"/>
        </w:rPr>
        <w:t>2 .</w:t>
      </w:r>
      <w:proofErr w:type="gramEnd"/>
      <w:r w:rsidRPr="007A7F59">
        <w:rPr>
          <w:color w:val="000000" w:themeColor="text1"/>
          <w:spacing w:val="1"/>
          <w:sz w:val="26"/>
          <w:szCs w:val="26"/>
        </w:rPr>
        <w:t>… xem xét hoãn/miễn chấp hành biện pháp đưa đi cai nghiện theo Quyết định số: ....../QĐ- ...... ngày ....../</w:t>
      </w:r>
      <w:proofErr w:type="gramStart"/>
      <w:r w:rsidRPr="007A7F59">
        <w:rPr>
          <w:color w:val="000000" w:themeColor="text1"/>
          <w:spacing w:val="1"/>
          <w:sz w:val="26"/>
          <w:szCs w:val="26"/>
        </w:rPr>
        <w:t>.....</w:t>
      </w:r>
      <w:proofErr w:type="gramEnd"/>
      <w:r w:rsidRPr="007A7F59">
        <w:rPr>
          <w:color w:val="000000" w:themeColor="text1"/>
          <w:spacing w:val="1"/>
          <w:sz w:val="26"/>
          <w:szCs w:val="26"/>
        </w:rPr>
        <w:t>/........... với lí do sau:</w:t>
      </w:r>
    </w:p>
    <w:p w:rsidRPr="007A7F59" w:rsidR="007A7F59" w:rsidP="007A7F59" w:rsidRDefault="007A7F59" w14:paraId="7221B8F7" w14:textId="77777777">
      <w:pPr>
        <w:autoSpaceDE w:val="0"/>
        <w:autoSpaceDN w:val="0"/>
        <w:adjustRightInd w:val="0"/>
        <w:spacing w:before="60" w:after="60"/>
        <w:ind w:firstLine="709"/>
        <w:rPr>
          <w:color w:val="000000" w:themeColor="text1"/>
          <w:spacing w:val="1"/>
          <w:sz w:val="26"/>
          <w:szCs w:val="26"/>
        </w:rPr>
      </w:pPr>
      <w:r w:rsidRPr="007A7F59">
        <w:rPr>
          <w:color w:val="000000" w:themeColor="text1"/>
          <w:spacing w:val="1"/>
          <w:sz w:val="26"/>
          <w:szCs w:val="26"/>
        </w:rPr>
        <w:t>1) .........................................................................................................................</w:t>
      </w:r>
    </w:p>
    <w:p w:rsidRPr="007A7F59" w:rsidR="007A7F59" w:rsidP="007A7F59" w:rsidRDefault="007A7F59" w14:paraId="12C1D544" w14:textId="77777777">
      <w:pPr>
        <w:autoSpaceDE w:val="0"/>
        <w:autoSpaceDN w:val="0"/>
        <w:adjustRightInd w:val="0"/>
        <w:spacing w:before="60" w:after="60"/>
        <w:ind w:firstLine="709"/>
        <w:rPr>
          <w:color w:val="000000" w:themeColor="text1"/>
          <w:spacing w:val="1"/>
          <w:sz w:val="26"/>
          <w:szCs w:val="26"/>
        </w:rPr>
      </w:pPr>
      <w:r w:rsidRPr="007A7F59">
        <w:rPr>
          <w:color w:val="000000" w:themeColor="text1"/>
          <w:spacing w:val="1"/>
          <w:sz w:val="26"/>
          <w:szCs w:val="26"/>
        </w:rPr>
        <w:t>Tài liệu xác nhận kèm theo gồm:</w:t>
      </w:r>
    </w:p>
    <w:p w:rsidRPr="007A7F59" w:rsidR="007A7F59" w:rsidP="007A7F59" w:rsidRDefault="007A7F59" w14:paraId="311F5D28" w14:textId="77777777">
      <w:pPr>
        <w:autoSpaceDE w:val="0"/>
        <w:autoSpaceDN w:val="0"/>
        <w:adjustRightInd w:val="0"/>
        <w:spacing w:before="60" w:after="60"/>
        <w:ind w:firstLine="709"/>
        <w:rPr>
          <w:color w:val="000000" w:themeColor="text1"/>
          <w:spacing w:val="1"/>
          <w:sz w:val="26"/>
          <w:szCs w:val="26"/>
        </w:rPr>
      </w:pPr>
      <w:r w:rsidRPr="007A7F59">
        <w:rPr>
          <w:color w:val="000000" w:themeColor="text1"/>
          <w:spacing w:val="1"/>
          <w:sz w:val="26"/>
          <w:szCs w:val="26"/>
        </w:rPr>
        <w:t>1) .........................................................................................................................</w:t>
      </w:r>
    </w:p>
    <w:p w:rsidR="007A7F59" w:rsidP="007A7F59" w:rsidRDefault="007A7F59" w14:paraId="1B459E00" w14:textId="77777777">
      <w:pPr>
        <w:autoSpaceDE w:val="0"/>
        <w:autoSpaceDN w:val="0"/>
        <w:adjustRightInd w:val="0"/>
        <w:spacing w:before="60" w:after="60"/>
        <w:ind w:firstLine="709"/>
        <w:rPr>
          <w:color w:val="000000" w:themeColor="text1"/>
          <w:spacing w:val="1"/>
          <w:sz w:val="26"/>
          <w:szCs w:val="26"/>
          <w:highlight w:val="white"/>
        </w:rPr>
      </w:pPr>
      <w:r w:rsidRPr="007A7F59">
        <w:rPr>
          <w:color w:val="000000" w:themeColor="text1"/>
          <w:spacing w:val="1"/>
          <w:sz w:val="26"/>
          <w:szCs w:val="26"/>
        </w:rPr>
        <w:t>Kính đề nghị Tòa án nhân dân khu vực, Giám đốc Công an ……… 2.…… xem xét, chấp thuận./.</w:t>
      </w:r>
    </w:p>
    <w:tbl>
      <w:tblPr>
        <w:tblW w:w="9497" w:type="dxa"/>
        <w:tblInd w:w="108" w:type="dxa"/>
        <w:tblLayout w:type="fixed"/>
        <w:tblLook w:val="0000" w:firstRow="0" w:lastRow="0" w:firstColumn="0" w:lastColumn="0" w:noHBand="0" w:noVBand="0"/>
      </w:tblPr>
      <w:tblGrid>
        <w:gridCol w:w="5245"/>
        <w:gridCol w:w="4252"/>
      </w:tblGrid>
      <w:tr w:rsidRPr="00135D4B" w:rsidR="00135D4B" w:rsidTr="0014132C" w14:paraId="52EC5B2A" w14:textId="77777777">
        <w:trPr>
          <w:trHeight w:val="1"/>
        </w:trPr>
        <w:tc>
          <w:tcPr>
            <w:tcW w:w="5245" w:type="dxa"/>
            <w:tcBorders>
              <w:top w:val="nil"/>
              <w:left w:val="nil"/>
              <w:bottom w:val="nil"/>
              <w:right w:val="nil"/>
            </w:tcBorders>
            <w:shd w:val="clear" w:color="000000" w:fill="FFFFFF"/>
          </w:tcPr>
          <w:p w:rsidRPr="00135D4B" w:rsidR="00E23F90" w:rsidP="0014132C" w:rsidRDefault="00E23F90" w14:paraId="58CB3101" w14:textId="77777777">
            <w:pPr>
              <w:autoSpaceDE w:val="0"/>
              <w:autoSpaceDN w:val="0"/>
              <w:adjustRightInd w:val="0"/>
              <w:ind w:firstLine="0"/>
              <w:jc w:val="center"/>
              <w:rPr>
                <w:b/>
                <w:bCs/>
                <w:color w:val="000000" w:themeColor="text1"/>
                <w:spacing w:val="1"/>
                <w:sz w:val="26"/>
                <w:szCs w:val="26"/>
                <w:lang w:val="vi-VN"/>
              </w:rPr>
            </w:pPr>
            <w:r w:rsidRPr="00135D4B">
              <w:rPr>
                <w:b/>
                <w:bCs/>
                <w:color w:val="000000" w:themeColor="text1"/>
                <w:spacing w:val="1"/>
                <w:sz w:val="26"/>
                <w:szCs w:val="26"/>
                <w:lang w:val="vi-VN"/>
              </w:rPr>
              <w:t>XÁC NHẬN CỦA CƠ QUAN LẬP HỒ SƠ</w:t>
            </w:r>
          </w:p>
          <w:p w:rsidRPr="00135D4B" w:rsidR="00E23F90" w:rsidP="0014132C" w:rsidRDefault="00E23F90" w14:paraId="0623C663" w14:textId="77777777">
            <w:pPr>
              <w:autoSpaceDE w:val="0"/>
              <w:autoSpaceDN w:val="0"/>
              <w:adjustRightInd w:val="0"/>
              <w:jc w:val="center"/>
              <w:rPr>
                <w:rFonts w:ascii="Calibri" w:hAnsi="Calibri" w:cs="Calibri"/>
                <w:color w:val="000000" w:themeColor="text1"/>
                <w:sz w:val="26"/>
                <w:szCs w:val="26"/>
                <w:lang w:val="vi-VN"/>
              </w:rPr>
            </w:pPr>
            <w:r w:rsidRPr="00135D4B">
              <w:rPr>
                <w:i/>
                <w:iCs/>
                <w:color w:val="000000" w:themeColor="text1"/>
                <w:spacing w:val="1"/>
                <w:sz w:val="26"/>
                <w:szCs w:val="26"/>
                <w:lang w:val="vi-VN"/>
              </w:rPr>
              <w:t>(ký, ghi rõ họ, tên, chức vụ, đóng dấu)</w:t>
            </w:r>
          </w:p>
        </w:tc>
        <w:tc>
          <w:tcPr>
            <w:tcW w:w="4252" w:type="dxa"/>
            <w:tcBorders>
              <w:top w:val="nil"/>
              <w:left w:val="nil"/>
              <w:bottom w:val="nil"/>
              <w:right w:val="nil"/>
            </w:tcBorders>
            <w:shd w:val="clear" w:color="000000" w:fill="FFFFFF"/>
          </w:tcPr>
          <w:p w:rsidRPr="00135D4B" w:rsidR="00E23F90" w:rsidP="0014132C" w:rsidRDefault="00E23F90" w14:paraId="257E8155" w14:textId="77777777">
            <w:pPr>
              <w:autoSpaceDE w:val="0"/>
              <w:autoSpaceDN w:val="0"/>
              <w:adjustRightInd w:val="0"/>
              <w:ind w:firstLine="68"/>
              <w:jc w:val="center"/>
              <w:rPr>
                <w:b/>
                <w:bCs/>
                <w:color w:val="000000" w:themeColor="text1"/>
                <w:spacing w:val="1"/>
                <w:sz w:val="26"/>
                <w:szCs w:val="26"/>
                <w:lang w:val="vi-VN"/>
              </w:rPr>
            </w:pPr>
            <w:r w:rsidRPr="00135D4B">
              <w:rPr>
                <w:b/>
                <w:bCs/>
                <w:color w:val="000000" w:themeColor="text1"/>
                <w:spacing w:val="1"/>
                <w:sz w:val="26"/>
                <w:szCs w:val="26"/>
                <w:lang w:val="vi-VN"/>
              </w:rPr>
              <w:t>NGƯỜI LÀM ĐƠN</w:t>
            </w:r>
          </w:p>
          <w:p w:rsidRPr="00135D4B" w:rsidR="00E23F90" w:rsidP="0014132C" w:rsidRDefault="00E23F90" w14:paraId="01346AA8" w14:textId="77777777">
            <w:pPr>
              <w:autoSpaceDE w:val="0"/>
              <w:autoSpaceDN w:val="0"/>
              <w:adjustRightInd w:val="0"/>
              <w:ind w:firstLine="68"/>
              <w:jc w:val="center"/>
              <w:rPr>
                <w:rFonts w:ascii="Calibri" w:hAnsi="Calibri" w:cs="Calibri"/>
                <w:color w:val="000000" w:themeColor="text1"/>
                <w:sz w:val="26"/>
                <w:szCs w:val="26"/>
                <w:lang w:val="vi-VN"/>
              </w:rPr>
            </w:pPr>
            <w:r w:rsidRPr="00135D4B">
              <w:rPr>
                <w:i/>
                <w:iCs/>
                <w:color w:val="000000" w:themeColor="text1"/>
                <w:spacing w:val="1"/>
                <w:sz w:val="26"/>
                <w:szCs w:val="26"/>
                <w:lang w:val="vi-VN"/>
              </w:rPr>
              <w:t>(ký, ghi rõ họ, tên)</w:t>
            </w:r>
          </w:p>
        </w:tc>
      </w:tr>
    </w:tbl>
    <w:p w:rsidRPr="00135D4B" w:rsidR="00E23F90" w:rsidP="00911B4F" w:rsidRDefault="00E709A3" w14:paraId="50723393" w14:textId="4D75BC34">
      <w:pPr>
        <w:spacing w:after="200" w:line="276" w:lineRule="auto"/>
        <w:jc w:val="right"/>
        <w:rPr>
          <w:b/>
          <w:bCs/>
          <w:color w:val="000000" w:themeColor="text1"/>
          <w:sz w:val="25"/>
          <w:szCs w:val="25"/>
          <w:lang w:val="vi-VN"/>
        </w:rPr>
      </w:pPr>
      <w:r>
        <w:rPr>
          <w:b/>
          <w:bCs/>
          <w:color w:val="000000" w:themeColor="text1"/>
          <w:sz w:val="25"/>
          <w:szCs w:val="25"/>
          <w:lang w:val="vi-VN"/>
        </w:rPr>
        <w:br w:type="page"/>
      </w:r>
      <w:r w:rsidRPr="00135D4B" w:rsidR="00E23F90">
        <w:rPr>
          <w:b/>
          <w:bCs/>
          <w:color w:val="000000" w:themeColor="text1"/>
          <w:sz w:val="25"/>
          <w:szCs w:val="25"/>
          <w:lang w:val="vi-VN"/>
        </w:rPr>
        <w:t xml:space="preserve">Mẫu số </w:t>
      </w:r>
      <w:r w:rsidRPr="00135D4B" w:rsidR="005E2982">
        <w:rPr>
          <w:b/>
          <w:bCs/>
          <w:color w:val="000000" w:themeColor="text1"/>
          <w:sz w:val="25"/>
          <w:szCs w:val="25"/>
        </w:rPr>
        <w:t>4</w:t>
      </w:r>
      <w:r w:rsidR="00DF4D88">
        <w:rPr>
          <w:b/>
          <w:bCs/>
          <w:color w:val="000000" w:themeColor="text1"/>
          <w:sz w:val="25"/>
          <w:szCs w:val="25"/>
        </w:rPr>
        <w:t>6</w:t>
      </w:r>
    </w:p>
    <w:p w:rsidRPr="004744B0" w:rsidR="00E23F90" w:rsidP="00E23F90" w:rsidRDefault="00E23F90" w14:paraId="4831611F" w14:textId="77777777">
      <w:pPr>
        <w:autoSpaceDE w:val="0"/>
        <w:autoSpaceDN w:val="0"/>
        <w:adjustRightInd w:val="0"/>
        <w:ind w:firstLine="0"/>
        <w:rPr>
          <w:b/>
          <w:bCs/>
          <w:color w:val="000000" w:themeColor="text1"/>
          <w:sz w:val="9"/>
          <w:szCs w:val="9"/>
          <w:lang w:val="vi-VN"/>
        </w:rPr>
      </w:pPr>
    </w:p>
    <w:tbl>
      <w:tblPr>
        <w:tblW w:w="9172" w:type="dxa"/>
        <w:jc w:val="center"/>
        <w:tblLayout w:type="fixed"/>
        <w:tblCellMar>
          <w:left w:w="0" w:type="dxa"/>
          <w:right w:w="0" w:type="dxa"/>
        </w:tblCellMar>
        <w:tblLook w:val="0000" w:firstRow="0" w:lastRow="0" w:firstColumn="0" w:lastColumn="0" w:noHBand="0" w:noVBand="0"/>
      </w:tblPr>
      <w:tblGrid>
        <w:gridCol w:w="3530"/>
        <w:gridCol w:w="5642"/>
      </w:tblGrid>
      <w:tr w:rsidRPr="00135D4B" w:rsidR="00135D4B" w:rsidTr="0014132C" w14:paraId="375A90AB" w14:textId="77777777">
        <w:trPr>
          <w:trHeight w:val="1119"/>
          <w:jc w:val="center"/>
        </w:trPr>
        <w:tc>
          <w:tcPr>
            <w:tcW w:w="3530" w:type="dxa"/>
            <w:tcBorders>
              <w:left w:val="nil"/>
              <w:right w:val="nil"/>
            </w:tcBorders>
            <w:shd w:val="clear" w:color="auto" w:fill="FFFFFF"/>
          </w:tcPr>
          <w:p w:rsidRPr="00135D4B" w:rsidR="00E23F90" w:rsidP="0014132C" w:rsidRDefault="00E23F90" w14:paraId="2967D07C" w14:textId="77777777">
            <w:pPr>
              <w:widowControl w:val="0"/>
              <w:spacing w:line="320" w:lineRule="exact"/>
              <w:ind w:firstLine="0"/>
              <w:jc w:val="center"/>
              <w:rPr>
                <w:bCs/>
                <w:color w:val="000000" w:themeColor="text1"/>
                <w:szCs w:val="26"/>
                <w:shd w:val="clear" w:color="auto" w:fill="FFFFFF"/>
                <w:lang w:val="vi-VN" w:eastAsia="vi-VN"/>
              </w:rPr>
            </w:pPr>
            <w:r w:rsidRPr="00135D4B">
              <w:rPr>
                <w:bCs/>
                <w:color w:val="000000" w:themeColor="text1"/>
                <w:szCs w:val="26"/>
                <w:shd w:val="clear" w:color="auto" w:fill="FFFFFF"/>
                <w:lang w:val="vi-VN" w:eastAsia="vi-VN"/>
              </w:rPr>
              <w:t xml:space="preserve">TÊN CQ, TC CHỦ QUẢN </w:t>
            </w:r>
            <w:r w:rsidRPr="00135D4B">
              <w:rPr>
                <w:bCs/>
                <w:color w:val="000000" w:themeColor="text1"/>
                <w:szCs w:val="26"/>
                <w:shd w:val="clear" w:color="auto" w:fill="FFFFFF"/>
                <w:vertAlign w:val="superscript"/>
                <w:lang w:eastAsia="vi-VN"/>
              </w:rPr>
              <w:footnoteReference w:id="201"/>
            </w:r>
          </w:p>
          <w:p w:rsidRPr="00135D4B" w:rsidR="00E23F90" w:rsidP="0014132C" w:rsidRDefault="00E23F90" w14:paraId="0EB5DFF2" w14:textId="77777777">
            <w:pPr>
              <w:widowControl w:val="0"/>
              <w:spacing w:line="320" w:lineRule="exact"/>
              <w:ind w:firstLine="0"/>
              <w:jc w:val="center"/>
              <w:rPr>
                <w:b/>
                <w:bCs/>
                <w:color w:val="000000" w:themeColor="text1"/>
                <w:szCs w:val="26"/>
                <w:shd w:val="clear" w:color="auto" w:fill="FFFFFF"/>
                <w:vertAlign w:val="superscript"/>
                <w:lang w:val="fr-FR" w:eastAsia="vi-VN"/>
              </w:rPr>
            </w:pPr>
            <w:r w:rsidRPr="00135D4B">
              <w:rPr>
                <w:b/>
                <w:bCs/>
                <w:color w:val="000000" w:themeColor="text1"/>
                <w:szCs w:val="26"/>
                <w:shd w:val="clear" w:color="auto" w:fill="FFFFFF"/>
                <w:lang w:val="fr-FR" w:eastAsia="vi-VN"/>
              </w:rPr>
              <w:t>.......</w:t>
            </w:r>
            <w:r w:rsidRPr="00135D4B">
              <w:rPr>
                <w:rStyle w:val="FootnoteReference"/>
                <w:b/>
                <w:bCs/>
                <w:color w:val="000000" w:themeColor="text1"/>
                <w:szCs w:val="26"/>
                <w:shd w:val="clear" w:color="auto" w:fill="FFFFFF"/>
                <w:lang w:eastAsia="vi-VN"/>
              </w:rPr>
              <w:footnoteReference w:id="202"/>
            </w:r>
            <w:r w:rsidRPr="00135D4B">
              <w:rPr>
                <w:b/>
                <w:bCs/>
                <w:color w:val="000000" w:themeColor="text1"/>
                <w:szCs w:val="26"/>
                <w:shd w:val="clear" w:color="auto" w:fill="FFFFFF"/>
                <w:lang w:val="fr-FR" w:eastAsia="vi-VN"/>
              </w:rPr>
              <w:t>.....</w:t>
            </w:r>
          </w:p>
          <w:p w:rsidRPr="00135D4B" w:rsidR="00E23F90" w:rsidP="0014132C" w:rsidRDefault="00E23F90" w14:paraId="725CF18C" w14:textId="77777777">
            <w:pPr>
              <w:widowControl w:val="0"/>
              <w:spacing w:line="320" w:lineRule="exact"/>
              <w:ind w:firstLine="0"/>
              <w:jc w:val="center"/>
              <w:rPr>
                <w:color w:val="000000" w:themeColor="text1"/>
                <w:szCs w:val="26"/>
                <w:shd w:val="clear" w:color="auto" w:fill="FFFFFF"/>
                <w:lang w:val="vi-VN"/>
              </w:rPr>
            </w:pPr>
            <w:r w:rsidRPr="00135D4B">
              <w:rPr>
                <w:b/>
                <w:bCs/>
                <w:color w:val="000000" w:themeColor="text1"/>
                <w:szCs w:val="28"/>
                <w:vertAlign w:val="superscript"/>
              </w:rPr>
              <w:t>________</w:t>
            </w:r>
          </w:p>
        </w:tc>
        <w:tc>
          <w:tcPr>
            <w:tcW w:w="5642" w:type="dxa"/>
            <w:tcBorders>
              <w:left w:val="nil"/>
              <w:right w:val="nil"/>
            </w:tcBorders>
            <w:shd w:val="clear" w:color="auto" w:fill="FFFFFF"/>
          </w:tcPr>
          <w:p w:rsidRPr="00135D4B" w:rsidR="00E23F90" w:rsidP="0014132C" w:rsidRDefault="00E23F90" w14:paraId="72AB6F42" w14:textId="77777777">
            <w:pPr>
              <w:widowControl w:val="0"/>
              <w:spacing w:line="320" w:lineRule="exact"/>
              <w:ind w:firstLine="142"/>
              <w:jc w:val="center"/>
              <w:rPr>
                <w:b/>
                <w:bCs/>
                <w:color w:val="000000" w:themeColor="text1"/>
                <w:szCs w:val="26"/>
                <w:shd w:val="clear" w:color="auto" w:fill="FFFFFF"/>
                <w:lang w:val="vi-VN" w:eastAsia="vi-VN"/>
              </w:rPr>
            </w:pPr>
            <w:r w:rsidRPr="00135D4B">
              <w:rPr>
                <w:b/>
                <w:bCs/>
                <w:color w:val="000000" w:themeColor="text1"/>
                <w:szCs w:val="26"/>
                <w:shd w:val="clear" w:color="auto" w:fill="FFFFFF"/>
                <w:lang w:val="vi-VN" w:eastAsia="vi-VN"/>
              </w:rPr>
              <w:t>CỘNG HÒA XÃ HỘI CHỦ NGHĨA VIỆT NAM</w:t>
            </w:r>
          </w:p>
          <w:p w:rsidRPr="00135D4B" w:rsidR="00E23F90" w:rsidP="0014132C" w:rsidRDefault="00E23F90" w14:paraId="35D82A4B" w14:textId="77777777">
            <w:pPr>
              <w:widowControl w:val="0"/>
              <w:spacing w:line="320" w:lineRule="exact"/>
              <w:ind w:firstLine="142"/>
              <w:jc w:val="center"/>
              <w:rPr>
                <w:b/>
                <w:bCs/>
                <w:color w:val="000000" w:themeColor="text1"/>
                <w:sz w:val="26"/>
                <w:szCs w:val="26"/>
                <w:shd w:val="clear" w:color="auto" w:fill="FFFFFF"/>
                <w:lang w:eastAsia="vi-VN"/>
              </w:rPr>
            </w:pPr>
            <w:r w:rsidRPr="00135D4B">
              <w:rPr>
                <w:b/>
                <w:bCs/>
                <w:color w:val="000000" w:themeColor="text1"/>
                <w:sz w:val="26"/>
                <w:szCs w:val="26"/>
                <w:shd w:val="clear" w:color="auto" w:fill="FFFFFF"/>
                <w:lang w:eastAsia="vi-VN"/>
              </w:rPr>
              <w:t>Độc lập - Tự do - Hạnh phúc</w:t>
            </w:r>
          </w:p>
          <w:p w:rsidRPr="00135D4B" w:rsidR="00E23F90" w:rsidP="0014132C" w:rsidRDefault="00E23F90" w14:paraId="40DB47B4" w14:textId="77777777">
            <w:pPr>
              <w:widowControl w:val="0"/>
              <w:spacing w:line="320" w:lineRule="exact"/>
              <w:ind w:firstLine="142"/>
              <w:jc w:val="center"/>
              <w:rPr>
                <w:color w:val="000000" w:themeColor="text1"/>
                <w:sz w:val="26"/>
                <w:szCs w:val="26"/>
                <w:shd w:val="clear" w:color="auto" w:fill="FFFFFF"/>
              </w:rPr>
            </w:pPr>
            <w:r w:rsidRPr="00135D4B">
              <w:rPr>
                <w:b/>
                <w:bCs/>
                <w:color w:val="000000" w:themeColor="text1"/>
                <w:szCs w:val="28"/>
                <w:vertAlign w:val="superscript"/>
              </w:rPr>
              <w:t>__________________________________________</w:t>
            </w:r>
          </w:p>
        </w:tc>
      </w:tr>
      <w:tr w:rsidRPr="00135D4B" w:rsidR="00135D4B" w:rsidTr="0014132C" w14:paraId="103CB60E" w14:textId="77777777">
        <w:trPr>
          <w:trHeight w:val="279"/>
          <w:jc w:val="center"/>
        </w:trPr>
        <w:tc>
          <w:tcPr>
            <w:tcW w:w="3530" w:type="dxa"/>
            <w:tcBorders>
              <w:left w:val="nil"/>
              <w:right w:val="nil"/>
            </w:tcBorders>
            <w:shd w:val="clear" w:color="auto" w:fill="FFFFFF"/>
          </w:tcPr>
          <w:p w:rsidRPr="00135D4B" w:rsidR="00E23F90" w:rsidP="0014132C" w:rsidRDefault="00E23F90" w14:paraId="286CC684" w14:textId="77777777">
            <w:pPr>
              <w:widowControl w:val="0"/>
              <w:ind w:firstLine="0"/>
              <w:jc w:val="center"/>
              <w:rPr>
                <w:bCs/>
                <w:color w:val="000000" w:themeColor="text1"/>
                <w:sz w:val="26"/>
                <w:szCs w:val="26"/>
                <w:shd w:val="clear" w:color="auto" w:fill="FFFFFF"/>
                <w:lang w:eastAsia="vi-VN"/>
              </w:rPr>
            </w:pPr>
            <w:r w:rsidRPr="00135D4B">
              <w:rPr>
                <w:color w:val="000000" w:themeColor="text1"/>
                <w:sz w:val="26"/>
                <w:szCs w:val="26"/>
                <w:shd w:val="clear" w:color="auto" w:fill="FFFFFF"/>
                <w:lang w:val="vi-VN"/>
              </w:rPr>
              <w:t>Số:          /ĐN-C</w:t>
            </w:r>
            <w:r w:rsidRPr="00135D4B">
              <w:rPr>
                <w:color w:val="000000" w:themeColor="text1"/>
                <w:sz w:val="26"/>
                <w:szCs w:val="26"/>
                <w:shd w:val="clear" w:color="auto" w:fill="FFFFFF"/>
              </w:rPr>
              <w:t>SCN</w:t>
            </w:r>
          </w:p>
        </w:tc>
        <w:tc>
          <w:tcPr>
            <w:tcW w:w="5642" w:type="dxa"/>
            <w:tcBorders>
              <w:left w:val="nil"/>
              <w:right w:val="nil"/>
            </w:tcBorders>
            <w:shd w:val="clear" w:color="auto" w:fill="FFFFFF"/>
          </w:tcPr>
          <w:p w:rsidRPr="00135D4B" w:rsidR="00E23F90" w:rsidP="0014132C" w:rsidRDefault="00E23F90" w14:paraId="700879FC" w14:textId="77777777">
            <w:pPr>
              <w:autoSpaceDE w:val="0"/>
              <w:autoSpaceDN w:val="0"/>
              <w:adjustRightInd w:val="0"/>
              <w:ind w:firstLine="14"/>
              <w:jc w:val="right"/>
              <w:rPr>
                <w:b/>
                <w:bCs/>
                <w:color w:val="000000" w:themeColor="text1"/>
                <w:sz w:val="26"/>
                <w:szCs w:val="26"/>
                <w:shd w:val="clear" w:color="auto" w:fill="FFFFFF"/>
              </w:rPr>
            </w:pPr>
            <w:r w:rsidRPr="00135D4B">
              <w:rPr>
                <w:i/>
                <w:iCs/>
                <w:color w:val="000000" w:themeColor="text1"/>
                <w:sz w:val="26"/>
                <w:szCs w:val="26"/>
                <w:shd w:val="clear" w:color="auto" w:fill="FFFFFF"/>
                <w:lang w:val="vi-VN" w:eastAsia="vi-VN"/>
              </w:rPr>
              <w:t>..........</w:t>
            </w:r>
            <w:r w:rsidRPr="00135D4B">
              <w:rPr>
                <w:i/>
                <w:iCs/>
                <w:color w:val="000000" w:themeColor="text1"/>
                <w:vertAlign w:val="superscript"/>
                <w:lang w:eastAsia="vi-VN"/>
              </w:rPr>
              <w:t xml:space="preserve"> </w:t>
            </w:r>
            <w:r w:rsidRPr="00135D4B">
              <w:rPr>
                <w:i/>
                <w:iCs/>
                <w:color w:val="000000" w:themeColor="text1"/>
                <w:vertAlign w:val="superscript"/>
                <w:lang w:eastAsia="vi-VN"/>
              </w:rPr>
              <w:footnoteReference w:id="203"/>
            </w:r>
            <w:r w:rsidRPr="00135D4B">
              <w:rPr>
                <w:i/>
                <w:iCs/>
                <w:color w:val="000000" w:themeColor="text1"/>
                <w:sz w:val="26"/>
                <w:szCs w:val="26"/>
                <w:shd w:val="clear" w:color="auto" w:fill="FFFFFF"/>
                <w:lang w:val="vi-VN" w:eastAsia="vi-VN"/>
              </w:rPr>
              <w:t>........</w:t>
            </w:r>
            <w:r w:rsidRPr="00135D4B">
              <w:rPr>
                <w:i/>
                <w:iCs/>
                <w:color w:val="000000" w:themeColor="text1"/>
                <w:sz w:val="26"/>
                <w:szCs w:val="26"/>
                <w:shd w:val="clear" w:color="auto" w:fill="FFFFFF"/>
                <w:lang w:eastAsia="vi-VN"/>
              </w:rPr>
              <w:t>.....,</w:t>
            </w:r>
            <w:r w:rsidRPr="00135D4B">
              <w:rPr>
                <w:i/>
                <w:iCs/>
                <w:color w:val="000000" w:themeColor="text1"/>
                <w:sz w:val="26"/>
                <w:szCs w:val="26"/>
                <w:shd w:val="clear" w:color="auto" w:fill="FFFFFF"/>
                <w:vertAlign w:val="superscript"/>
                <w:lang w:eastAsia="vi-VN"/>
              </w:rPr>
              <w:t xml:space="preserve"> </w:t>
            </w:r>
            <w:r w:rsidRPr="00135D4B">
              <w:rPr>
                <w:i/>
                <w:iCs/>
                <w:color w:val="000000" w:themeColor="text1"/>
                <w:sz w:val="26"/>
                <w:szCs w:val="26"/>
                <w:shd w:val="clear" w:color="auto" w:fill="FFFFFF"/>
                <w:lang w:eastAsia="vi-VN"/>
              </w:rPr>
              <w:t>ngày... tháng... năm..</w:t>
            </w:r>
            <w:r w:rsidRPr="00135D4B">
              <w:rPr>
                <w:i/>
                <w:iCs/>
                <w:color w:val="000000" w:themeColor="text1"/>
                <w:sz w:val="26"/>
                <w:szCs w:val="26"/>
                <w:shd w:val="clear" w:color="auto" w:fill="FFFFFF"/>
                <w:lang w:val="vi-VN" w:eastAsia="vi-VN"/>
              </w:rPr>
              <w:t>............</w:t>
            </w:r>
          </w:p>
        </w:tc>
      </w:tr>
    </w:tbl>
    <w:p w:rsidRPr="00135D4B" w:rsidR="00E23F90" w:rsidP="00E23F90" w:rsidRDefault="00E23F90" w14:paraId="0420F428" w14:textId="77777777">
      <w:pPr>
        <w:autoSpaceDE w:val="0"/>
        <w:autoSpaceDN w:val="0"/>
        <w:adjustRightInd w:val="0"/>
        <w:rPr>
          <w:b/>
          <w:bCs/>
          <w:color w:val="000000" w:themeColor="text1"/>
          <w:sz w:val="25"/>
          <w:szCs w:val="25"/>
        </w:rPr>
      </w:pPr>
    </w:p>
    <w:p w:rsidRPr="00135D4B" w:rsidR="00E23F90" w:rsidP="00E23F90" w:rsidRDefault="00E23F90" w14:paraId="7F43576D" w14:textId="77777777">
      <w:pPr>
        <w:autoSpaceDE w:val="0"/>
        <w:autoSpaceDN w:val="0"/>
        <w:adjustRightInd w:val="0"/>
        <w:ind w:firstLine="0"/>
        <w:jc w:val="center"/>
        <w:rPr>
          <w:b/>
          <w:bCs/>
          <w:color w:val="000000" w:themeColor="text1"/>
          <w:spacing w:val="-6"/>
          <w:sz w:val="26"/>
          <w:szCs w:val="26"/>
        </w:rPr>
      </w:pPr>
      <w:r w:rsidRPr="00135D4B">
        <w:rPr>
          <w:b/>
          <w:bCs/>
          <w:color w:val="000000" w:themeColor="text1"/>
          <w:spacing w:val="-6"/>
          <w:sz w:val="26"/>
          <w:szCs w:val="26"/>
        </w:rPr>
        <w:t>ĐỀ NGHỊ</w:t>
      </w:r>
    </w:p>
    <w:p w:rsidRPr="00135D4B" w:rsidR="00E23F90" w:rsidP="00E23F90" w:rsidRDefault="00A956F8" w14:paraId="557DF9F1" w14:textId="77777777">
      <w:pPr>
        <w:autoSpaceDE w:val="0"/>
        <w:autoSpaceDN w:val="0"/>
        <w:adjustRightInd w:val="0"/>
        <w:ind w:firstLine="0"/>
        <w:jc w:val="center"/>
        <w:rPr>
          <w:b/>
          <w:bCs/>
          <w:color w:val="000000" w:themeColor="text1"/>
          <w:sz w:val="26"/>
          <w:szCs w:val="26"/>
          <w:lang w:val="vi-VN"/>
        </w:rPr>
      </w:pPr>
      <w:r>
        <w:rPr>
          <w:b/>
          <w:bCs/>
          <w:color w:val="000000" w:themeColor="text1"/>
          <w:sz w:val="26"/>
          <w:szCs w:val="26"/>
        </w:rPr>
        <w:t>T</w:t>
      </w:r>
      <w:r w:rsidRPr="00135D4B" w:rsidR="00E23F90">
        <w:rPr>
          <w:b/>
          <w:bCs/>
          <w:color w:val="000000" w:themeColor="text1"/>
          <w:sz w:val="26"/>
          <w:szCs w:val="26"/>
        </w:rPr>
        <w:t xml:space="preserve">ạm đình chỉ/miễn </w:t>
      </w:r>
      <w:r w:rsidRPr="00135D4B" w:rsidR="005E2982">
        <w:rPr>
          <w:b/>
          <w:bCs/>
          <w:color w:val="000000" w:themeColor="text1"/>
          <w:sz w:val="26"/>
          <w:szCs w:val="26"/>
        </w:rPr>
        <w:t>chấp</w:t>
      </w:r>
      <w:r w:rsidRPr="00135D4B" w:rsidR="00E23F90">
        <w:rPr>
          <w:b/>
          <w:bCs/>
          <w:color w:val="000000" w:themeColor="text1"/>
          <w:sz w:val="26"/>
          <w:szCs w:val="26"/>
        </w:rPr>
        <w:t xml:space="preserve"> hành</w:t>
      </w:r>
      <w:r w:rsidRPr="00135D4B" w:rsidR="005E2982">
        <w:rPr>
          <w:b/>
          <w:bCs/>
          <w:color w:val="000000" w:themeColor="text1"/>
          <w:sz w:val="26"/>
          <w:szCs w:val="26"/>
        </w:rPr>
        <w:t xml:space="preserve"> phần thời gian còn lại</w:t>
      </w:r>
    </w:p>
    <w:p w:rsidRPr="00135D4B" w:rsidR="00E23F90" w:rsidP="00E23F90" w:rsidRDefault="00E23F90" w14:paraId="5CEA6A71" w14:textId="77777777">
      <w:pPr>
        <w:autoSpaceDE w:val="0"/>
        <w:autoSpaceDN w:val="0"/>
        <w:adjustRightInd w:val="0"/>
        <w:ind w:firstLine="0"/>
        <w:jc w:val="center"/>
        <w:rPr>
          <w:b/>
          <w:bCs/>
          <w:color w:val="000000" w:themeColor="text1"/>
          <w:sz w:val="26"/>
          <w:szCs w:val="26"/>
          <w:lang w:val="vi-VN"/>
        </w:rPr>
      </w:pPr>
      <w:r w:rsidRPr="00135D4B">
        <w:rPr>
          <w:b/>
          <w:bCs/>
          <w:color w:val="000000" w:themeColor="text1"/>
          <w:szCs w:val="28"/>
          <w:vertAlign w:val="superscript"/>
          <w:lang w:val="vi-VN"/>
        </w:rPr>
        <w:t>_______________</w:t>
      </w:r>
    </w:p>
    <w:p w:rsidRPr="00135D4B" w:rsidR="00E23F90" w:rsidP="00E23F90" w:rsidRDefault="00E23F90" w14:paraId="28024D5D" w14:textId="77777777">
      <w:pPr>
        <w:autoSpaceDE w:val="0"/>
        <w:autoSpaceDN w:val="0"/>
        <w:adjustRightInd w:val="0"/>
        <w:ind w:firstLine="709"/>
        <w:jc w:val="center"/>
        <w:rPr>
          <w:color w:val="000000" w:themeColor="text1"/>
          <w:spacing w:val="-6"/>
          <w:sz w:val="26"/>
          <w:szCs w:val="26"/>
          <w:lang w:val="vi-VN"/>
        </w:rPr>
      </w:pPr>
    </w:p>
    <w:p w:rsidRPr="00135D4B" w:rsidR="00E23F90" w:rsidP="00E23F90" w:rsidRDefault="00E23F90" w14:paraId="7B5EBA3B" w14:textId="77777777">
      <w:pPr>
        <w:autoSpaceDE w:val="0"/>
        <w:autoSpaceDN w:val="0"/>
        <w:adjustRightInd w:val="0"/>
        <w:jc w:val="center"/>
        <w:rPr>
          <w:color w:val="000000" w:themeColor="text1"/>
          <w:sz w:val="26"/>
          <w:szCs w:val="26"/>
          <w:lang w:val="vi-VN"/>
        </w:rPr>
      </w:pPr>
      <w:r w:rsidRPr="00135D4B">
        <w:rPr>
          <w:color w:val="000000" w:themeColor="text1"/>
          <w:sz w:val="26"/>
          <w:szCs w:val="26"/>
          <w:lang w:val="vi-VN"/>
        </w:rPr>
        <w:t>Kính gửi: Tòa án nhân dân/Giám đốc Công an.......................</w:t>
      </w:r>
    </w:p>
    <w:p w:rsidRPr="00135D4B" w:rsidR="00E23F90" w:rsidP="00E23F90" w:rsidRDefault="00E23F90" w14:paraId="7C1B5447" w14:textId="77777777">
      <w:pPr>
        <w:autoSpaceDE w:val="0"/>
        <w:autoSpaceDN w:val="0"/>
        <w:adjustRightInd w:val="0"/>
        <w:ind w:firstLine="709"/>
        <w:rPr>
          <w:color w:val="000000" w:themeColor="text1"/>
          <w:spacing w:val="-6"/>
          <w:sz w:val="26"/>
          <w:szCs w:val="26"/>
          <w:lang w:val="vi-VN"/>
        </w:rPr>
      </w:pPr>
    </w:p>
    <w:p w:rsidRPr="00135D4B" w:rsidR="00E23F90" w:rsidP="00E23F90" w:rsidRDefault="00E23F90" w14:paraId="3F7D28E5" w14:textId="77777777">
      <w:pPr>
        <w:tabs>
          <w:tab w:val="left" w:pos="7938"/>
        </w:tabs>
        <w:autoSpaceDE w:val="0"/>
        <w:autoSpaceDN w:val="0"/>
        <w:adjustRightInd w:val="0"/>
        <w:spacing w:before="60" w:after="60"/>
        <w:ind w:left="709" w:firstLine="709"/>
        <w:rPr>
          <w:color w:val="000000" w:themeColor="text1"/>
          <w:spacing w:val="-6"/>
          <w:sz w:val="26"/>
          <w:szCs w:val="26"/>
          <w:lang w:val="vi-VN"/>
        </w:rPr>
      </w:pPr>
      <w:r w:rsidRPr="00135D4B">
        <w:rPr>
          <w:color w:val="000000" w:themeColor="text1"/>
          <w:spacing w:val="-6"/>
          <w:sz w:val="26"/>
          <w:szCs w:val="26"/>
          <w:lang w:val="vi-VN"/>
        </w:rPr>
        <w:t>Tôi là: ………………………………………….........……............</w:t>
      </w:r>
      <w:r w:rsidRPr="00135D4B">
        <w:rPr>
          <w:color w:val="000000" w:themeColor="text1"/>
          <w:spacing w:val="-6"/>
          <w:sz w:val="26"/>
          <w:szCs w:val="26"/>
          <w:lang w:val="vi-VN"/>
        </w:rPr>
        <w:tab/>
      </w:r>
      <w:r w:rsidRPr="00135D4B">
        <w:rPr>
          <w:color w:val="000000" w:themeColor="text1"/>
          <w:spacing w:val="-6"/>
          <w:sz w:val="26"/>
          <w:szCs w:val="26"/>
          <w:lang w:val="vi-VN"/>
        </w:rPr>
        <w:t>;</w:t>
      </w:r>
    </w:p>
    <w:p w:rsidRPr="00135D4B" w:rsidR="00E23F90" w:rsidP="00E23F90" w:rsidRDefault="00E23F90" w14:paraId="3F96B1D5" w14:textId="77777777">
      <w:pPr>
        <w:tabs>
          <w:tab w:val="left" w:pos="7938"/>
        </w:tabs>
        <w:autoSpaceDE w:val="0"/>
        <w:autoSpaceDN w:val="0"/>
        <w:adjustRightInd w:val="0"/>
        <w:spacing w:before="60" w:after="60"/>
        <w:ind w:left="709" w:firstLine="709"/>
        <w:rPr>
          <w:color w:val="000000" w:themeColor="text1"/>
          <w:spacing w:val="-6"/>
          <w:sz w:val="26"/>
          <w:szCs w:val="26"/>
          <w:lang w:val="vi-VN"/>
        </w:rPr>
      </w:pPr>
      <w:r w:rsidRPr="00135D4B">
        <w:rPr>
          <w:color w:val="000000" w:themeColor="text1"/>
          <w:spacing w:val="-6"/>
          <w:sz w:val="26"/>
          <w:szCs w:val="26"/>
          <w:lang w:val="vi-VN"/>
        </w:rPr>
        <w:t xml:space="preserve">Chức vụ: </w:t>
      </w:r>
      <w:r w:rsidRPr="00135D4B" w:rsidR="005E2982">
        <w:rPr>
          <w:color w:val="000000" w:themeColor="text1"/>
          <w:spacing w:val="-6"/>
          <w:sz w:val="26"/>
          <w:szCs w:val="26"/>
        </w:rPr>
        <w:t>Trưởng</w:t>
      </w:r>
      <w:r w:rsidR="00A956F8">
        <w:rPr>
          <w:color w:val="000000" w:themeColor="text1"/>
          <w:spacing w:val="-6"/>
          <w:sz w:val="26"/>
          <w:szCs w:val="26"/>
        </w:rPr>
        <w:t xml:space="preserve"> Cơ sở</w:t>
      </w:r>
      <w:r w:rsidRPr="00135D4B" w:rsidR="005E2982">
        <w:rPr>
          <w:color w:val="000000" w:themeColor="text1"/>
          <w:spacing w:val="-6"/>
          <w:sz w:val="26"/>
          <w:szCs w:val="26"/>
        </w:rPr>
        <w:t>/Hiệu trưởng</w:t>
      </w:r>
      <w:r w:rsidRPr="00135D4B">
        <w:rPr>
          <w:color w:val="000000" w:themeColor="text1"/>
          <w:spacing w:val="-6"/>
          <w:sz w:val="26"/>
          <w:szCs w:val="26"/>
          <w:lang w:val="vi-VN"/>
        </w:rPr>
        <w:t>.....................................</w:t>
      </w:r>
      <w:r w:rsidRPr="00135D4B">
        <w:rPr>
          <w:color w:val="000000" w:themeColor="text1"/>
          <w:spacing w:val="-6"/>
          <w:sz w:val="26"/>
          <w:szCs w:val="26"/>
          <w:vertAlign w:val="superscript"/>
          <w:lang w:val="vi-VN"/>
        </w:rPr>
        <w:t>2</w:t>
      </w:r>
      <w:r w:rsidRPr="00135D4B">
        <w:rPr>
          <w:color w:val="000000" w:themeColor="text1"/>
          <w:spacing w:val="-6"/>
          <w:sz w:val="26"/>
          <w:szCs w:val="26"/>
          <w:lang w:val="vi-VN"/>
        </w:rPr>
        <w:t>.....................;</w:t>
      </w:r>
    </w:p>
    <w:p w:rsidRPr="00135D4B" w:rsidR="00E23F90" w:rsidP="00E23F90" w:rsidRDefault="00E23F90" w14:paraId="13310DA6" w14:textId="77777777">
      <w:pPr>
        <w:autoSpaceDE w:val="0"/>
        <w:autoSpaceDN w:val="0"/>
        <w:adjustRightInd w:val="0"/>
        <w:spacing w:before="60" w:after="60"/>
        <w:ind w:firstLine="709"/>
        <w:rPr>
          <w:color w:val="000000" w:themeColor="text1"/>
          <w:spacing w:val="-6"/>
          <w:sz w:val="26"/>
          <w:szCs w:val="26"/>
          <w:lang w:val="vi-VN"/>
        </w:rPr>
      </w:pPr>
    </w:p>
    <w:p w:rsidRPr="00E709A3" w:rsidR="00E23F90" w:rsidP="00E23F90" w:rsidRDefault="00E23F90" w14:paraId="5BE567E7" w14:textId="77777777">
      <w:pPr>
        <w:tabs>
          <w:tab w:val="right" w:leader="dot" w:pos="0"/>
        </w:tabs>
        <w:autoSpaceDE w:val="0"/>
        <w:autoSpaceDN w:val="0"/>
        <w:adjustRightInd w:val="0"/>
        <w:spacing w:before="40" w:after="40"/>
        <w:rPr>
          <w:color w:val="000000" w:themeColor="text1"/>
          <w:sz w:val="26"/>
          <w:szCs w:val="26"/>
        </w:rPr>
      </w:pPr>
      <w:r w:rsidRPr="00135D4B">
        <w:rPr>
          <w:color w:val="000000" w:themeColor="text1"/>
          <w:sz w:val="26"/>
          <w:szCs w:val="26"/>
          <w:lang w:val="vi-VN"/>
        </w:rPr>
        <w:t>Căn cứ Nghị định số ...../2026/NĐ-CP ngày .... tháng .... năm 2026 của Chính phủ quy định và hướng dẫn thi hành Luật Phòng, chống ma túy;</w:t>
      </w:r>
    </w:p>
    <w:p w:rsidRPr="00E709A3" w:rsidR="00E23F90" w:rsidP="00E23F90" w:rsidRDefault="00E23F90" w14:paraId="0ACFF784" w14:textId="77777777">
      <w:pPr>
        <w:tabs>
          <w:tab w:val="left" w:pos="7088"/>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lang w:val="vi-VN"/>
        </w:rPr>
        <w:t xml:space="preserve">Căn cứ kết quả cai nghiện của người </w:t>
      </w:r>
      <w:r w:rsidR="00E709A3">
        <w:rPr>
          <w:color w:val="000000" w:themeColor="text1"/>
          <w:spacing w:val="-6"/>
          <w:sz w:val="26"/>
          <w:szCs w:val="26"/>
        </w:rPr>
        <w:t>cai nghiện ma túy;</w:t>
      </w:r>
    </w:p>
    <w:p w:rsidRPr="00135D4B" w:rsidR="00E23F90" w:rsidP="00E23F90" w:rsidRDefault="00E23F90" w14:paraId="67573A53" w14:textId="77777777">
      <w:pPr>
        <w:tabs>
          <w:tab w:val="left" w:pos="7088"/>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Đề nghị Tòa án Nhân dân, Giám đốc Công an  ..........2............. xem xét, quyết định tạm đình chỉ/miễn chấp hành quyết định với các đối tượng sau: (Danh sách, tài liệu chứng minh kèm theo).</w:t>
      </w:r>
    </w:p>
    <w:p w:rsidRPr="00135D4B" w:rsidR="00E23F90" w:rsidP="00E23F90" w:rsidRDefault="00E23F90" w14:paraId="186564E9" w14:textId="77777777">
      <w:pPr>
        <w:autoSpaceDE w:val="0"/>
        <w:autoSpaceDN w:val="0"/>
        <w:adjustRightInd w:val="0"/>
        <w:spacing w:before="60" w:after="60"/>
        <w:ind w:firstLine="709"/>
        <w:rPr>
          <w:color w:val="000000" w:themeColor="text1"/>
          <w:sz w:val="26"/>
          <w:szCs w:val="26"/>
          <w:highlight w:val="white"/>
          <w:lang w:val="vi-VN"/>
        </w:rPr>
      </w:pPr>
      <w:r w:rsidRPr="00135D4B">
        <w:rPr>
          <w:color w:val="000000" w:themeColor="text1"/>
          <w:sz w:val="26"/>
          <w:szCs w:val="26"/>
          <w:highlight w:val="white"/>
          <w:lang w:val="vi-VN"/>
        </w:rPr>
        <w:t>Kính đề nghị Tòa án nhân dân</w:t>
      </w:r>
      <w:r w:rsidR="00A956F8">
        <w:rPr>
          <w:color w:val="000000" w:themeColor="text1"/>
          <w:sz w:val="26"/>
          <w:szCs w:val="26"/>
          <w:highlight w:val="white"/>
        </w:rPr>
        <w:t>, Giám đốc Công an</w:t>
      </w:r>
      <w:r w:rsidRPr="00135D4B">
        <w:rPr>
          <w:color w:val="000000" w:themeColor="text1"/>
          <w:sz w:val="26"/>
          <w:szCs w:val="26"/>
          <w:highlight w:val="white"/>
          <w:lang w:val="vi-VN"/>
        </w:rPr>
        <w:t>……</w:t>
      </w:r>
      <w:r w:rsidRPr="00135D4B">
        <w:rPr>
          <w:color w:val="000000" w:themeColor="text1"/>
          <w:sz w:val="26"/>
          <w:szCs w:val="26"/>
          <w:highlight w:val="white"/>
          <w:vertAlign w:val="superscript"/>
          <w:lang w:val="vi-VN"/>
        </w:rPr>
        <w:t>2</w:t>
      </w:r>
      <w:r w:rsidRPr="00135D4B">
        <w:rPr>
          <w:color w:val="000000" w:themeColor="text1"/>
          <w:sz w:val="26"/>
          <w:szCs w:val="26"/>
          <w:highlight w:val="white"/>
          <w:lang w:val="vi-VN"/>
        </w:rPr>
        <w:t xml:space="preserve"> .… xem xét, quyết định./.</w:t>
      </w:r>
    </w:p>
    <w:p w:rsidRPr="00135D4B" w:rsidR="00E23F90" w:rsidP="00E23F90" w:rsidRDefault="00E23F90" w14:paraId="04DD018F" w14:textId="77777777">
      <w:pPr>
        <w:tabs>
          <w:tab w:val="left" w:pos="7088"/>
        </w:tabs>
        <w:autoSpaceDE w:val="0"/>
        <w:autoSpaceDN w:val="0"/>
        <w:adjustRightInd w:val="0"/>
        <w:spacing w:before="60" w:after="60"/>
        <w:ind w:firstLine="709"/>
        <w:rPr>
          <w:color w:val="000000" w:themeColor="text1"/>
          <w:spacing w:val="-6"/>
          <w:sz w:val="26"/>
          <w:szCs w:val="26"/>
          <w:lang w:val="vi-VN"/>
        </w:rPr>
      </w:pPr>
    </w:p>
    <w:tbl>
      <w:tblPr>
        <w:tblW w:w="0" w:type="auto"/>
        <w:tblInd w:w="108" w:type="dxa"/>
        <w:tblLayout w:type="fixed"/>
        <w:tblLook w:val="0000" w:firstRow="0" w:lastRow="0" w:firstColumn="0" w:lastColumn="0" w:noHBand="0" w:noVBand="0"/>
      </w:tblPr>
      <w:tblGrid>
        <w:gridCol w:w="4325"/>
        <w:gridCol w:w="4747"/>
      </w:tblGrid>
      <w:tr w:rsidRPr="00135D4B" w:rsidR="00135D4B" w:rsidTr="0014132C" w14:paraId="369BB7FA" w14:textId="77777777">
        <w:trPr>
          <w:trHeight w:val="1"/>
        </w:trPr>
        <w:tc>
          <w:tcPr>
            <w:tcW w:w="4325" w:type="dxa"/>
            <w:tcBorders>
              <w:top w:val="nil"/>
              <w:left w:val="nil"/>
              <w:bottom w:val="nil"/>
              <w:right w:val="nil"/>
            </w:tcBorders>
            <w:shd w:val="clear" w:color="000000" w:fill="FFFFFF"/>
          </w:tcPr>
          <w:p w:rsidRPr="00135D4B" w:rsidR="00E23F90" w:rsidP="0014132C" w:rsidRDefault="00E23F90" w14:paraId="2D91864B" w14:textId="77777777">
            <w:pPr>
              <w:autoSpaceDE w:val="0"/>
              <w:autoSpaceDN w:val="0"/>
              <w:adjustRightInd w:val="0"/>
              <w:spacing w:before="60" w:after="60"/>
              <w:ind w:firstLine="0"/>
              <w:jc w:val="left"/>
              <w:rPr>
                <w:rFonts w:ascii="Calibri" w:hAnsi="Calibri" w:cs="Calibri"/>
                <w:color w:val="000000" w:themeColor="text1"/>
                <w:sz w:val="22"/>
                <w:lang w:val="vi-VN"/>
              </w:rPr>
            </w:pPr>
            <w:r w:rsidRPr="00135D4B">
              <w:rPr>
                <w:b/>
                <w:bCs/>
                <w:i/>
                <w:iCs/>
                <w:color w:val="000000" w:themeColor="text1"/>
                <w:lang w:val="vi-VN"/>
              </w:rPr>
              <w:t>Nơi nhận:</w:t>
            </w:r>
            <w:r w:rsidRPr="00135D4B">
              <w:rPr>
                <w:b/>
                <w:bCs/>
                <w:i/>
                <w:iCs/>
                <w:color w:val="000000" w:themeColor="text1"/>
                <w:lang w:val="vi-VN"/>
              </w:rPr>
              <w:br/>
            </w:r>
            <w:r w:rsidRPr="00135D4B">
              <w:rPr>
                <w:color w:val="000000" w:themeColor="text1"/>
                <w:lang w:val="vi-VN"/>
              </w:rPr>
              <w:t xml:space="preserve">- </w:t>
            </w:r>
            <w:r w:rsidRPr="00135D4B">
              <w:rPr>
                <w:color w:val="000000" w:themeColor="text1"/>
                <w:sz w:val="22"/>
                <w:lang w:val="vi-VN"/>
              </w:rPr>
              <w:t>Như trên;</w:t>
            </w:r>
            <w:r w:rsidRPr="00135D4B">
              <w:rPr>
                <w:color w:val="000000" w:themeColor="text1"/>
                <w:sz w:val="22"/>
                <w:lang w:val="vi-VN"/>
              </w:rPr>
              <w:br/>
            </w:r>
            <w:r w:rsidRPr="00135D4B">
              <w:rPr>
                <w:color w:val="000000" w:themeColor="text1"/>
                <w:sz w:val="22"/>
                <w:lang w:val="vi-VN"/>
              </w:rPr>
              <w:t>- Lưu: VT</w:t>
            </w:r>
            <w:r w:rsidRPr="00135D4B">
              <w:rPr>
                <w:color w:val="000000" w:themeColor="text1"/>
                <w:lang w:val="vi-VN"/>
              </w:rPr>
              <w:t>.</w:t>
            </w:r>
          </w:p>
        </w:tc>
        <w:tc>
          <w:tcPr>
            <w:tcW w:w="4747" w:type="dxa"/>
            <w:tcBorders>
              <w:top w:val="nil"/>
              <w:left w:val="nil"/>
              <w:bottom w:val="nil"/>
              <w:right w:val="nil"/>
            </w:tcBorders>
            <w:shd w:val="clear" w:color="000000" w:fill="FFFFFF"/>
          </w:tcPr>
          <w:p w:rsidRPr="00135D4B" w:rsidR="00E23F90" w:rsidP="0014132C" w:rsidRDefault="00D42892" w14:paraId="42D9BFB1" w14:textId="77777777">
            <w:pPr>
              <w:autoSpaceDE w:val="0"/>
              <w:autoSpaceDN w:val="0"/>
              <w:adjustRightInd w:val="0"/>
              <w:spacing w:before="60" w:after="60"/>
              <w:ind w:firstLine="0"/>
              <w:jc w:val="center"/>
              <w:rPr>
                <w:rFonts w:ascii="Calibri" w:hAnsi="Calibri" w:cs="Calibri"/>
                <w:color w:val="000000" w:themeColor="text1"/>
                <w:sz w:val="22"/>
                <w:lang w:val="vi-VN"/>
              </w:rPr>
            </w:pPr>
            <w:r w:rsidRPr="00135D4B">
              <w:rPr>
                <w:b/>
                <w:bCs/>
                <w:color w:val="000000" w:themeColor="text1"/>
                <w:sz w:val="26"/>
                <w:szCs w:val="26"/>
              </w:rPr>
              <w:t>TRƯỞNG/HIỆU TRƯỞNG</w:t>
            </w:r>
            <w:r w:rsidRPr="00135D4B" w:rsidR="00E23F90">
              <w:rPr>
                <w:b/>
                <w:bCs/>
                <w:color w:val="000000" w:themeColor="text1"/>
                <w:lang w:val="vi-VN"/>
              </w:rPr>
              <w:br/>
            </w:r>
            <w:r w:rsidRPr="00135D4B" w:rsidR="00E23F90">
              <w:rPr>
                <w:i/>
                <w:iCs/>
                <w:color w:val="000000" w:themeColor="text1"/>
                <w:lang w:val="vi-VN"/>
              </w:rPr>
              <w:t>(Ký, ghi rõ họ tên và đóng dấu)</w:t>
            </w:r>
          </w:p>
        </w:tc>
      </w:tr>
    </w:tbl>
    <w:p w:rsidRPr="00135D4B" w:rsidR="00E23F90" w:rsidP="00E23F90" w:rsidRDefault="00E23F90" w14:paraId="0EEDC106" w14:textId="77777777">
      <w:pPr>
        <w:tabs>
          <w:tab w:val="left" w:pos="7088"/>
        </w:tabs>
        <w:autoSpaceDE w:val="0"/>
        <w:autoSpaceDN w:val="0"/>
        <w:adjustRightInd w:val="0"/>
        <w:spacing w:before="60" w:after="60"/>
        <w:ind w:firstLine="709"/>
        <w:rPr>
          <w:color w:val="000000" w:themeColor="text1"/>
          <w:spacing w:val="-6"/>
          <w:sz w:val="26"/>
          <w:szCs w:val="26"/>
          <w:lang w:val="vi-VN"/>
        </w:rPr>
      </w:pPr>
    </w:p>
    <w:p w:rsidRPr="00135D4B" w:rsidR="00E23F90" w:rsidP="00E23F90" w:rsidRDefault="00E23F90" w14:paraId="5212B66E" w14:textId="77777777">
      <w:pPr>
        <w:ind w:firstLine="0"/>
        <w:rPr>
          <w:rFonts w:asciiTheme="minorHAnsi" w:hAnsiTheme="minorHAnsi"/>
          <w:b/>
          <w:color w:val="000000" w:themeColor="text1"/>
          <w:spacing w:val="-6"/>
          <w:sz w:val="25"/>
          <w:szCs w:val="25"/>
        </w:rPr>
      </w:pPr>
      <w:r w:rsidRPr="00135D4B">
        <w:rPr>
          <w:color w:val="000000" w:themeColor="text1"/>
          <w:spacing w:val="-6"/>
          <w:sz w:val="26"/>
          <w:szCs w:val="26"/>
          <w:lang w:val="vi-VN"/>
        </w:rPr>
        <w:br w:type="page"/>
      </w:r>
    </w:p>
    <w:p w:rsidRPr="00AF1756" w:rsidR="0050673C" w:rsidP="00E90AA8" w:rsidRDefault="0050673C" w14:paraId="5BE4C11B" w14:textId="0F31B356">
      <w:pPr>
        <w:autoSpaceDE w:val="0"/>
        <w:autoSpaceDN w:val="0"/>
        <w:adjustRightInd w:val="0"/>
        <w:jc w:val="right"/>
        <w:rPr>
          <w:b/>
          <w:bCs/>
          <w:color w:val="000000" w:themeColor="text1"/>
          <w:spacing w:val="-8"/>
          <w:sz w:val="25"/>
          <w:szCs w:val="25"/>
        </w:rPr>
      </w:pPr>
      <w:r w:rsidRPr="00AF1756">
        <w:rPr>
          <w:b/>
          <w:bCs/>
          <w:color w:val="000000" w:themeColor="text1"/>
          <w:spacing w:val="-8"/>
          <w:sz w:val="25"/>
          <w:szCs w:val="25"/>
          <w:lang w:val="vi-VN"/>
        </w:rPr>
        <w:t xml:space="preserve">Mẫu số </w:t>
      </w:r>
      <w:r w:rsidRPr="00AF1756" w:rsidR="00D42892">
        <w:rPr>
          <w:b/>
          <w:bCs/>
          <w:color w:val="000000" w:themeColor="text1"/>
          <w:spacing w:val="-8"/>
          <w:sz w:val="25"/>
          <w:szCs w:val="25"/>
        </w:rPr>
        <w:t>4</w:t>
      </w:r>
      <w:r w:rsidRPr="00AF1756" w:rsidR="00DF4D88">
        <w:rPr>
          <w:b/>
          <w:bCs/>
          <w:color w:val="000000" w:themeColor="text1"/>
          <w:spacing w:val="-8"/>
          <w:sz w:val="25"/>
          <w:szCs w:val="25"/>
        </w:rPr>
        <w:t>7</w:t>
      </w:r>
    </w:p>
    <w:p w:rsidRPr="00135D4B" w:rsidR="005316F1" w:rsidP="005316F1" w:rsidRDefault="005316F1" w14:paraId="71D11C45" w14:textId="77777777">
      <w:pPr>
        <w:autoSpaceDE w:val="0"/>
        <w:autoSpaceDN w:val="0"/>
        <w:adjustRightInd w:val="0"/>
        <w:ind w:firstLine="0"/>
        <w:rPr>
          <w:rFonts w:asciiTheme="minorHAnsi" w:hAnsiTheme="minorHAnsi"/>
          <w:b/>
          <w:bCs/>
          <w:color w:val="000000" w:themeColor="text1"/>
          <w:spacing w:val="-8"/>
          <w:sz w:val="25"/>
          <w:szCs w:val="25"/>
          <w:lang w:val="vi-VN"/>
        </w:rPr>
      </w:pPr>
    </w:p>
    <w:tbl>
      <w:tblPr>
        <w:tblW w:w="9640" w:type="dxa"/>
        <w:tblInd w:w="-142"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3686"/>
        <w:gridCol w:w="17"/>
        <w:gridCol w:w="5937"/>
      </w:tblGrid>
      <w:tr w:rsidRPr="00135D4B" w:rsidR="00135D4B" w:rsidTr="00E451FE" w14:paraId="34A62F7C" w14:textId="77777777">
        <w:trPr>
          <w:trHeight w:val="972"/>
        </w:trPr>
        <w:tc>
          <w:tcPr>
            <w:tcW w:w="3686" w:type="dxa"/>
            <w:tcBorders>
              <w:top w:val="nil"/>
              <w:left w:val="nil"/>
              <w:bottom w:val="nil"/>
              <w:right w:val="nil"/>
              <w:tl2br w:val="nil"/>
              <w:tr2bl w:val="nil"/>
            </w:tcBorders>
            <w:tcMar>
              <w:top w:w="0" w:type="dxa"/>
              <w:left w:w="108" w:type="dxa"/>
              <w:bottom w:w="0" w:type="dxa"/>
              <w:right w:w="108" w:type="dxa"/>
            </w:tcMar>
          </w:tcPr>
          <w:p w:rsidRPr="00135D4B" w:rsidR="0050673C" w:rsidP="004A1AF2" w:rsidRDefault="0050673C" w14:paraId="7E367FBE" w14:textId="77777777">
            <w:pPr>
              <w:ind w:firstLine="34"/>
              <w:jc w:val="center"/>
              <w:rPr>
                <w:iCs/>
                <w:color w:val="000000" w:themeColor="text1"/>
                <w:szCs w:val="26"/>
                <w:lang w:val="vi-VN"/>
              </w:rPr>
            </w:pPr>
            <w:r w:rsidRPr="00135D4B">
              <w:rPr>
                <w:iCs/>
                <w:color w:val="000000" w:themeColor="text1"/>
                <w:szCs w:val="26"/>
                <w:lang w:val="vi-VN"/>
              </w:rPr>
              <w:t>TÊN CQ, TC CHỦ QUẢN</w:t>
            </w:r>
            <w:r w:rsidRPr="00135D4B">
              <w:rPr>
                <w:rStyle w:val="FootnoteReference"/>
                <w:iCs/>
                <w:color w:val="000000" w:themeColor="text1"/>
                <w:szCs w:val="26"/>
                <w:lang w:val="vi-VN"/>
              </w:rPr>
              <w:footnoteReference w:id="204"/>
            </w:r>
          </w:p>
          <w:p w:rsidRPr="00135D4B" w:rsidR="0050673C" w:rsidP="004A1AF2" w:rsidRDefault="0050673C" w14:paraId="0BCFA5D2" w14:textId="77777777">
            <w:pPr>
              <w:ind w:firstLine="34"/>
              <w:jc w:val="center"/>
              <w:rPr>
                <w:b/>
                <w:iCs/>
                <w:color w:val="000000" w:themeColor="text1"/>
                <w:szCs w:val="26"/>
                <w:lang w:val="fr-FR"/>
              </w:rPr>
            </w:pPr>
            <w:r w:rsidRPr="00135D4B">
              <w:rPr>
                <w:b/>
                <w:iCs/>
                <w:color w:val="000000" w:themeColor="text1"/>
                <w:szCs w:val="26"/>
                <w:lang w:val="fr-FR"/>
              </w:rPr>
              <w:t>……</w:t>
            </w:r>
            <w:r w:rsidRPr="00135D4B">
              <w:rPr>
                <w:rStyle w:val="FootnoteReference"/>
                <w:b/>
                <w:iCs/>
                <w:color w:val="000000" w:themeColor="text1"/>
                <w:szCs w:val="26"/>
              </w:rPr>
              <w:footnoteReference w:id="205"/>
            </w:r>
            <w:r w:rsidRPr="00135D4B">
              <w:rPr>
                <w:b/>
                <w:iCs/>
                <w:color w:val="000000" w:themeColor="text1"/>
                <w:szCs w:val="26"/>
                <w:lang w:val="fr-FR"/>
              </w:rPr>
              <w:t>….</w:t>
            </w:r>
          </w:p>
          <w:p w:rsidRPr="00135D4B" w:rsidR="0050673C" w:rsidP="00D04FE7" w:rsidRDefault="00D04FE7" w14:paraId="38191E44" w14:textId="77777777">
            <w:pPr>
              <w:ind w:firstLine="0"/>
              <w:jc w:val="center"/>
              <w:rPr>
                <w:color w:val="000000" w:themeColor="text1"/>
                <w:szCs w:val="28"/>
              </w:rPr>
            </w:pPr>
            <w:r w:rsidRPr="00135D4B">
              <w:rPr>
                <w:b/>
                <w:bCs/>
                <w:color w:val="000000" w:themeColor="text1"/>
                <w:szCs w:val="28"/>
                <w:vertAlign w:val="superscript"/>
              </w:rPr>
              <w:t>________</w:t>
            </w:r>
          </w:p>
        </w:tc>
        <w:tc>
          <w:tcPr>
            <w:tcW w:w="5954" w:type="dxa"/>
            <w:gridSpan w:val="2"/>
            <w:tcBorders>
              <w:top w:val="nil"/>
              <w:left w:val="nil"/>
              <w:bottom w:val="nil"/>
              <w:right w:val="nil"/>
              <w:tl2br w:val="nil"/>
              <w:tr2bl w:val="nil"/>
            </w:tcBorders>
            <w:tcMar>
              <w:top w:w="0" w:type="dxa"/>
              <w:left w:w="108" w:type="dxa"/>
              <w:bottom w:w="0" w:type="dxa"/>
              <w:right w:w="108" w:type="dxa"/>
            </w:tcMar>
          </w:tcPr>
          <w:p w:rsidRPr="00135D4B" w:rsidR="00D04FE7" w:rsidP="004A1AF2" w:rsidRDefault="0050673C" w14:paraId="36AADA4A" w14:textId="77777777">
            <w:pPr>
              <w:ind w:firstLine="0"/>
              <w:jc w:val="center"/>
              <w:rPr>
                <w:b/>
                <w:bCs/>
                <w:color w:val="000000" w:themeColor="text1"/>
                <w:szCs w:val="28"/>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922B69" w:rsidR="0050673C" w:rsidP="004A1AF2" w:rsidRDefault="00D04FE7" w14:paraId="53851C94" w14:textId="77777777">
            <w:pPr>
              <w:ind w:firstLine="0"/>
              <w:jc w:val="center"/>
              <w:rPr>
                <w:color w:val="000000" w:themeColor="text1"/>
                <w:sz w:val="2"/>
                <w:szCs w:val="4"/>
              </w:rPr>
            </w:pPr>
            <w:r w:rsidRPr="00135D4B">
              <w:rPr>
                <w:b/>
                <w:bCs/>
                <w:color w:val="000000" w:themeColor="text1"/>
                <w:szCs w:val="28"/>
                <w:vertAlign w:val="superscript"/>
              </w:rPr>
              <w:t>___________________________________________</w:t>
            </w:r>
            <w:r w:rsidRPr="00135D4B" w:rsidR="0050673C">
              <w:rPr>
                <w:b/>
                <w:bCs/>
                <w:color w:val="000000" w:themeColor="text1"/>
                <w:szCs w:val="28"/>
                <w:lang w:val="vi-VN"/>
              </w:rPr>
              <w:br/>
            </w:r>
          </w:p>
        </w:tc>
      </w:tr>
      <w:tr w:rsidRPr="00135D4B" w:rsidR="00135D4B" w:rsidTr="004A1AF2" w14:paraId="4D191A7A" w14:textId="77777777">
        <w:tblPrEx>
          <w:tblBorders>
            <w:top w:val="none" w:color="auto" w:sz="0" w:space="0"/>
            <w:bottom w:val="none" w:color="auto" w:sz="0" w:space="0"/>
            <w:insideH w:val="none" w:color="auto" w:sz="0" w:space="0"/>
            <w:insideV w:val="none" w:color="auto" w:sz="0" w:space="0"/>
          </w:tblBorders>
        </w:tblPrEx>
        <w:tc>
          <w:tcPr>
            <w:tcW w:w="3703" w:type="dxa"/>
            <w:gridSpan w:val="2"/>
            <w:tcBorders>
              <w:top w:val="nil"/>
              <w:left w:val="nil"/>
              <w:bottom w:val="nil"/>
              <w:right w:val="nil"/>
              <w:tl2br w:val="nil"/>
              <w:tr2bl w:val="nil"/>
            </w:tcBorders>
            <w:tcMar>
              <w:top w:w="0" w:type="dxa"/>
              <w:left w:w="108" w:type="dxa"/>
              <w:bottom w:w="0" w:type="dxa"/>
              <w:right w:w="108" w:type="dxa"/>
            </w:tcMar>
          </w:tcPr>
          <w:p w:rsidRPr="00135D4B" w:rsidR="0050673C" w:rsidP="0091476E" w:rsidRDefault="0050673C" w14:paraId="66787A17" w14:textId="77777777">
            <w:pPr>
              <w:ind w:firstLine="34"/>
              <w:jc w:val="center"/>
              <w:rPr>
                <w:color w:val="000000" w:themeColor="text1"/>
                <w:sz w:val="28"/>
                <w:szCs w:val="28"/>
              </w:rPr>
            </w:pPr>
            <w:r w:rsidRPr="00135D4B">
              <w:rPr>
                <w:color w:val="000000" w:themeColor="text1"/>
                <w:sz w:val="26"/>
                <w:szCs w:val="28"/>
                <w:lang w:val="vi-VN"/>
              </w:rPr>
              <w:t>Số:       /</w:t>
            </w:r>
            <w:r w:rsidRPr="00135D4B">
              <w:rPr>
                <w:color w:val="000000" w:themeColor="text1"/>
                <w:sz w:val="26"/>
                <w:szCs w:val="28"/>
              </w:rPr>
              <w:t>QĐ-</w:t>
            </w:r>
            <w:r w:rsidR="00567BAF">
              <w:rPr>
                <w:color w:val="000000" w:themeColor="text1"/>
                <w:sz w:val="26"/>
                <w:szCs w:val="28"/>
              </w:rPr>
              <w:t>TĐC</w:t>
            </w:r>
          </w:p>
        </w:tc>
        <w:tc>
          <w:tcPr>
            <w:tcW w:w="5937" w:type="dxa"/>
            <w:tcBorders>
              <w:top w:val="nil"/>
              <w:left w:val="nil"/>
              <w:bottom w:val="nil"/>
              <w:right w:val="nil"/>
              <w:tl2br w:val="nil"/>
              <w:tr2bl w:val="nil"/>
            </w:tcBorders>
            <w:tcMar>
              <w:top w:w="0" w:type="dxa"/>
              <w:left w:w="108" w:type="dxa"/>
              <w:bottom w:w="0" w:type="dxa"/>
              <w:right w:w="108" w:type="dxa"/>
            </w:tcMar>
          </w:tcPr>
          <w:p w:rsidRPr="00135D4B" w:rsidR="0050673C" w:rsidP="0091476E" w:rsidRDefault="0050673C" w14:paraId="36F0C096" w14:textId="77777777">
            <w:pPr>
              <w:ind w:firstLine="17"/>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206"/>
            </w:r>
            <w:r w:rsidRPr="00135D4B">
              <w:rPr>
                <w:i/>
                <w:color w:val="000000" w:themeColor="text1"/>
                <w:sz w:val="28"/>
                <w:szCs w:val="28"/>
              </w:rPr>
              <w:t>......, ngày .... tháng ... năm ……</w:t>
            </w:r>
          </w:p>
        </w:tc>
      </w:tr>
    </w:tbl>
    <w:p w:rsidRPr="00135D4B" w:rsidR="0050673C" w:rsidP="0050673C" w:rsidRDefault="0050673C" w14:paraId="571987F2" w14:textId="77777777">
      <w:pPr>
        <w:autoSpaceDE w:val="0"/>
        <w:autoSpaceDN w:val="0"/>
        <w:adjustRightInd w:val="0"/>
        <w:jc w:val="center"/>
        <w:rPr>
          <w:b/>
          <w:bCs/>
          <w:color w:val="000000" w:themeColor="text1"/>
          <w:sz w:val="26"/>
          <w:szCs w:val="26"/>
        </w:rPr>
      </w:pPr>
    </w:p>
    <w:p w:rsidRPr="00135D4B" w:rsidR="0050673C" w:rsidP="00E451FE" w:rsidRDefault="0050673C" w14:paraId="09812FA6" w14:textId="77777777">
      <w:pPr>
        <w:autoSpaceDE w:val="0"/>
        <w:autoSpaceDN w:val="0"/>
        <w:adjustRightInd w:val="0"/>
        <w:ind w:firstLine="0"/>
        <w:jc w:val="center"/>
        <w:rPr>
          <w:b/>
          <w:bCs/>
          <w:color w:val="000000" w:themeColor="text1"/>
          <w:sz w:val="26"/>
          <w:szCs w:val="26"/>
        </w:rPr>
      </w:pPr>
      <w:r w:rsidRPr="00135D4B">
        <w:rPr>
          <w:b/>
          <w:bCs/>
          <w:color w:val="000000" w:themeColor="text1"/>
          <w:sz w:val="26"/>
          <w:szCs w:val="26"/>
        </w:rPr>
        <w:t>QUYẾT ĐỊNH</w:t>
      </w:r>
    </w:p>
    <w:p w:rsidRPr="00135D4B" w:rsidR="00D04FE7" w:rsidP="00D42892" w:rsidRDefault="00AF1756" w14:paraId="3C0DB9E3" w14:textId="77777777">
      <w:pPr>
        <w:autoSpaceDE w:val="0"/>
        <w:autoSpaceDN w:val="0"/>
        <w:adjustRightInd w:val="0"/>
        <w:ind w:firstLine="0"/>
        <w:jc w:val="center"/>
        <w:rPr>
          <w:b/>
          <w:bCs/>
          <w:color w:val="000000" w:themeColor="text1"/>
          <w:sz w:val="26"/>
          <w:szCs w:val="26"/>
          <w:lang w:val="vi-VN"/>
        </w:rPr>
      </w:pPr>
      <w:r>
        <w:rPr>
          <w:b/>
          <w:bCs/>
          <w:color w:val="000000" w:themeColor="text1"/>
          <w:sz w:val="26"/>
          <w:szCs w:val="26"/>
        </w:rPr>
        <w:t>T</w:t>
      </w:r>
      <w:r w:rsidRPr="00AF1756">
        <w:rPr>
          <w:b/>
          <w:bCs/>
          <w:color w:val="000000" w:themeColor="text1"/>
          <w:sz w:val="26"/>
          <w:szCs w:val="26"/>
        </w:rPr>
        <w:t>ạm thời đưa người cai nghiện ra khỏi cơ sở cai nghiện ma túy công lập, trường giáo dưỡng theo yêu cầu của cơ quan tố tụng hình sự</w:t>
      </w:r>
    </w:p>
    <w:p w:rsidRPr="00922B69" w:rsidR="0050673C" w:rsidP="0050673C" w:rsidRDefault="0050673C" w14:paraId="75A11759" w14:textId="77777777">
      <w:pPr>
        <w:autoSpaceDE w:val="0"/>
        <w:autoSpaceDN w:val="0"/>
        <w:adjustRightInd w:val="0"/>
        <w:jc w:val="center"/>
        <w:rPr>
          <w:b/>
          <w:bCs/>
          <w:color w:val="000000" w:themeColor="text1"/>
          <w:sz w:val="16"/>
          <w:szCs w:val="16"/>
          <w:lang w:val="vi-VN"/>
        </w:rPr>
      </w:pPr>
    </w:p>
    <w:p w:rsidRPr="00135D4B" w:rsidR="0050673C" w:rsidP="0050673C" w:rsidRDefault="00D42892" w14:paraId="4009A206" w14:textId="77777777">
      <w:pPr>
        <w:autoSpaceDE w:val="0"/>
        <w:autoSpaceDN w:val="0"/>
        <w:adjustRightInd w:val="0"/>
        <w:jc w:val="center"/>
        <w:rPr>
          <w:b/>
          <w:bCs/>
          <w:color w:val="000000" w:themeColor="text1"/>
          <w:sz w:val="26"/>
          <w:szCs w:val="26"/>
          <w:lang w:val="vi-VN"/>
        </w:rPr>
      </w:pPr>
      <w:r w:rsidRPr="00135D4B">
        <w:rPr>
          <w:b/>
          <w:bCs/>
          <w:color w:val="000000" w:themeColor="text1"/>
          <w:sz w:val="26"/>
          <w:szCs w:val="26"/>
        </w:rPr>
        <w:t xml:space="preserve">TRƯỞNG </w:t>
      </w:r>
      <w:r w:rsidRPr="00135D4B" w:rsidR="0050673C">
        <w:rPr>
          <w:b/>
          <w:bCs/>
          <w:color w:val="000000" w:themeColor="text1"/>
          <w:sz w:val="26"/>
          <w:szCs w:val="26"/>
          <w:lang w:val="vi-VN"/>
        </w:rPr>
        <w:t>CƠ SỞ</w:t>
      </w:r>
      <w:r w:rsidRPr="00135D4B">
        <w:rPr>
          <w:b/>
          <w:bCs/>
          <w:color w:val="000000" w:themeColor="text1"/>
          <w:sz w:val="26"/>
          <w:szCs w:val="26"/>
        </w:rPr>
        <w:t>/HIỆU TRƯỞNG</w:t>
      </w:r>
      <w:r w:rsidRPr="00135D4B" w:rsidR="0050673C">
        <w:rPr>
          <w:b/>
          <w:bCs/>
          <w:color w:val="000000" w:themeColor="text1"/>
          <w:sz w:val="26"/>
          <w:szCs w:val="26"/>
          <w:lang w:val="vi-VN"/>
        </w:rPr>
        <w:t xml:space="preserve"> </w:t>
      </w:r>
      <w:r w:rsidRPr="00135D4B" w:rsidR="0050673C">
        <w:rPr>
          <w:color w:val="000000" w:themeColor="text1"/>
          <w:sz w:val="26"/>
          <w:szCs w:val="26"/>
          <w:lang w:val="vi-VN"/>
        </w:rPr>
        <w:t>………</w:t>
      </w:r>
      <w:r w:rsidRPr="00135D4B" w:rsidR="0050673C">
        <w:rPr>
          <w:color w:val="000000" w:themeColor="text1"/>
          <w:sz w:val="26"/>
          <w:szCs w:val="26"/>
          <w:vertAlign w:val="superscript"/>
          <w:lang w:val="vi-VN"/>
        </w:rPr>
        <w:t>2</w:t>
      </w:r>
      <w:r w:rsidRPr="00135D4B" w:rsidR="0050673C">
        <w:rPr>
          <w:color w:val="000000" w:themeColor="text1"/>
          <w:sz w:val="26"/>
          <w:szCs w:val="26"/>
          <w:lang w:val="vi-VN"/>
        </w:rPr>
        <w:t>……….</w:t>
      </w:r>
    </w:p>
    <w:p w:rsidRPr="00135D4B" w:rsidR="0050673C" w:rsidP="00922B69" w:rsidRDefault="0050673C" w14:paraId="4C99A136" w14:textId="77777777">
      <w:pPr>
        <w:autoSpaceDE w:val="0"/>
        <w:autoSpaceDN w:val="0"/>
        <w:adjustRightInd w:val="0"/>
        <w:spacing w:before="120" w:after="120" w:line="340" w:lineRule="exact"/>
        <w:ind w:firstLine="709"/>
        <w:rPr>
          <w:i/>
          <w:iCs/>
          <w:color w:val="000000" w:themeColor="text1"/>
          <w:sz w:val="26"/>
          <w:szCs w:val="26"/>
          <w:lang w:val="vi-VN"/>
        </w:rPr>
      </w:pPr>
      <w:r w:rsidRPr="00135D4B">
        <w:rPr>
          <w:i/>
          <w:iCs/>
          <w:color w:val="000000" w:themeColor="text1"/>
          <w:sz w:val="26"/>
          <w:szCs w:val="26"/>
          <w:lang w:val="vi-VN"/>
        </w:rPr>
        <w:t>Căn cứ Luật Phòng, chống ma túy</w:t>
      </w:r>
      <w:r w:rsidRPr="00135D4B" w:rsidR="00FD4094">
        <w:rPr>
          <w:i/>
          <w:iCs/>
          <w:color w:val="000000" w:themeColor="text1"/>
          <w:sz w:val="26"/>
          <w:szCs w:val="26"/>
          <w:lang w:val="vi-VN"/>
        </w:rPr>
        <w:t xml:space="preserve"> ngày năm </w:t>
      </w:r>
      <w:r w:rsidRPr="00135D4B">
        <w:rPr>
          <w:i/>
          <w:iCs/>
          <w:color w:val="000000" w:themeColor="text1"/>
          <w:sz w:val="26"/>
          <w:szCs w:val="26"/>
          <w:lang w:val="vi-VN"/>
        </w:rPr>
        <w:t>202</w:t>
      </w:r>
      <w:r w:rsidRPr="00135D4B" w:rsidR="00D35F34">
        <w:rPr>
          <w:i/>
          <w:iCs/>
          <w:color w:val="000000" w:themeColor="text1"/>
          <w:sz w:val="26"/>
          <w:szCs w:val="26"/>
        </w:rPr>
        <w:t>5</w:t>
      </w:r>
      <w:r w:rsidRPr="00135D4B">
        <w:rPr>
          <w:i/>
          <w:iCs/>
          <w:color w:val="000000" w:themeColor="text1"/>
          <w:sz w:val="26"/>
          <w:szCs w:val="26"/>
          <w:lang w:val="vi-VN"/>
        </w:rPr>
        <w:t>;</w:t>
      </w:r>
    </w:p>
    <w:p w:rsidRPr="00135D4B" w:rsidR="0050673C" w:rsidP="00922B69" w:rsidRDefault="00D35F34" w14:paraId="3CCA7713" w14:textId="77777777">
      <w:pPr>
        <w:spacing w:before="120" w:after="12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sidR="0050673C">
        <w:rPr>
          <w:i/>
          <w:iCs/>
          <w:color w:val="000000" w:themeColor="text1"/>
          <w:sz w:val="26"/>
          <w:szCs w:val="26"/>
          <w:lang w:val="vi-VN"/>
        </w:rPr>
        <w:t>;</w:t>
      </w:r>
    </w:p>
    <w:p w:rsidRPr="00135D4B" w:rsidR="0050673C" w:rsidP="00922B69" w:rsidRDefault="0050673C" w14:paraId="3E46E14E" w14:textId="77777777">
      <w:pPr>
        <w:autoSpaceDE w:val="0"/>
        <w:autoSpaceDN w:val="0"/>
        <w:adjustRightInd w:val="0"/>
        <w:spacing w:before="120" w:after="120" w:line="340" w:lineRule="exact"/>
        <w:ind w:firstLine="709"/>
        <w:rPr>
          <w:i/>
          <w:iCs/>
          <w:color w:val="000000" w:themeColor="text1"/>
          <w:sz w:val="26"/>
          <w:szCs w:val="26"/>
          <w:lang w:val="vi-VN"/>
        </w:rPr>
      </w:pPr>
      <w:r w:rsidRPr="00135D4B">
        <w:rPr>
          <w:i/>
          <w:iCs/>
          <w:color w:val="000000" w:themeColor="text1"/>
          <w:sz w:val="26"/>
          <w:szCs w:val="26"/>
          <w:lang w:val="vi-VN"/>
        </w:rPr>
        <w:t>Căn cứ Văn bản số: .............. ngày......./....../............ của ..................................... về việc ..............................................................................................................................;</w:t>
      </w:r>
    </w:p>
    <w:p w:rsidRPr="00135D4B" w:rsidR="0050673C" w:rsidP="00922B69" w:rsidRDefault="0050673C" w14:paraId="403E392A" w14:textId="77777777">
      <w:pPr>
        <w:autoSpaceDE w:val="0"/>
        <w:autoSpaceDN w:val="0"/>
        <w:adjustRightInd w:val="0"/>
        <w:spacing w:before="120" w:after="120" w:line="340" w:lineRule="exact"/>
        <w:ind w:firstLine="709"/>
        <w:rPr>
          <w:i/>
          <w:iCs/>
          <w:color w:val="000000" w:themeColor="text1"/>
          <w:sz w:val="26"/>
          <w:szCs w:val="26"/>
          <w:lang w:val="vi-VN"/>
        </w:rPr>
      </w:pPr>
      <w:r w:rsidRPr="00135D4B">
        <w:rPr>
          <w:i/>
          <w:iCs/>
          <w:color w:val="000000" w:themeColor="text1"/>
          <w:sz w:val="26"/>
          <w:szCs w:val="26"/>
          <w:lang w:val="vi-VN"/>
        </w:rPr>
        <w:t xml:space="preserve">Theo đề nghị của ……….........................................................…, </w:t>
      </w:r>
    </w:p>
    <w:p w:rsidRPr="00135D4B" w:rsidR="0050673C" w:rsidP="00567BAF" w:rsidRDefault="0050673C" w14:paraId="2E23D334" w14:textId="77777777">
      <w:pPr>
        <w:autoSpaceDE w:val="0"/>
        <w:autoSpaceDN w:val="0"/>
        <w:adjustRightInd w:val="0"/>
        <w:spacing w:before="120" w:after="120"/>
        <w:jc w:val="center"/>
        <w:rPr>
          <w:b/>
          <w:bCs/>
          <w:color w:val="000000" w:themeColor="text1"/>
          <w:sz w:val="26"/>
          <w:szCs w:val="26"/>
          <w:lang w:val="vi-VN"/>
        </w:rPr>
      </w:pPr>
      <w:r w:rsidRPr="00135D4B">
        <w:rPr>
          <w:b/>
          <w:bCs/>
          <w:color w:val="000000" w:themeColor="text1"/>
          <w:sz w:val="26"/>
          <w:szCs w:val="26"/>
          <w:lang w:val="vi-VN"/>
        </w:rPr>
        <w:t>QUYẾT ĐỊNH:</w:t>
      </w:r>
    </w:p>
    <w:p w:rsidRPr="00135D4B" w:rsidR="0050673C" w:rsidP="00AF1756" w:rsidRDefault="0050673C" w14:paraId="2F6A4EA7" w14:textId="77777777">
      <w:pPr>
        <w:autoSpaceDE w:val="0"/>
        <w:autoSpaceDN w:val="0"/>
        <w:adjustRightInd w:val="0"/>
        <w:spacing w:before="120" w:after="120"/>
        <w:ind w:firstLine="709"/>
        <w:rPr>
          <w:color w:val="000000" w:themeColor="text1"/>
          <w:sz w:val="26"/>
          <w:szCs w:val="26"/>
          <w:lang w:val="vi-VN"/>
        </w:rPr>
      </w:pPr>
      <w:r w:rsidRPr="00135D4B">
        <w:rPr>
          <w:b/>
          <w:bCs/>
          <w:color w:val="000000" w:themeColor="text1"/>
          <w:sz w:val="26"/>
          <w:szCs w:val="26"/>
          <w:lang w:val="vi-VN"/>
        </w:rPr>
        <w:t>Điều 1.</w:t>
      </w:r>
      <w:r w:rsidRPr="00135D4B">
        <w:rPr>
          <w:color w:val="000000" w:themeColor="text1"/>
          <w:sz w:val="26"/>
          <w:szCs w:val="26"/>
          <w:lang w:val="vi-VN"/>
        </w:rPr>
        <w:t xml:space="preserve"> </w:t>
      </w:r>
      <w:r w:rsidRPr="00AF1756" w:rsidR="00AF1756">
        <w:rPr>
          <w:color w:val="000000" w:themeColor="text1"/>
          <w:sz w:val="26"/>
          <w:szCs w:val="26"/>
          <w:lang w:val="vi-VN"/>
        </w:rPr>
        <w:t>Tạm thời đưa người cai nghiện ra khỏi cơ sở cai nghiện ma túy công lập, trường giáo dưỡng theo yêu cầu của cơ quan tố tụng hình sự</w:t>
      </w:r>
      <w:r w:rsidRPr="00135D4B">
        <w:rPr>
          <w:color w:val="000000" w:themeColor="text1"/>
          <w:sz w:val="26"/>
          <w:szCs w:val="26"/>
          <w:lang w:val="vi-VN"/>
        </w:rPr>
        <w:t xml:space="preserve"> đối với:</w:t>
      </w:r>
    </w:p>
    <w:p w:rsidRPr="00135D4B" w:rsidR="0050673C" w:rsidP="0050673C" w:rsidRDefault="0050673C" w14:paraId="1C583190" w14:textId="77777777">
      <w:pPr>
        <w:tabs>
          <w:tab w:val="left" w:pos="6663"/>
          <w:tab w:val="left" w:pos="9072"/>
        </w:tabs>
        <w:autoSpaceDE w:val="0"/>
        <w:autoSpaceDN w:val="0"/>
        <w:adjustRightInd w:val="0"/>
        <w:spacing w:before="60" w:after="60"/>
        <w:ind w:firstLine="709"/>
        <w:rPr>
          <w:color w:val="000000" w:themeColor="text1"/>
          <w:spacing w:val="-6"/>
          <w:sz w:val="26"/>
          <w:szCs w:val="26"/>
        </w:rPr>
      </w:pPr>
      <w:r w:rsidRPr="00922B69">
        <w:rPr>
          <w:color w:val="000000" w:themeColor="text1"/>
          <w:spacing w:val="-6"/>
          <w:sz w:val="26"/>
          <w:szCs w:val="26"/>
        </w:rPr>
        <w:t>1.</w:t>
      </w:r>
      <w:r w:rsidRPr="00135D4B">
        <w:rPr>
          <w:color w:val="000000" w:themeColor="text1"/>
          <w:spacing w:val="-6"/>
          <w:sz w:val="26"/>
          <w:szCs w:val="26"/>
        </w:rPr>
        <w:t xml:space="preserve"> Họ, tên </w:t>
      </w:r>
      <w:r w:rsidRPr="00135D4B">
        <w:rPr>
          <w:i/>
          <w:iCs/>
          <w:color w:val="000000" w:themeColor="text1"/>
          <w:spacing w:val="-6"/>
        </w:rPr>
        <w:t>(viết in hoa)</w:t>
      </w:r>
      <w:r w:rsidRPr="00135D4B">
        <w:rPr>
          <w:color w:val="000000" w:themeColor="text1"/>
          <w:spacing w:val="-6"/>
          <w:sz w:val="26"/>
          <w:szCs w:val="26"/>
        </w:rPr>
        <w:t>: .......................</w:t>
      </w:r>
      <w:r w:rsidRPr="00135D4B">
        <w:rPr>
          <w:rStyle w:val="FootnoteReference"/>
          <w:color w:val="000000" w:themeColor="text1"/>
          <w:spacing w:val="-6"/>
          <w:sz w:val="26"/>
          <w:szCs w:val="26"/>
        </w:rPr>
        <w:footnoteReference w:id="207"/>
      </w:r>
      <w:r w:rsidRPr="00135D4B">
        <w:rPr>
          <w:color w:val="000000" w:themeColor="text1"/>
          <w:spacing w:val="-6"/>
          <w:sz w:val="26"/>
          <w:szCs w:val="26"/>
        </w:rPr>
        <w:t>.....................................</w:t>
      </w:r>
      <w:r w:rsidRPr="00135D4B">
        <w:rPr>
          <w:color w:val="000000" w:themeColor="text1"/>
          <w:spacing w:val="-6"/>
          <w:sz w:val="26"/>
          <w:szCs w:val="26"/>
        </w:rPr>
        <w:tab/>
      </w:r>
      <w:r w:rsidRPr="00135D4B">
        <w:rPr>
          <w:color w:val="000000" w:themeColor="text1"/>
          <w:spacing w:val="-6"/>
          <w:sz w:val="26"/>
          <w:szCs w:val="26"/>
        </w:rPr>
        <w:t>; Giới tính: .....................</w:t>
      </w:r>
      <w:r w:rsidRPr="00135D4B">
        <w:rPr>
          <w:color w:val="000000" w:themeColor="text1"/>
          <w:spacing w:val="-6"/>
          <w:sz w:val="26"/>
          <w:szCs w:val="26"/>
        </w:rPr>
        <w:tab/>
      </w:r>
    </w:p>
    <w:p w:rsidRPr="00135D4B" w:rsidR="0050673C" w:rsidP="0050673C" w:rsidRDefault="0050673C" w14:paraId="7E72336E"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50673C" w:rsidP="0050673C" w:rsidRDefault="0050673C" w14:paraId="7E2C0628"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z w:val="26"/>
          <w:szCs w:val="26"/>
          <w:lang w:val="vi-VN"/>
        </w:rPr>
        <w:t xml:space="preserve">Số </w:t>
      </w:r>
      <w:r w:rsidR="00567BAF">
        <w:rPr>
          <w:color w:val="000000" w:themeColor="text1"/>
          <w:sz w:val="26"/>
          <w:szCs w:val="26"/>
        </w:rPr>
        <w:t>CC/</w:t>
      </w:r>
      <w:r w:rsidRPr="00135D4B">
        <w:rPr>
          <w:color w:val="000000" w:themeColor="text1"/>
          <w:sz w:val="26"/>
          <w:szCs w:val="26"/>
        </w:rPr>
        <w:t>CCCD/CMND/H</w:t>
      </w:r>
      <w:r w:rsidR="00567BAF">
        <w:rPr>
          <w:color w:val="000000" w:themeColor="text1"/>
          <w:sz w:val="26"/>
          <w:szCs w:val="26"/>
        </w:rPr>
        <w:t>C</w:t>
      </w:r>
      <w:r w:rsidRPr="00135D4B">
        <w:rPr>
          <w:color w:val="000000" w:themeColor="text1"/>
          <w:sz w:val="26"/>
          <w:szCs w:val="26"/>
          <w:lang w:val="vi-VN"/>
        </w:rPr>
        <w:t>: .................................</w:t>
      </w:r>
      <w:r w:rsidRPr="00135D4B">
        <w:rPr>
          <w:color w:val="000000" w:themeColor="text1"/>
          <w:sz w:val="26"/>
          <w:szCs w:val="26"/>
        </w:rPr>
        <w:t xml:space="preserve"> n</w:t>
      </w:r>
      <w:r w:rsidRPr="00135D4B">
        <w:rPr>
          <w:color w:val="000000" w:themeColor="text1"/>
          <w:sz w:val="26"/>
          <w:szCs w:val="26"/>
          <w:lang w:val="vi-VN"/>
        </w:rPr>
        <w:t>gày cấp: ............................</w:t>
      </w:r>
      <w:r w:rsidRPr="00135D4B">
        <w:rPr>
          <w:color w:val="000000" w:themeColor="text1"/>
          <w:sz w:val="26"/>
          <w:szCs w:val="26"/>
        </w:rPr>
        <w:t xml:space="preserve"> n</w:t>
      </w:r>
      <w:r w:rsidRPr="00135D4B">
        <w:rPr>
          <w:color w:val="000000" w:themeColor="text1"/>
          <w:sz w:val="26"/>
          <w:szCs w:val="26"/>
          <w:lang w:val="vi-VN"/>
        </w:rPr>
        <w:t>ơi cấp: ....................................................................</w:t>
      </w:r>
      <w:r w:rsidRPr="00135D4B">
        <w:rPr>
          <w:color w:val="000000" w:themeColor="text1"/>
          <w:sz w:val="26"/>
          <w:szCs w:val="26"/>
        </w:rPr>
        <w:t>.......................................................</w:t>
      </w:r>
    </w:p>
    <w:p w:rsidRPr="00567BAF" w:rsidR="0050673C" w:rsidP="00567BAF" w:rsidRDefault="0050673C" w14:paraId="79F52ED4" w14:textId="77777777">
      <w:pPr>
        <w:autoSpaceDE w:val="0"/>
        <w:autoSpaceDN w:val="0"/>
        <w:adjustRightInd w:val="0"/>
        <w:spacing w:before="60" w:after="60"/>
        <w:ind w:firstLine="709"/>
        <w:rPr>
          <w:color w:val="000000" w:themeColor="text1"/>
          <w:sz w:val="26"/>
          <w:szCs w:val="26"/>
        </w:rPr>
      </w:pPr>
      <w:r w:rsidRPr="00135D4B">
        <w:rPr>
          <w:color w:val="000000" w:themeColor="text1"/>
          <w:sz w:val="26"/>
          <w:szCs w:val="26"/>
          <w:lang w:val="vi-VN"/>
        </w:rPr>
        <w:t>Địa chỉ liên hệ: ................................</w:t>
      </w:r>
      <w:r w:rsidR="00567BAF">
        <w:rPr>
          <w:color w:val="000000" w:themeColor="text1"/>
          <w:sz w:val="26"/>
          <w:szCs w:val="26"/>
        </w:rPr>
        <w:t xml:space="preserve">, </w:t>
      </w:r>
      <w:r w:rsidRPr="00135D4B">
        <w:rPr>
          <w:color w:val="000000" w:themeColor="text1"/>
          <w:sz w:val="26"/>
          <w:szCs w:val="26"/>
          <w:lang w:val="vi-VN"/>
        </w:rPr>
        <w:t xml:space="preserve">Số điện thoại: …………………… </w:t>
      </w:r>
      <w:r w:rsidR="00567BAF">
        <w:rPr>
          <w:color w:val="000000" w:themeColor="text1"/>
          <w:sz w:val="26"/>
          <w:szCs w:val="26"/>
        </w:rPr>
        <w:t>………..</w:t>
      </w:r>
    </w:p>
    <w:p w:rsidR="00A27ED3" w:rsidP="00D04FE7" w:rsidRDefault="00A27ED3" w14:paraId="4E12766C" w14:textId="77777777">
      <w:pPr>
        <w:autoSpaceDE w:val="0"/>
        <w:autoSpaceDN w:val="0"/>
        <w:adjustRightInd w:val="0"/>
        <w:spacing w:before="60" w:after="60"/>
        <w:ind w:firstLine="709"/>
        <w:rPr>
          <w:color w:val="000000" w:themeColor="text1"/>
          <w:spacing w:val="-6"/>
          <w:sz w:val="26"/>
          <w:szCs w:val="26"/>
          <w:highlight w:val="white"/>
        </w:rPr>
      </w:pPr>
      <w:r>
        <w:rPr>
          <w:color w:val="000000" w:themeColor="text1"/>
          <w:spacing w:val="-6"/>
          <w:sz w:val="26"/>
          <w:szCs w:val="26"/>
          <w:highlight w:val="white"/>
        </w:rPr>
        <w:t xml:space="preserve">2. Thời </w:t>
      </w:r>
      <w:proofErr w:type="gramStart"/>
      <w:r>
        <w:rPr>
          <w:color w:val="000000" w:themeColor="text1"/>
          <w:spacing w:val="-6"/>
          <w:sz w:val="26"/>
          <w:szCs w:val="26"/>
          <w:highlight w:val="white"/>
        </w:rPr>
        <w:t>hạn:…</w:t>
      </w:r>
      <w:proofErr w:type="gramEnd"/>
      <w:r>
        <w:rPr>
          <w:color w:val="000000" w:themeColor="text1"/>
          <w:spacing w:val="-6"/>
          <w:sz w:val="26"/>
          <w:szCs w:val="26"/>
          <w:highlight w:val="white"/>
        </w:rPr>
        <w:t>………………………………………………………………………</w:t>
      </w:r>
    </w:p>
    <w:p w:rsidRPr="001C1CFC" w:rsidR="00D04FE7" w:rsidP="00D04FE7" w:rsidRDefault="00A27ED3" w14:paraId="3555ED5E" w14:textId="77777777">
      <w:pPr>
        <w:autoSpaceDE w:val="0"/>
        <w:autoSpaceDN w:val="0"/>
        <w:adjustRightInd w:val="0"/>
        <w:spacing w:before="60" w:after="60"/>
        <w:ind w:firstLine="709"/>
        <w:rPr>
          <w:color w:val="000000" w:themeColor="text1"/>
          <w:sz w:val="26"/>
          <w:szCs w:val="26"/>
          <w:highlight w:val="white"/>
        </w:rPr>
      </w:pPr>
      <w:r>
        <w:rPr>
          <w:color w:val="000000" w:themeColor="text1"/>
          <w:spacing w:val="-6"/>
          <w:sz w:val="26"/>
          <w:szCs w:val="26"/>
          <w:highlight w:val="white"/>
        </w:rPr>
        <w:t>3</w:t>
      </w:r>
      <w:r w:rsidRPr="00922B69" w:rsidR="0050673C">
        <w:rPr>
          <w:color w:val="000000" w:themeColor="text1"/>
          <w:spacing w:val="-6"/>
          <w:sz w:val="26"/>
          <w:szCs w:val="26"/>
          <w:highlight w:val="white"/>
          <w:lang w:val="vi-VN"/>
        </w:rPr>
        <w:t>.</w:t>
      </w:r>
      <w:r w:rsidRPr="00135D4B" w:rsidR="0050673C">
        <w:rPr>
          <w:color w:val="000000" w:themeColor="text1"/>
          <w:sz w:val="26"/>
          <w:szCs w:val="26"/>
          <w:highlight w:val="white"/>
          <w:lang w:val="vi-VN"/>
        </w:rPr>
        <w:t xml:space="preserve"> Cơ quan ................</w:t>
      </w:r>
      <w:r w:rsidRPr="00135D4B" w:rsidR="0050673C">
        <w:rPr>
          <w:color w:val="000000" w:themeColor="text1"/>
          <w:sz w:val="26"/>
          <w:szCs w:val="26"/>
          <w:highlight w:val="white"/>
          <w:vertAlign w:val="superscript"/>
          <w:lang w:val="vi-VN"/>
        </w:rPr>
        <w:t>4</w:t>
      </w:r>
      <w:r w:rsidRPr="00135D4B" w:rsidR="0050673C">
        <w:rPr>
          <w:color w:val="000000" w:themeColor="text1"/>
          <w:sz w:val="26"/>
          <w:szCs w:val="26"/>
          <w:highlight w:val="white"/>
          <w:lang w:val="vi-VN"/>
        </w:rPr>
        <w:t xml:space="preserve">..................... có trách nhiệm đưa người </w:t>
      </w:r>
      <w:r w:rsidR="001C1CFC">
        <w:rPr>
          <w:color w:val="000000" w:themeColor="text1"/>
          <w:sz w:val="26"/>
          <w:szCs w:val="26"/>
          <w:highlight w:val="white"/>
        </w:rPr>
        <w:t xml:space="preserve">cai nghiện </w:t>
      </w:r>
      <w:r w:rsidRPr="00135D4B" w:rsidR="0050673C">
        <w:rPr>
          <w:color w:val="000000" w:themeColor="text1"/>
          <w:sz w:val="26"/>
          <w:szCs w:val="26"/>
          <w:highlight w:val="white"/>
          <w:lang w:val="vi-VN"/>
        </w:rPr>
        <w:t>trở lại cơ sở cai nghiện đúng thời hạn</w:t>
      </w:r>
      <w:r w:rsidR="001C1CFC">
        <w:rPr>
          <w:color w:val="000000" w:themeColor="text1"/>
          <w:sz w:val="26"/>
          <w:szCs w:val="26"/>
          <w:highlight w:val="white"/>
        </w:rPr>
        <w:t xml:space="preserve"> </w:t>
      </w:r>
      <w:r>
        <w:rPr>
          <w:color w:val="000000" w:themeColor="text1"/>
          <w:sz w:val="26"/>
          <w:szCs w:val="26"/>
          <w:highlight w:val="white"/>
        </w:rPr>
        <w:t xml:space="preserve">theo </w:t>
      </w:r>
      <w:r w:rsidR="001C1CFC">
        <w:rPr>
          <w:color w:val="000000" w:themeColor="text1"/>
          <w:sz w:val="26"/>
          <w:szCs w:val="26"/>
          <w:highlight w:val="white"/>
        </w:rPr>
        <w:t>đề nghị.</w:t>
      </w:r>
    </w:p>
    <w:p w:rsidR="00324B40" w:rsidP="0050673C" w:rsidRDefault="0050673C" w14:paraId="3C800AB6" w14:textId="77777777">
      <w:pPr>
        <w:autoSpaceDE w:val="0"/>
        <w:autoSpaceDN w:val="0"/>
        <w:adjustRightInd w:val="0"/>
        <w:spacing w:before="60" w:after="60"/>
        <w:ind w:firstLine="709"/>
        <w:rPr>
          <w:color w:val="000000" w:themeColor="text1"/>
          <w:sz w:val="26"/>
          <w:szCs w:val="26"/>
        </w:rPr>
      </w:pPr>
      <w:r w:rsidRPr="00135D4B">
        <w:rPr>
          <w:b/>
          <w:bCs/>
          <w:color w:val="000000" w:themeColor="text1"/>
          <w:sz w:val="26"/>
          <w:szCs w:val="26"/>
          <w:lang w:val="vi-VN"/>
        </w:rPr>
        <w:t xml:space="preserve">Điều 2. </w:t>
      </w:r>
      <w:r w:rsidRPr="00135D4B">
        <w:rPr>
          <w:color w:val="000000" w:themeColor="text1"/>
          <w:sz w:val="26"/>
          <w:szCs w:val="26"/>
          <w:lang w:val="vi-VN"/>
        </w:rPr>
        <w:t xml:space="preserve">Quyết định này có hiệu lực kể từ ngày ký. </w:t>
      </w:r>
    </w:p>
    <w:p w:rsidRPr="00135D4B" w:rsidR="0050673C" w:rsidP="0050673C" w:rsidRDefault="00324B40" w14:paraId="1727C09C" w14:textId="77777777">
      <w:pPr>
        <w:autoSpaceDE w:val="0"/>
        <w:autoSpaceDN w:val="0"/>
        <w:adjustRightInd w:val="0"/>
        <w:spacing w:before="60" w:after="60"/>
        <w:ind w:firstLine="709"/>
        <w:rPr>
          <w:color w:val="000000" w:themeColor="text1"/>
          <w:sz w:val="26"/>
          <w:szCs w:val="26"/>
          <w:lang w:val="vi-VN"/>
        </w:rPr>
      </w:pPr>
      <w:r w:rsidRPr="00324B40">
        <w:rPr>
          <w:b/>
          <w:bCs/>
          <w:color w:val="000000" w:themeColor="text1"/>
          <w:sz w:val="26"/>
          <w:szCs w:val="26"/>
        </w:rPr>
        <w:t xml:space="preserve">Điều 3. </w:t>
      </w:r>
      <w:r>
        <w:rPr>
          <w:color w:val="000000" w:themeColor="text1"/>
          <w:sz w:val="26"/>
          <w:szCs w:val="26"/>
        </w:rPr>
        <w:t>Người cai nghiện ma túy có tên tại Điều 1 và c</w:t>
      </w:r>
      <w:r w:rsidRPr="00135D4B" w:rsidR="0050673C">
        <w:rPr>
          <w:color w:val="000000" w:themeColor="text1"/>
          <w:sz w:val="26"/>
          <w:szCs w:val="26"/>
          <w:lang w:val="vi-VN"/>
        </w:rPr>
        <w:t>ác</w:t>
      </w:r>
      <w:r>
        <w:rPr>
          <w:color w:val="000000" w:themeColor="text1"/>
          <w:sz w:val="26"/>
          <w:szCs w:val="26"/>
        </w:rPr>
        <w:t xml:space="preserve"> tổ chức, cá nhân có liên quan</w:t>
      </w:r>
      <w:r w:rsidRPr="00135D4B" w:rsidR="0050673C">
        <w:rPr>
          <w:color w:val="000000" w:themeColor="text1"/>
          <w:sz w:val="26"/>
          <w:szCs w:val="26"/>
          <w:lang w:val="vi-VN"/>
        </w:rPr>
        <w:t xml:space="preserve"> chịu trách nhiệm thi hành Quyết định này./.</w:t>
      </w:r>
    </w:p>
    <w:tbl>
      <w:tblPr>
        <w:tblW w:w="0" w:type="auto"/>
        <w:jc w:val="center"/>
        <w:tblLayout w:type="fixed"/>
        <w:tblLook w:val="0000" w:firstRow="0" w:lastRow="0" w:firstColumn="0" w:lastColumn="0" w:noHBand="0" w:noVBand="0"/>
      </w:tblPr>
      <w:tblGrid>
        <w:gridCol w:w="4395"/>
        <w:gridCol w:w="4677"/>
      </w:tblGrid>
      <w:tr w:rsidRPr="00135D4B" w:rsidR="00135D4B" w:rsidTr="00B3741E" w14:paraId="6036268B" w14:textId="77777777">
        <w:trPr>
          <w:trHeight w:val="1494"/>
          <w:jc w:val="center"/>
        </w:trPr>
        <w:tc>
          <w:tcPr>
            <w:tcW w:w="4395" w:type="dxa"/>
            <w:tcBorders>
              <w:top w:val="nil"/>
              <w:left w:val="nil"/>
              <w:bottom w:val="nil"/>
              <w:right w:val="nil"/>
            </w:tcBorders>
            <w:shd w:val="clear" w:color="000000" w:fill="FFFFFF"/>
          </w:tcPr>
          <w:p w:rsidRPr="00135D4B" w:rsidR="0050673C" w:rsidP="004265D2" w:rsidRDefault="0050673C" w14:paraId="6B14E800" w14:textId="77777777">
            <w:pPr>
              <w:autoSpaceDE w:val="0"/>
              <w:autoSpaceDN w:val="0"/>
              <w:adjustRightInd w:val="0"/>
              <w:ind w:firstLine="34"/>
              <w:jc w:val="left"/>
              <w:rPr>
                <w:color w:val="000000" w:themeColor="text1"/>
                <w:sz w:val="22"/>
                <w:lang w:val="vi-VN"/>
              </w:rPr>
            </w:pPr>
            <w:r w:rsidRPr="00135D4B">
              <w:rPr>
                <w:b/>
                <w:bCs/>
                <w:i/>
                <w:iCs/>
                <w:color w:val="000000" w:themeColor="text1"/>
                <w:lang w:val="vi-VN"/>
              </w:rPr>
              <w:t>Nơi nhận:</w:t>
            </w:r>
            <w:r w:rsidRPr="00135D4B">
              <w:rPr>
                <w:b/>
                <w:bCs/>
                <w:i/>
                <w:iCs/>
                <w:color w:val="000000" w:themeColor="text1"/>
                <w:lang w:val="vi-VN"/>
              </w:rPr>
              <w:br/>
            </w:r>
            <w:r w:rsidRPr="00135D4B">
              <w:rPr>
                <w:color w:val="000000" w:themeColor="text1"/>
                <w:sz w:val="22"/>
                <w:lang w:val="vi-VN"/>
              </w:rPr>
              <w:t>- Như Điều 2;</w:t>
            </w:r>
          </w:p>
          <w:p w:rsidRPr="00135D4B" w:rsidR="0050673C" w:rsidP="004265D2" w:rsidRDefault="0050673C" w14:paraId="1C154535" w14:textId="77777777">
            <w:pPr>
              <w:autoSpaceDE w:val="0"/>
              <w:autoSpaceDN w:val="0"/>
              <w:adjustRightInd w:val="0"/>
              <w:ind w:firstLine="34"/>
              <w:jc w:val="left"/>
              <w:rPr>
                <w:rFonts w:ascii="Calibri" w:hAnsi="Calibri" w:cs="Calibri"/>
                <w:color w:val="000000" w:themeColor="text1"/>
                <w:sz w:val="22"/>
                <w:lang w:val="vi-VN"/>
              </w:rPr>
            </w:pPr>
            <w:r w:rsidRPr="00135D4B">
              <w:rPr>
                <w:color w:val="000000" w:themeColor="text1"/>
                <w:sz w:val="22"/>
                <w:lang w:val="vi-VN"/>
              </w:rPr>
              <w:t>- Lưu: VT,</w:t>
            </w:r>
            <w:r w:rsidRPr="00135D4B">
              <w:rPr>
                <w:color w:val="000000" w:themeColor="text1"/>
                <w:lang w:val="vi-VN"/>
              </w:rPr>
              <w:t xml:space="preserve"> ...</w:t>
            </w:r>
          </w:p>
        </w:tc>
        <w:tc>
          <w:tcPr>
            <w:tcW w:w="4677" w:type="dxa"/>
            <w:tcBorders>
              <w:top w:val="nil"/>
              <w:left w:val="nil"/>
              <w:bottom w:val="nil"/>
              <w:right w:val="nil"/>
            </w:tcBorders>
            <w:shd w:val="clear" w:color="000000" w:fill="FFFFFF"/>
          </w:tcPr>
          <w:p w:rsidRPr="00135D4B" w:rsidR="0050673C" w:rsidP="004265D2" w:rsidRDefault="00D42892" w14:paraId="770CC9CF" w14:textId="77777777">
            <w:pPr>
              <w:autoSpaceDE w:val="0"/>
              <w:autoSpaceDN w:val="0"/>
              <w:adjustRightInd w:val="0"/>
              <w:ind w:firstLine="33"/>
              <w:jc w:val="center"/>
              <w:rPr>
                <w:b/>
                <w:bCs/>
                <w:color w:val="000000" w:themeColor="text1"/>
                <w:sz w:val="26"/>
                <w:szCs w:val="26"/>
              </w:rPr>
            </w:pPr>
            <w:r w:rsidRPr="00135D4B">
              <w:rPr>
                <w:b/>
                <w:bCs/>
                <w:color w:val="000000" w:themeColor="text1"/>
                <w:sz w:val="26"/>
                <w:szCs w:val="26"/>
              </w:rPr>
              <w:t>TRƯỞNG CƠ SỞ/HIỆU TRƯỞNG</w:t>
            </w:r>
          </w:p>
          <w:p w:rsidRPr="00135D4B" w:rsidR="0050673C" w:rsidP="004265D2" w:rsidRDefault="0050673C" w14:paraId="40A6F5F2" w14:textId="77777777">
            <w:pPr>
              <w:autoSpaceDE w:val="0"/>
              <w:autoSpaceDN w:val="0"/>
              <w:adjustRightInd w:val="0"/>
              <w:ind w:firstLine="33"/>
              <w:jc w:val="center"/>
              <w:rPr>
                <w:rFonts w:ascii="Calibri" w:hAnsi="Calibri" w:cs="Calibri"/>
                <w:color w:val="000000" w:themeColor="text1"/>
                <w:sz w:val="22"/>
                <w:lang w:val="vi-VN"/>
              </w:rPr>
            </w:pPr>
            <w:r w:rsidRPr="00135D4B">
              <w:rPr>
                <w:i/>
                <w:iCs/>
                <w:color w:val="000000" w:themeColor="text1"/>
                <w:sz w:val="26"/>
                <w:szCs w:val="26"/>
                <w:lang w:val="vi-VN"/>
              </w:rPr>
              <w:t>(Ký, ghi rõ họ tên, đóng dấu)</w:t>
            </w:r>
          </w:p>
        </w:tc>
      </w:tr>
    </w:tbl>
    <w:p w:rsidRPr="00135D4B" w:rsidR="0050673C" w:rsidP="002226AE" w:rsidRDefault="0050673C" w14:paraId="18719657" w14:textId="138A1E4B">
      <w:pPr>
        <w:autoSpaceDE w:val="0"/>
        <w:autoSpaceDN w:val="0"/>
        <w:adjustRightInd w:val="0"/>
        <w:jc w:val="right"/>
        <w:rPr>
          <w:b/>
          <w:bCs/>
          <w:color w:val="000000" w:themeColor="text1"/>
          <w:sz w:val="25"/>
          <w:szCs w:val="25"/>
          <w:lang w:val="vi-VN"/>
        </w:rPr>
      </w:pPr>
      <w:r w:rsidRPr="00135D4B">
        <w:rPr>
          <w:color w:val="000000" w:themeColor="text1"/>
          <w:lang w:val="vi-VN"/>
        </w:rPr>
        <w:br w:type="page"/>
      </w:r>
      <w:r w:rsidRPr="00135D4B">
        <w:rPr>
          <w:b/>
          <w:bCs/>
          <w:color w:val="000000" w:themeColor="text1"/>
          <w:sz w:val="25"/>
          <w:szCs w:val="25"/>
          <w:lang w:val="vi-VN"/>
        </w:rPr>
        <w:t xml:space="preserve">Mẫu số </w:t>
      </w:r>
      <w:r w:rsidRPr="00135D4B" w:rsidR="00DA2394">
        <w:rPr>
          <w:b/>
          <w:bCs/>
          <w:color w:val="000000" w:themeColor="text1"/>
          <w:sz w:val="25"/>
          <w:szCs w:val="25"/>
        </w:rPr>
        <w:t>4</w:t>
      </w:r>
      <w:r w:rsidR="00DF4D88">
        <w:rPr>
          <w:b/>
          <w:bCs/>
          <w:color w:val="000000" w:themeColor="text1"/>
          <w:sz w:val="25"/>
          <w:szCs w:val="25"/>
        </w:rPr>
        <w:t>8</w:t>
      </w:r>
    </w:p>
    <w:p w:rsidRPr="00135D4B" w:rsidR="006337F6" w:rsidP="006337F6" w:rsidRDefault="006337F6" w14:paraId="58A13409" w14:textId="77777777">
      <w:pPr>
        <w:autoSpaceDE w:val="0"/>
        <w:autoSpaceDN w:val="0"/>
        <w:adjustRightInd w:val="0"/>
        <w:ind w:firstLine="0"/>
        <w:rPr>
          <w:b/>
          <w:bCs/>
          <w:color w:val="000000" w:themeColor="text1"/>
          <w:sz w:val="25"/>
          <w:szCs w:val="25"/>
          <w:lang w:val="vi-VN"/>
        </w:rPr>
      </w:pPr>
    </w:p>
    <w:p w:rsidRPr="00135D4B" w:rsidR="00D04FE7" w:rsidP="006337F6" w:rsidRDefault="0050673C" w14:paraId="3B563275" w14:textId="77777777">
      <w:pPr>
        <w:autoSpaceDE w:val="0"/>
        <w:autoSpaceDN w:val="0"/>
        <w:adjustRightInd w:val="0"/>
        <w:ind w:firstLine="0"/>
        <w:jc w:val="center"/>
        <w:rPr>
          <w:b/>
          <w:bCs/>
          <w:color w:val="000000" w:themeColor="text1"/>
          <w:lang w:val="vi-VN"/>
        </w:rPr>
      </w:pPr>
      <w:r w:rsidRPr="00135D4B">
        <w:rPr>
          <w:b/>
          <w:bCs/>
          <w:color w:val="000000" w:themeColor="text1"/>
          <w:sz w:val="26"/>
          <w:szCs w:val="26"/>
          <w:lang w:val="vi-VN"/>
        </w:rPr>
        <w:t>CỘNG HÒA XÃ HỘI CHỦ NGHĨA VIỆT NAM</w:t>
      </w:r>
      <w:r w:rsidRPr="00135D4B">
        <w:rPr>
          <w:b/>
          <w:bCs/>
          <w:color w:val="000000" w:themeColor="text1"/>
          <w:sz w:val="26"/>
          <w:szCs w:val="26"/>
          <w:lang w:val="vi-VN"/>
        </w:rPr>
        <w:br/>
      </w:r>
      <w:r w:rsidRPr="00135D4B">
        <w:rPr>
          <w:b/>
          <w:bCs/>
          <w:color w:val="000000" w:themeColor="text1"/>
          <w:sz w:val="26"/>
          <w:szCs w:val="26"/>
          <w:lang w:val="vi-VN"/>
        </w:rPr>
        <w:t>Độc lập - Tự do - Hạnh phúc</w:t>
      </w:r>
      <w:r w:rsidRPr="00135D4B">
        <w:rPr>
          <w:b/>
          <w:bCs/>
          <w:color w:val="000000" w:themeColor="text1"/>
          <w:lang w:val="vi-VN"/>
        </w:rPr>
        <w:t xml:space="preserve"> </w:t>
      </w:r>
    </w:p>
    <w:p w:rsidRPr="00135D4B" w:rsidR="0050673C" w:rsidP="006337F6" w:rsidRDefault="00D04FE7" w14:paraId="74DA8FA3" w14:textId="77777777">
      <w:pPr>
        <w:autoSpaceDE w:val="0"/>
        <w:autoSpaceDN w:val="0"/>
        <w:adjustRightInd w:val="0"/>
        <w:ind w:firstLine="0"/>
        <w:jc w:val="center"/>
        <w:rPr>
          <w:color w:val="000000" w:themeColor="text1"/>
          <w:lang w:val="vi-VN"/>
        </w:rPr>
      </w:pPr>
      <w:r w:rsidRPr="00135D4B">
        <w:rPr>
          <w:b/>
          <w:bCs/>
          <w:color w:val="000000" w:themeColor="text1"/>
          <w:szCs w:val="28"/>
          <w:vertAlign w:val="superscript"/>
          <w:lang w:val="vi-VN"/>
        </w:rPr>
        <w:t>_____________________________________________</w:t>
      </w:r>
      <w:r w:rsidRPr="00135D4B" w:rsidR="0050673C">
        <w:rPr>
          <w:b/>
          <w:bCs/>
          <w:color w:val="000000" w:themeColor="text1"/>
          <w:lang w:val="vi-VN"/>
        </w:rPr>
        <w:br/>
      </w:r>
    </w:p>
    <w:p w:rsidRPr="00135D4B" w:rsidR="0050673C" w:rsidP="00043A46" w:rsidRDefault="0050673C" w14:paraId="7FC557F2" w14:textId="77777777">
      <w:pPr>
        <w:autoSpaceDE w:val="0"/>
        <w:autoSpaceDN w:val="0"/>
        <w:adjustRightInd w:val="0"/>
        <w:jc w:val="center"/>
        <w:rPr>
          <w:b/>
          <w:bCs/>
          <w:color w:val="000000" w:themeColor="text1"/>
          <w:sz w:val="26"/>
          <w:szCs w:val="26"/>
          <w:lang w:val="vi-VN"/>
        </w:rPr>
      </w:pPr>
      <w:r w:rsidRPr="00135D4B">
        <w:rPr>
          <w:i/>
          <w:iCs/>
          <w:color w:val="000000" w:themeColor="text1"/>
          <w:sz w:val="26"/>
          <w:szCs w:val="26"/>
          <w:highlight w:val="white"/>
          <w:lang w:val="vi-VN"/>
        </w:rPr>
        <w:t>..................,</w:t>
      </w:r>
      <w:r w:rsidRPr="00135D4B">
        <w:rPr>
          <w:i/>
          <w:iCs/>
          <w:color w:val="000000" w:themeColor="text1"/>
          <w:sz w:val="26"/>
          <w:szCs w:val="26"/>
          <w:highlight w:val="white"/>
          <w:vertAlign w:val="superscript"/>
          <w:lang w:val="vi-VN"/>
        </w:rPr>
        <w:t xml:space="preserve"> </w:t>
      </w:r>
      <w:r w:rsidRPr="00135D4B">
        <w:rPr>
          <w:i/>
          <w:iCs/>
          <w:color w:val="000000" w:themeColor="text1"/>
          <w:szCs w:val="28"/>
          <w:highlight w:val="white"/>
          <w:lang w:val="vi-VN"/>
        </w:rPr>
        <w:t>ngày ..... tháng ..... năm</w:t>
      </w:r>
      <w:r w:rsidRPr="00135D4B">
        <w:rPr>
          <w:i/>
          <w:iCs/>
          <w:color w:val="000000" w:themeColor="text1"/>
          <w:sz w:val="26"/>
          <w:szCs w:val="26"/>
          <w:highlight w:val="white"/>
          <w:lang w:val="vi-VN"/>
        </w:rPr>
        <w:t xml:space="preserve"> ...........</w:t>
      </w:r>
    </w:p>
    <w:p w:rsidRPr="00135D4B" w:rsidR="00980650" w:rsidP="00AD3F98" w:rsidRDefault="00980650" w14:paraId="50CBE94E" w14:textId="77777777">
      <w:pPr>
        <w:autoSpaceDE w:val="0"/>
        <w:autoSpaceDN w:val="0"/>
        <w:adjustRightInd w:val="0"/>
        <w:ind w:firstLine="0"/>
        <w:jc w:val="center"/>
        <w:rPr>
          <w:b/>
          <w:bCs/>
          <w:color w:val="000000" w:themeColor="text1"/>
          <w:sz w:val="26"/>
          <w:szCs w:val="26"/>
          <w:lang w:val="vi-VN"/>
        </w:rPr>
      </w:pPr>
    </w:p>
    <w:p w:rsidRPr="00135D4B" w:rsidR="0050673C" w:rsidP="00AD3F98" w:rsidRDefault="0050673C" w14:paraId="39C2420F" w14:textId="77777777">
      <w:pPr>
        <w:autoSpaceDE w:val="0"/>
        <w:autoSpaceDN w:val="0"/>
        <w:adjustRightInd w:val="0"/>
        <w:ind w:firstLine="0"/>
        <w:jc w:val="center"/>
        <w:rPr>
          <w:b/>
          <w:bCs/>
          <w:color w:val="000000" w:themeColor="text1"/>
          <w:sz w:val="26"/>
          <w:szCs w:val="26"/>
          <w:lang w:val="vi-VN"/>
        </w:rPr>
      </w:pPr>
      <w:r w:rsidRPr="00135D4B">
        <w:rPr>
          <w:b/>
          <w:bCs/>
          <w:color w:val="000000" w:themeColor="text1"/>
          <w:sz w:val="26"/>
          <w:szCs w:val="26"/>
          <w:lang w:val="vi-VN"/>
        </w:rPr>
        <w:t>ĐƠN ĐỀ NGHỊ</w:t>
      </w:r>
    </w:p>
    <w:p w:rsidRPr="00135D4B" w:rsidR="0050673C" w:rsidP="00AD3F98" w:rsidRDefault="0050673C" w14:paraId="6C6D026D" w14:textId="77777777">
      <w:pPr>
        <w:autoSpaceDE w:val="0"/>
        <w:autoSpaceDN w:val="0"/>
        <w:adjustRightInd w:val="0"/>
        <w:ind w:firstLine="0"/>
        <w:jc w:val="center"/>
        <w:rPr>
          <w:b/>
          <w:bCs/>
          <w:color w:val="000000" w:themeColor="text1"/>
          <w:sz w:val="26"/>
          <w:szCs w:val="26"/>
          <w:lang w:val="vi-VN"/>
        </w:rPr>
      </w:pPr>
      <w:r w:rsidRPr="00135D4B">
        <w:rPr>
          <w:b/>
          <w:bCs/>
          <w:color w:val="000000" w:themeColor="text1"/>
          <w:sz w:val="26"/>
          <w:szCs w:val="26"/>
          <w:lang w:val="vi-VN"/>
        </w:rPr>
        <w:t>Cho phép người đang chấp hành biện pháp cai nghiện về chịu tang</w:t>
      </w:r>
    </w:p>
    <w:p w:rsidRPr="00135D4B" w:rsidR="00D04FE7" w:rsidP="00AD3F98" w:rsidRDefault="00D04FE7" w14:paraId="2D030CA8" w14:textId="77777777">
      <w:pPr>
        <w:autoSpaceDE w:val="0"/>
        <w:autoSpaceDN w:val="0"/>
        <w:adjustRightInd w:val="0"/>
        <w:ind w:firstLine="0"/>
        <w:jc w:val="center"/>
        <w:rPr>
          <w:b/>
          <w:bCs/>
          <w:color w:val="000000" w:themeColor="text1"/>
          <w:sz w:val="26"/>
          <w:szCs w:val="26"/>
          <w:vertAlign w:val="superscript"/>
          <w:lang w:val="vi-VN"/>
        </w:rPr>
      </w:pPr>
      <w:r w:rsidRPr="00135D4B">
        <w:rPr>
          <w:b/>
          <w:bCs/>
          <w:color w:val="000000" w:themeColor="text1"/>
          <w:sz w:val="26"/>
          <w:szCs w:val="26"/>
          <w:vertAlign w:val="superscript"/>
          <w:lang w:val="vi-VN"/>
        </w:rPr>
        <w:t>____________________________</w:t>
      </w:r>
    </w:p>
    <w:p w:rsidRPr="00135D4B" w:rsidR="0050673C" w:rsidP="00AD3F98" w:rsidRDefault="0050673C" w14:paraId="690942A6" w14:textId="77777777">
      <w:pPr>
        <w:autoSpaceDE w:val="0"/>
        <w:autoSpaceDN w:val="0"/>
        <w:adjustRightInd w:val="0"/>
        <w:spacing w:before="60" w:after="60"/>
        <w:jc w:val="center"/>
        <w:rPr>
          <w:color w:val="000000" w:themeColor="text1"/>
          <w:sz w:val="26"/>
          <w:szCs w:val="26"/>
          <w:lang w:val="vi-VN"/>
        </w:rPr>
      </w:pPr>
    </w:p>
    <w:p w:rsidRPr="00135D4B" w:rsidR="0050673C" w:rsidP="0050673C" w:rsidRDefault="0050673C" w14:paraId="234ECE4C" w14:textId="77777777">
      <w:pPr>
        <w:autoSpaceDE w:val="0"/>
        <w:autoSpaceDN w:val="0"/>
        <w:adjustRightInd w:val="0"/>
        <w:spacing w:before="60" w:after="60"/>
        <w:jc w:val="center"/>
        <w:rPr>
          <w:b/>
          <w:bCs/>
          <w:color w:val="000000" w:themeColor="text1"/>
          <w:sz w:val="26"/>
          <w:szCs w:val="26"/>
          <w:lang w:val="vi-VN"/>
        </w:rPr>
      </w:pPr>
      <w:r w:rsidRPr="00135D4B">
        <w:rPr>
          <w:color w:val="000000" w:themeColor="text1"/>
          <w:sz w:val="26"/>
          <w:szCs w:val="26"/>
          <w:lang w:val="vi-VN"/>
        </w:rPr>
        <w:t xml:space="preserve">Kính gửi: </w:t>
      </w:r>
      <w:r w:rsidR="008511CE">
        <w:rPr>
          <w:color w:val="000000" w:themeColor="text1"/>
          <w:sz w:val="26"/>
          <w:szCs w:val="26"/>
        </w:rPr>
        <w:t>Trưởng</w:t>
      </w:r>
      <w:r w:rsidRPr="00135D4B">
        <w:rPr>
          <w:color w:val="000000" w:themeColor="text1"/>
          <w:sz w:val="26"/>
          <w:szCs w:val="26"/>
          <w:lang w:val="vi-VN"/>
        </w:rPr>
        <w:t xml:space="preserve"> </w:t>
      </w:r>
      <w:r w:rsidR="00DA26FD">
        <w:rPr>
          <w:color w:val="000000" w:themeColor="text1"/>
          <w:sz w:val="26"/>
          <w:szCs w:val="26"/>
        </w:rPr>
        <w:t>C</w:t>
      </w:r>
      <w:r w:rsidRPr="00135D4B">
        <w:rPr>
          <w:color w:val="000000" w:themeColor="text1"/>
          <w:sz w:val="26"/>
          <w:szCs w:val="26"/>
          <w:lang w:val="vi-VN"/>
        </w:rPr>
        <w:t xml:space="preserve">ơ sở </w:t>
      </w:r>
      <w:r w:rsidR="00DA26FD">
        <w:rPr>
          <w:color w:val="000000" w:themeColor="text1"/>
          <w:sz w:val="26"/>
          <w:szCs w:val="26"/>
        </w:rPr>
        <w:t>cai nghiện</w:t>
      </w:r>
      <w:r w:rsidRPr="00135D4B">
        <w:rPr>
          <w:color w:val="000000" w:themeColor="text1"/>
          <w:sz w:val="26"/>
          <w:szCs w:val="26"/>
          <w:lang w:val="vi-VN"/>
        </w:rPr>
        <w:t>............................</w:t>
      </w:r>
    </w:p>
    <w:p w:rsidRPr="00135D4B" w:rsidR="0050673C" w:rsidP="0050673C" w:rsidRDefault="0050673C" w14:paraId="214CF3FB" w14:textId="77777777">
      <w:pPr>
        <w:tabs>
          <w:tab w:val="left" w:pos="6663"/>
          <w:tab w:val="left" w:pos="9072"/>
        </w:tabs>
        <w:autoSpaceDE w:val="0"/>
        <w:autoSpaceDN w:val="0"/>
        <w:adjustRightInd w:val="0"/>
        <w:spacing w:before="60" w:after="60"/>
        <w:ind w:firstLine="709"/>
        <w:rPr>
          <w:color w:val="000000" w:themeColor="text1"/>
          <w:spacing w:val="-6"/>
          <w:sz w:val="26"/>
          <w:szCs w:val="26"/>
          <w:lang w:val="vi-VN"/>
        </w:rPr>
      </w:pPr>
    </w:p>
    <w:p w:rsidRPr="00135D4B" w:rsidR="0050673C" w:rsidP="0050673C" w:rsidRDefault="0050673C" w14:paraId="2038AAC5" w14:textId="77777777">
      <w:pPr>
        <w:tabs>
          <w:tab w:val="left" w:pos="6663"/>
          <w:tab w:val="left" w:pos="9072"/>
        </w:tabs>
        <w:autoSpaceDE w:val="0"/>
        <w:autoSpaceDN w:val="0"/>
        <w:adjustRightInd w:val="0"/>
        <w:spacing w:before="60" w:after="60"/>
        <w:ind w:firstLine="709"/>
        <w:rPr>
          <w:color w:val="000000" w:themeColor="text1"/>
          <w:spacing w:val="-6"/>
          <w:sz w:val="26"/>
          <w:szCs w:val="26"/>
          <w:lang w:val="vi-VN"/>
        </w:rPr>
      </w:pPr>
      <w:r w:rsidRPr="00135D4B">
        <w:rPr>
          <w:b/>
          <w:bCs/>
          <w:color w:val="000000" w:themeColor="text1"/>
          <w:spacing w:val="-6"/>
          <w:sz w:val="26"/>
          <w:szCs w:val="26"/>
          <w:lang w:val="vi-VN"/>
        </w:rPr>
        <w:t>1.</w:t>
      </w:r>
      <w:r w:rsidRPr="00135D4B">
        <w:rPr>
          <w:color w:val="000000" w:themeColor="text1"/>
          <w:spacing w:val="-6"/>
          <w:sz w:val="26"/>
          <w:szCs w:val="26"/>
          <w:lang w:val="vi-VN"/>
        </w:rPr>
        <w:t xml:space="preserve"> Tôi tên là </w:t>
      </w:r>
      <w:r w:rsidRPr="00135D4B">
        <w:rPr>
          <w:i/>
          <w:iCs/>
          <w:color w:val="000000" w:themeColor="text1"/>
          <w:spacing w:val="-6"/>
          <w:lang w:val="vi-VN"/>
        </w:rPr>
        <w:t>(viết in hoa)</w:t>
      </w:r>
      <w:r w:rsidRPr="00135D4B">
        <w:rPr>
          <w:color w:val="000000" w:themeColor="text1"/>
          <w:spacing w:val="-6"/>
          <w:sz w:val="26"/>
          <w:szCs w:val="26"/>
          <w:lang w:val="vi-VN"/>
        </w:rPr>
        <w:t>: .......................</w:t>
      </w:r>
      <w:r w:rsidRPr="00135D4B">
        <w:rPr>
          <w:color w:val="000000" w:themeColor="text1"/>
          <w:spacing w:val="-6"/>
          <w:sz w:val="26"/>
          <w:szCs w:val="26"/>
          <w:vertAlign w:val="superscript"/>
          <w:lang w:val="vi-VN"/>
        </w:rPr>
        <w:t xml:space="preserve"> </w:t>
      </w:r>
      <w:r w:rsidRPr="00135D4B">
        <w:rPr>
          <w:color w:val="000000" w:themeColor="text1"/>
          <w:spacing w:val="-6"/>
          <w:sz w:val="26"/>
          <w:szCs w:val="26"/>
          <w:lang w:val="vi-VN"/>
        </w:rPr>
        <w:t>.................................</w:t>
      </w:r>
      <w:r w:rsidRPr="00135D4B">
        <w:rPr>
          <w:color w:val="000000" w:themeColor="text1"/>
          <w:spacing w:val="-6"/>
          <w:sz w:val="26"/>
          <w:szCs w:val="26"/>
          <w:lang w:val="vi-VN"/>
        </w:rPr>
        <w:tab/>
      </w:r>
      <w:r w:rsidRPr="00135D4B">
        <w:rPr>
          <w:color w:val="000000" w:themeColor="text1"/>
          <w:spacing w:val="-6"/>
          <w:sz w:val="26"/>
          <w:szCs w:val="26"/>
          <w:lang w:val="vi-VN"/>
        </w:rPr>
        <w:t>; Giới tính: .....................</w:t>
      </w:r>
      <w:r w:rsidRPr="00135D4B">
        <w:rPr>
          <w:color w:val="000000" w:themeColor="text1"/>
          <w:spacing w:val="-6"/>
          <w:sz w:val="26"/>
          <w:szCs w:val="26"/>
          <w:lang w:val="vi-VN"/>
        </w:rPr>
        <w:tab/>
      </w:r>
    </w:p>
    <w:p w:rsidRPr="00135D4B" w:rsidR="0050673C" w:rsidP="0050673C" w:rsidRDefault="0050673C" w14:paraId="38FBFF17"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Ngày, tháng, năm sinh: .....................................................................................................</w:t>
      </w:r>
    </w:p>
    <w:p w:rsidRPr="008511CE" w:rsidR="0050673C" w:rsidP="0050673C" w:rsidRDefault="0050673C" w14:paraId="3675DFAF"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lang w:val="vi-VN"/>
        </w:rPr>
        <w:t xml:space="preserve">Số </w:t>
      </w:r>
      <w:r w:rsidR="008511CE">
        <w:rPr>
          <w:color w:val="000000" w:themeColor="text1"/>
          <w:spacing w:val="-6"/>
          <w:sz w:val="26"/>
          <w:szCs w:val="26"/>
        </w:rPr>
        <w:t>CC/</w:t>
      </w:r>
      <w:r w:rsidRPr="00135D4B">
        <w:rPr>
          <w:color w:val="000000" w:themeColor="text1"/>
          <w:spacing w:val="-6"/>
          <w:sz w:val="26"/>
          <w:szCs w:val="26"/>
          <w:lang w:val="vi-VN"/>
        </w:rPr>
        <w:t>CCCD/CMT/HC: ..............................................; Ngày cấp: .....................</w:t>
      </w:r>
      <w:r w:rsidR="008511CE">
        <w:rPr>
          <w:color w:val="000000" w:themeColor="text1"/>
          <w:spacing w:val="-6"/>
          <w:sz w:val="26"/>
          <w:szCs w:val="26"/>
        </w:rPr>
        <w:t>.........</w:t>
      </w:r>
    </w:p>
    <w:p w:rsidRPr="00135D4B" w:rsidR="0050673C" w:rsidP="0050673C" w:rsidRDefault="0050673C" w14:paraId="63131D9B"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Nơi cấp: ..............................................................................................................................</w:t>
      </w:r>
    </w:p>
    <w:p w:rsidRPr="00135D4B" w:rsidR="0050673C" w:rsidP="0050673C" w:rsidRDefault="0050673C" w14:paraId="6F63A5C3"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lang w:val="vi-VN"/>
        </w:rPr>
        <w:t>Nơi cư trú hoặc chỗ ở hiện nay: ........................................................................................</w:t>
      </w:r>
    </w:p>
    <w:p w:rsidRPr="00135D4B" w:rsidR="0050673C" w:rsidP="0050673C" w:rsidRDefault="0050673C" w14:paraId="5CDB1D9A" w14:textId="77777777">
      <w:pPr>
        <w:tabs>
          <w:tab w:val="left" w:leader="dot" w:pos="5520"/>
          <w:tab w:val="right" w:leader="dot" w:pos="9356"/>
        </w:tabs>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Điện thoại liên hệ: .................................................................................................</w:t>
      </w:r>
    </w:p>
    <w:p w:rsidRPr="00135D4B" w:rsidR="0050673C" w:rsidP="0050673C" w:rsidRDefault="0050673C" w14:paraId="5D0B8F36" w14:textId="77777777">
      <w:pPr>
        <w:tabs>
          <w:tab w:val="left" w:leader="dot" w:pos="5520"/>
          <w:tab w:val="right" w:leader="dot" w:pos="9356"/>
        </w:tabs>
        <w:autoSpaceDE w:val="0"/>
        <w:autoSpaceDN w:val="0"/>
        <w:adjustRightInd w:val="0"/>
        <w:spacing w:before="60" w:after="60"/>
        <w:ind w:firstLine="709"/>
        <w:rPr>
          <w:color w:val="000000" w:themeColor="text1"/>
          <w:sz w:val="26"/>
          <w:szCs w:val="26"/>
          <w:lang w:val="vi-VN"/>
        </w:rPr>
      </w:pPr>
      <w:r w:rsidRPr="00135D4B">
        <w:rPr>
          <w:color w:val="000000" w:themeColor="text1"/>
          <w:sz w:val="26"/>
          <w:szCs w:val="26"/>
          <w:lang w:val="vi-VN"/>
        </w:rPr>
        <w:t xml:space="preserve">Quan hệ với người đang chấp hành biện pháp đưa </w:t>
      </w:r>
      <w:r w:rsidR="004A5415">
        <w:rPr>
          <w:color w:val="000000" w:themeColor="text1"/>
          <w:sz w:val="26"/>
          <w:szCs w:val="26"/>
        </w:rPr>
        <w:t>đi</w:t>
      </w:r>
      <w:r w:rsidRPr="00135D4B">
        <w:rPr>
          <w:color w:val="000000" w:themeColor="text1"/>
          <w:sz w:val="26"/>
          <w:szCs w:val="26"/>
          <w:lang w:val="vi-VN"/>
        </w:rPr>
        <w:t xml:space="preserve"> cai nghiện: </w:t>
      </w:r>
    </w:p>
    <w:p w:rsidRPr="00DA26FD" w:rsidR="0050673C" w:rsidP="0050673C" w:rsidRDefault="0050673C" w14:paraId="1F81E489" w14:textId="77777777">
      <w:pPr>
        <w:tabs>
          <w:tab w:val="left" w:leader="dot" w:pos="5520"/>
          <w:tab w:val="right" w:leader="dot" w:pos="9356"/>
        </w:tabs>
        <w:autoSpaceDE w:val="0"/>
        <w:autoSpaceDN w:val="0"/>
        <w:adjustRightInd w:val="0"/>
        <w:spacing w:before="60" w:after="60"/>
        <w:ind w:firstLine="709"/>
        <w:rPr>
          <w:color w:val="000000" w:themeColor="text1"/>
          <w:sz w:val="26"/>
          <w:szCs w:val="26"/>
        </w:rPr>
      </w:pPr>
      <w:r w:rsidRPr="00135D4B">
        <w:rPr>
          <w:color w:val="000000" w:themeColor="text1"/>
          <w:sz w:val="26"/>
          <w:szCs w:val="26"/>
          <w:lang w:val="vi-VN"/>
        </w:rPr>
        <w:t>..............…………....</w:t>
      </w:r>
      <w:r w:rsidR="00DA26FD">
        <w:rPr>
          <w:color w:val="000000" w:themeColor="text1"/>
          <w:sz w:val="26"/>
          <w:szCs w:val="26"/>
        </w:rPr>
        <w:t>............................................................................................</w:t>
      </w:r>
    </w:p>
    <w:p w:rsidRPr="00135D4B" w:rsidR="0050673C" w:rsidP="0050673C" w:rsidRDefault="0050673C" w14:paraId="55290E0C" w14:textId="77777777">
      <w:pPr>
        <w:autoSpaceDE w:val="0"/>
        <w:autoSpaceDN w:val="0"/>
        <w:adjustRightInd w:val="0"/>
        <w:spacing w:before="60" w:after="60"/>
        <w:ind w:firstLine="709"/>
        <w:rPr>
          <w:color w:val="000000" w:themeColor="text1"/>
          <w:sz w:val="26"/>
          <w:szCs w:val="26"/>
          <w:highlight w:val="white"/>
          <w:lang w:val="vi-VN"/>
        </w:rPr>
      </w:pPr>
      <w:r w:rsidRPr="00135D4B">
        <w:rPr>
          <w:b/>
          <w:bCs/>
          <w:color w:val="000000" w:themeColor="text1"/>
          <w:spacing w:val="-6"/>
          <w:sz w:val="26"/>
          <w:szCs w:val="26"/>
          <w:highlight w:val="white"/>
          <w:lang w:val="vi-VN"/>
        </w:rPr>
        <w:t>2.</w:t>
      </w:r>
      <w:r w:rsidRPr="00135D4B">
        <w:rPr>
          <w:color w:val="000000" w:themeColor="text1"/>
          <w:sz w:val="26"/>
          <w:szCs w:val="26"/>
          <w:highlight w:val="white"/>
          <w:lang w:val="vi-VN"/>
        </w:rPr>
        <w:t xml:space="preserve"> Tôi làm đơn này đề nghị </w:t>
      </w:r>
      <w:r w:rsidRPr="00135D4B" w:rsidR="00DA2394">
        <w:rPr>
          <w:color w:val="000000" w:themeColor="text1"/>
          <w:sz w:val="26"/>
          <w:szCs w:val="26"/>
          <w:highlight w:val="white"/>
        </w:rPr>
        <w:t>Trưởng cơ sở</w:t>
      </w:r>
      <w:r w:rsidRPr="00135D4B">
        <w:rPr>
          <w:color w:val="000000" w:themeColor="text1"/>
          <w:sz w:val="26"/>
          <w:szCs w:val="26"/>
          <w:highlight w:val="white"/>
          <w:lang w:val="vi-VN"/>
        </w:rPr>
        <w:t xml:space="preserve"> ............................ xem xét, cho phép  người đang chấp hành biện pháp đưa </w:t>
      </w:r>
      <w:r w:rsidR="004A5415">
        <w:rPr>
          <w:color w:val="000000" w:themeColor="text1"/>
          <w:sz w:val="26"/>
          <w:szCs w:val="26"/>
          <w:highlight w:val="white"/>
        </w:rPr>
        <w:t xml:space="preserve">đi </w:t>
      </w:r>
      <w:r w:rsidRPr="00135D4B">
        <w:rPr>
          <w:color w:val="000000" w:themeColor="text1"/>
          <w:sz w:val="26"/>
          <w:szCs w:val="26"/>
          <w:highlight w:val="white"/>
          <w:lang w:val="vi-VN"/>
        </w:rPr>
        <w:t>cai nghiện dưới đây được về chịu tang ..............................................</w:t>
      </w:r>
    </w:p>
    <w:p w:rsidRPr="00135D4B" w:rsidR="0050673C" w:rsidP="0050673C" w:rsidRDefault="0050673C" w14:paraId="230CB7A1" w14:textId="77777777">
      <w:pPr>
        <w:tabs>
          <w:tab w:val="left" w:pos="6663"/>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 xml:space="preserve">1. Họ, tên </w:t>
      </w:r>
      <w:r w:rsidRPr="00135D4B">
        <w:rPr>
          <w:i/>
          <w:iCs/>
          <w:color w:val="000000" w:themeColor="text1"/>
          <w:spacing w:val="-6"/>
        </w:rPr>
        <w:t>(viết in hoa)</w:t>
      </w:r>
      <w:r w:rsidRPr="00135D4B">
        <w:rPr>
          <w:color w:val="000000" w:themeColor="text1"/>
          <w:spacing w:val="-6"/>
          <w:sz w:val="26"/>
          <w:szCs w:val="26"/>
        </w:rPr>
        <w:t>: .......................</w:t>
      </w:r>
      <w:r w:rsidRPr="00135D4B">
        <w:rPr>
          <w:color w:val="000000" w:themeColor="text1"/>
          <w:spacing w:val="-6"/>
          <w:sz w:val="26"/>
          <w:szCs w:val="26"/>
          <w:vertAlign w:val="superscript"/>
        </w:rPr>
        <w:t xml:space="preserve"> </w:t>
      </w:r>
      <w:r w:rsidRPr="00135D4B">
        <w:rPr>
          <w:color w:val="000000" w:themeColor="text1"/>
          <w:spacing w:val="-6"/>
          <w:sz w:val="26"/>
          <w:szCs w:val="26"/>
        </w:rPr>
        <w:t>.....................................</w:t>
      </w:r>
      <w:r w:rsidRPr="00135D4B">
        <w:rPr>
          <w:color w:val="000000" w:themeColor="text1"/>
          <w:spacing w:val="-6"/>
          <w:sz w:val="26"/>
          <w:szCs w:val="26"/>
        </w:rPr>
        <w:tab/>
      </w:r>
      <w:r w:rsidRPr="00135D4B">
        <w:rPr>
          <w:color w:val="000000" w:themeColor="text1"/>
          <w:spacing w:val="-6"/>
          <w:sz w:val="26"/>
          <w:szCs w:val="26"/>
        </w:rPr>
        <w:t>; Giới tính: .....................</w:t>
      </w:r>
      <w:r w:rsidRPr="00135D4B">
        <w:rPr>
          <w:color w:val="000000" w:themeColor="text1"/>
          <w:spacing w:val="-6"/>
          <w:sz w:val="26"/>
          <w:szCs w:val="26"/>
        </w:rPr>
        <w:tab/>
      </w:r>
    </w:p>
    <w:p w:rsidRPr="00135D4B" w:rsidR="0050673C" w:rsidP="0050673C" w:rsidRDefault="0050673C" w14:paraId="39ED6A17"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50673C" w:rsidP="0050673C" w:rsidRDefault="0050673C" w14:paraId="640BBC96" w14:textId="77777777">
      <w:pPr>
        <w:tabs>
          <w:tab w:val="left" w:pos="9072"/>
        </w:tabs>
        <w:autoSpaceDE w:val="0"/>
        <w:autoSpaceDN w:val="0"/>
        <w:adjustRightInd w:val="0"/>
        <w:spacing w:before="60" w:after="60"/>
        <w:ind w:firstLine="709"/>
        <w:rPr>
          <w:color w:val="000000" w:themeColor="text1"/>
          <w:spacing w:val="-6"/>
          <w:sz w:val="26"/>
          <w:szCs w:val="26"/>
        </w:rPr>
      </w:pPr>
      <w:r w:rsidRPr="00135D4B">
        <w:rPr>
          <w:color w:val="000000" w:themeColor="text1"/>
          <w:spacing w:val="-6"/>
          <w:sz w:val="26"/>
          <w:szCs w:val="26"/>
        </w:rPr>
        <w:t xml:space="preserve">Số </w:t>
      </w:r>
      <w:r w:rsidR="004A5415">
        <w:rPr>
          <w:color w:val="000000" w:themeColor="text1"/>
          <w:spacing w:val="-6"/>
          <w:sz w:val="26"/>
          <w:szCs w:val="26"/>
        </w:rPr>
        <w:t>CC/</w:t>
      </w:r>
      <w:r w:rsidRPr="00135D4B">
        <w:rPr>
          <w:color w:val="000000" w:themeColor="text1"/>
          <w:spacing w:val="-6"/>
          <w:sz w:val="26"/>
          <w:szCs w:val="26"/>
        </w:rPr>
        <w:t>CCCD/CMT/HC: ..............................................; Ngày cấp: .............................</w:t>
      </w:r>
    </w:p>
    <w:p w:rsidRPr="00135D4B" w:rsidR="0050673C" w:rsidP="0050673C" w:rsidRDefault="0050673C" w14:paraId="314EA43B"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rPr>
        <w:t>N</w:t>
      </w:r>
      <w:r w:rsidRPr="00135D4B">
        <w:rPr>
          <w:color w:val="000000" w:themeColor="text1"/>
          <w:spacing w:val="-6"/>
          <w:sz w:val="26"/>
          <w:szCs w:val="26"/>
          <w:lang w:val="vi-VN"/>
        </w:rPr>
        <w:t>ơi cấp: ..............................................................................................................................</w:t>
      </w:r>
    </w:p>
    <w:p w:rsidRPr="00135D4B" w:rsidR="0050673C" w:rsidP="0050673C" w:rsidRDefault="0050673C" w14:paraId="30FF27D4" w14:textId="77777777">
      <w:pPr>
        <w:tabs>
          <w:tab w:val="left" w:pos="9072"/>
        </w:tabs>
        <w:autoSpaceDE w:val="0"/>
        <w:autoSpaceDN w:val="0"/>
        <w:adjustRightInd w:val="0"/>
        <w:spacing w:before="60" w:after="60"/>
        <w:ind w:firstLine="709"/>
        <w:rPr>
          <w:color w:val="000000" w:themeColor="text1"/>
          <w:spacing w:val="-6"/>
          <w:sz w:val="26"/>
          <w:szCs w:val="26"/>
          <w:lang w:val="vi-VN"/>
        </w:rPr>
      </w:pPr>
      <w:r w:rsidRPr="00135D4B">
        <w:rPr>
          <w:color w:val="000000" w:themeColor="text1"/>
          <w:spacing w:val="-6"/>
          <w:sz w:val="26"/>
          <w:szCs w:val="26"/>
        </w:rPr>
        <w:t>N</w:t>
      </w:r>
      <w:r w:rsidRPr="00135D4B">
        <w:rPr>
          <w:color w:val="000000" w:themeColor="text1"/>
          <w:spacing w:val="-6"/>
          <w:sz w:val="26"/>
          <w:szCs w:val="26"/>
          <w:lang w:val="vi-VN"/>
        </w:rPr>
        <w:t>ơi cư trú hoặc chỗ ở hiện nay: ........................................................................................</w:t>
      </w:r>
    </w:p>
    <w:p w:rsidRPr="00135D4B" w:rsidR="0050673C" w:rsidP="0050673C" w:rsidRDefault="0050673C" w14:paraId="47A7B2ED" w14:textId="77777777">
      <w:pPr>
        <w:autoSpaceDE w:val="0"/>
        <w:autoSpaceDN w:val="0"/>
        <w:adjustRightInd w:val="0"/>
        <w:spacing w:before="60" w:after="60"/>
        <w:ind w:firstLine="709"/>
        <w:rPr>
          <w:color w:val="000000" w:themeColor="text1"/>
          <w:sz w:val="26"/>
          <w:szCs w:val="26"/>
          <w:highlight w:val="white"/>
        </w:rPr>
      </w:pPr>
      <w:r w:rsidRPr="00135D4B">
        <w:rPr>
          <w:b/>
          <w:bCs/>
          <w:color w:val="000000" w:themeColor="text1"/>
          <w:sz w:val="26"/>
          <w:szCs w:val="26"/>
          <w:highlight w:val="white"/>
        </w:rPr>
        <w:t>3.</w:t>
      </w:r>
      <w:r w:rsidRPr="00135D4B">
        <w:rPr>
          <w:color w:val="000000" w:themeColor="text1"/>
          <w:sz w:val="26"/>
          <w:szCs w:val="26"/>
          <w:highlight w:val="white"/>
        </w:rPr>
        <w:t xml:space="preserve"> Thời gian chịu tang: từ ngày: ......../....../................. đến ......../....../......................</w:t>
      </w:r>
    </w:p>
    <w:p w:rsidRPr="00135D4B" w:rsidR="0050673C" w:rsidP="0050673C" w:rsidRDefault="0050673C" w14:paraId="07880FCF" w14:textId="77777777">
      <w:pPr>
        <w:autoSpaceDE w:val="0"/>
        <w:autoSpaceDN w:val="0"/>
        <w:adjustRightInd w:val="0"/>
        <w:spacing w:before="60" w:after="60"/>
        <w:ind w:firstLine="709"/>
        <w:rPr>
          <w:color w:val="000000" w:themeColor="text1"/>
          <w:sz w:val="26"/>
          <w:szCs w:val="26"/>
        </w:rPr>
      </w:pPr>
      <w:r w:rsidRPr="00135D4B">
        <w:rPr>
          <w:b/>
          <w:bCs/>
          <w:color w:val="000000" w:themeColor="text1"/>
          <w:sz w:val="26"/>
          <w:szCs w:val="26"/>
        </w:rPr>
        <w:t>4.</w:t>
      </w:r>
      <w:r w:rsidRPr="00135D4B">
        <w:rPr>
          <w:color w:val="000000" w:themeColor="text1"/>
          <w:sz w:val="26"/>
          <w:szCs w:val="26"/>
        </w:rPr>
        <w:t xml:space="preserve"> Tôi xin cam kết quản lý, giám sát không để ….......………… sử dụng ma túy trái phép hoặc có hành vi vi phạm pháp luật khác trong thời gian về chịu tang. Gia đình tôi sẽ có trách nhiệm đón, đưa trở lại cơ sở khi hết thời gian chịu tang. Mọi chi phí đưa đón người cai nghiện do tôi chi trả.</w:t>
      </w:r>
    </w:p>
    <w:p w:rsidRPr="00135D4B" w:rsidR="0050673C" w:rsidP="0050673C" w:rsidRDefault="0050673C" w14:paraId="09D32649" w14:textId="77777777">
      <w:pPr>
        <w:autoSpaceDE w:val="0"/>
        <w:autoSpaceDN w:val="0"/>
        <w:adjustRightInd w:val="0"/>
        <w:spacing w:before="60" w:after="60"/>
        <w:ind w:firstLine="709"/>
        <w:rPr>
          <w:color w:val="000000" w:themeColor="text1"/>
          <w:sz w:val="26"/>
          <w:szCs w:val="26"/>
          <w:highlight w:val="white"/>
        </w:rPr>
      </w:pPr>
      <w:r w:rsidRPr="00135D4B">
        <w:rPr>
          <w:color w:val="000000" w:themeColor="text1"/>
          <w:sz w:val="26"/>
          <w:szCs w:val="26"/>
          <w:highlight w:val="white"/>
        </w:rPr>
        <w:t xml:space="preserve">Kính đề nghị </w:t>
      </w:r>
      <w:r w:rsidRPr="00135D4B" w:rsidR="00DA2394">
        <w:rPr>
          <w:color w:val="000000" w:themeColor="text1"/>
          <w:sz w:val="26"/>
          <w:szCs w:val="26"/>
          <w:highlight w:val="white"/>
        </w:rPr>
        <w:t>Trưởng</w:t>
      </w:r>
      <w:r w:rsidRPr="00135D4B">
        <w:rPr>
          <w:color w:val="000000" w:themeColor="text1"/>
          <w:sz w:val="26"/>
          <w:szCs w:val="26"/>
          <w:highlight w:val="white"/>
        </w:rPr>
        <w:t xml:space="preserve"> cơ sở ............................xem xét, giải quyết./.</w:t>
      </w:r>
    </w:p>
    <w:p w:rsidRPr="00135D4B" w:rsidR="0050673C" w:rsidP="0050673C" w:rsidRDefault="0050673C" w14:paraId="047066D6" w14:textId="77777777">
      <w:pPr>
        <w:autoSpaceDE w:val="0"/>
        <w:autoSpaceDN w:val="0"/>
        <w:adjustRightInd w:val="0"/>
        <w:spacing w:before="60" w:after="60"/>
        <w:ind w:firstLine="709"/>
        <w:rPr>
          <w:color w:val="000000" w:themeColor="text1"/>
          <w:sz w:val="26"/>
          <w:szCs w:val="26"/>
          <w:highlight w:val="white"/>
        </w:rPr>
      </w:pPr>
    </w:p>
    <w:tbl>
      <w:tblPr>
        <w:tblW w:w="0" w:type="auto"/>
        <w:tblInd w:w="108" w:type="dxa"/>
        <w:tblLayout w:type="fixed"/>
        <w:tblLook w:val="0000" w:firstRow="0" w:lastRow="0" w:firstColumn="0" w:lastColumn="0" w:noHBand="0" w:noVBand="0"/>
      </w:tblPr>
      <w:tblGrid>
        <w:gridCol w:w="4820"/>
        <w:gridCol w:w="4252"/>
      </w:tblGrid>
      <w:tr w:rsidRPr="00135D4B" w:rsidR="00135D4B" w:rsidTr="00B3741E" w14:paraId="23F9D105" w14:textId="77777777">
        <w:trPr>
          <w:trHeight w:val="1"/>
        </w:trPr>
        <w:tc>
          <w:tcPr>
            <w:tcW w:w="4820" w:type="dxa"/>
            <w:tcBorders>
              <w:top w:val="nil"/>
              <w:left w:val="nil"/>
              <w:bottom w:val="nil"/>
              <w:right w:val="nil"/>
            </w:tcBorders>
            <w:shd w:val="clear" w:color="000000" w:fill="FFFFFF"/>
          </w:tcPr>
          <w:p w:rsidRPr="00156AA0" w:rsidR="0050673C" w:rsidP="00C8235F" w:rsidRDefault="0050673C" w14:paraId="6725C893" w14:textId="77777777">
            <w:pPr>
              <w:autoSpaceDE w:val="0"/>
              <w:autoSpaceDN w:val="0"/>
              <w:adjustRightInd w:val="0"/>
              <w:ind w:firstLine="68"/>
              <w:jc w:val="center"/>
              <w:rPr>
                <w:b/>
                <w:bCs/>
                <w:color w:val="000000" w:themeColor="text1"/>
                <w:spacing w:val="1"/>
                <w:sz w:val="26"/>
                <w:szCs w:val="26"/>
              </w:rPr>
            </w:pPr>
            <w:r w:rsidRPr="00135D4B">
              <w:rPr>
                <w:b/>
                <w:bCs/>
                <w:color w:val="000000" w:themeColor="text1"/>
                <w:spacing w:val="1"/>
                <w:sz w:val="26"/>
                <w:szCs w:val="26"/>
              </w:rPr>
              <w:t xml:space="preserve">XÁC NHẬN CỦA UBND </w:t>
            </w:r>
            <w:r w:rsidR="00156AA0">
              <w:rPr>
                <w:b/>
                <w:bCs/>
                <w:color w:val="000000" w:themeColor="text1"/>
                <w:spacing w:val="1"/>
                <w:sz w:val="26"/>
                <w:szCs w:val="26"/>
              </w:rPr>
              <w:t xml:space="preserve">CẤP </w:t>
            </w:r>
            <w:r w:rsidRPr="00135D4B">
              <w:rPr>
                <w:b/>
                <w:bCs/>
                <w:color w:val="000000" w:themeColor="text1"/>
                <w:spacing w:val="1"/>
                <w:sz w:val="26"/>
                <w:szCs w:val="26"/>
              </w:rPr>
              <w:t>X</w:t>
            </w:r>
            <w:r w:rsidR="00156AA0">
              <w:rPr>
                <w:b/>
                <w:bCs/>
                <w:color w:val="000000" w:themeColor="text1"/>
                <w:spacing w:val="1"/>
                <w:sz w:val="26"/>
                <w:szCs w:val="26"/>
              </w:rPr>
              <w:t>Ã</w:t>
            </w:r>
          </w:p>
          <w:p w:rsidRPr="00135D4B" w:rsidR="0050673C" w:rsidP="00C8235F" w:rsidRDefault="0050673C" w14:paraId="2F8CAF62" w14:textId="77777777">
            <w:pPr>
              <w:autoSpaceDE w:val="0"/>
              <w:autoSpaceDN w:val="0"/>
              <w:adjustRightInd w:val="0"/>
              <w:ind w:firstLine="68"/>
              <w:jc w:val="center"/>
              <w:rPr>
                <w:rFonts w:ascii="Calibri" w:hAnsi="Calibri" w:cs="Calibri"/>
                <w:color w:val="000000" w:themeColor="text1"/>
                <w:sz w:val="26"/>
                <w:szCs w:val="26"/>
                <w:lang w:val="vi-VN"/>
              </w:rPr>
            </w:pPr>
            <w:r w:rsidRPr="00135D4B">
              <w:rPr>
                <w:i/>
                <w:iCs/>
                <w:color w:val="000000" w:themeColor="text1"/>
                <w:spacing w:val="1"/>
                <w:sz w:val="26"/>
                <w:szCs w:val="26"/>
                <w:lang w:val="vi-VN"/>
              </w:rPr>
              <w:t>(ký, ghi rõ họ, tên, chức vụ, đóng dấu)</w:t>
            </w:r>
          </w:p>
        </w:tc>
        <w:tc>
          <w:tcPr>
            <w:tcW w:w="4252" w:type="dxa"/>
            <w:tcBorders>
              <w:top w:val="nil"/>
              <w:left w:val="nil"/>
              <w:bottom w:val="nil"/>
              <w:right w:val="nil"/>
            </w:tcBorders>
            <w:shd w:val="clear" w:color="000000" w:fill="FFFFFF"/>
          </w:tcPr>
          <w:p w:rsidRPr="00135D4B" w:rsidR="0050673C" w:rsidP="00C8235F" w:rsidRDefault="0050673C" w14:paraId="4330FF5E" w14:textId="77777777">
            <w:pPr>
              <w:autoSpaceDE w:val="0"/>
              <w:autoSpaceDN w:val="0"/>
              <w:adjustRightInd w:val="0"/>
              <w:ind w:firstLine="0"/>
              <w:jc w:val="center"/>
              <w:rPr>
                <w:b/>
                <w:bCs/>
                <w:color w:val="000000" w:themeColor="text1"/>
                <w:spacing w:val="1"/>
                <w:sz w:val="26"/>
                <w:szCs w:val="26"/>
                <w:lang w:val="vi-VN"/>
              </w:rPr>
            </w:pPr>
            <w:r w:rsidRPr="00135D4B">
              <w:rPr>
                <w:b/>
                <w:bCs/>
                <w:color w:val="000000" w:themeColor="text1"/>
                <w:spacing w:val="1"/>
                <w:sz w:val="26"/>
                <w:szCs w:val="26"/>
                <w:lang w:val="vi-VN"/>
              </w:rPr>
              <w:t>NGƯỜI LÀM ĐƠN</w:t>
            </w:r>
          </w:p>
          <w:p w:rsidRPr="00135D4B" w:rsidR="0050673C" w:rsidP="00C8235F" w:rsidRDefault="0050673C" w14:paraId="49C19EE7" w14:textId="77777777">
            <w:pPr>
              <w:autoSpaceDE w:val="0"/>
              <w:autoSpaceDN w:val="0"/>
              <w:adjustRightInd w:val="0"/>
              <w:ind w:firstLine="0"/>
              <w:jc w:val="center"/>
              <w:rPr>
                <w:rFonts w:ascii="Calibri" w:hAnsi="Calibri" w:cs="Calibri"/>
                <w:color w:val="000000" w:themeColor="text1"/>
                <w:sz w:val="26"/>
                <w:szCs w:val="26"/>
                <w:lang w:val="vi-VN"/>
              </w:rPr>
            </w:pPr>
            <w:r w:rsidRPr="00135D4B">
              <w:rPr>
                <w:i/>
                <w:iCs/>
                <w:color w:val="000000" w:themeColor="text1"/>
                <w:spacing w:val="1"/>
                <w:sz w:val="26"/>
                <w:szCs w:val="26"/>
                <w:lang w:val="vi-VN"/>
              </w:rPr>
              <w:t>(ký, ghi rõ họ, tên)</w:t>
            </w:r>
          </w:p>
        </w:tc>
      </w:tr>
    </w:tbl>
    <w:p w:rsidRPr="00135D4B" w:rsidR="0050673C" w:rsidP="0050673C" w:rsidRDefault="0050673C" w14:paraId="41D48322" w14:textId="77777777">
      <w:pPr>
        <w:autoSpaceDE w:val="0"/>
        <w:autoSpaceDN w:val="0"/>
        <w:adjustRightInd w:val="0"/>
        <w:rPr>
          <w:b/>
          <w:bCs/>
          <w:color w:val="000000" w:themeColor="text1"/>
          <w:sz w:val="25"/>
          <w:szCs w:val="25"/>
          <w:lang w:val="vi-VN"/>
        </w:rPr>
      </w:pPr>
    </w:p>
    <w:p w:rsidRPr="00135D4B" w:rsidR="00DA2394" w:rsidP="00DA2394" w:rsidRDefault="00DA2394" w14:paraId="10B792C9" w14:textId="77777777">
      <w:pPr>
        <w:autoSpaceDE w:val="0"/>
        <w:autoSpaceDN w:val="0"/>
        <w:adjustRightInd w:val="0"/>
        <w:rPr>
          <w:b/>
          <w:bCs/>
          <w:color w:val="000000" w:themeColor="text1"/>
          <w:sz w:val="25"/>
          <w:szCs w:val="25"/>
        </w:rPr>
      </w:pPr>
    </w:p>
    <w:p w:rsidRPr="00135D4B" w:rsidR="00DA2394" w:rsidP="00DA2394" w:rsidRDefault="00DA2394" w14:paraId="6D86DDEB" w14:textId="77777777">
      <w:pPr>
        <w:autoSpaceDE w:val="0"/>
        <w:autoSpaceDN w:val="0"/>
        <w:adjustRightInd w:val="0"/>
        <w:rPr>
          <w:b/>
          <w:bCs/>
          <w:color w:val="000000" w:themeColor="text1"/>
          <w:sz w:val="25"/>
          <w:szCs w:val="25"/>
        </w:rPr>
      </w:pPr>
    </w:p>
    <w:p w:rsidR="004B5F5C" w:rsidRDefault="004B5F5C" w14:paraId="4EE09381" w14:textId="77777777">
      <w:pPr>
        <w:spacing w:after="200" w:line="276" w:lineRule="auto"/>
        <w:ind w:firstLine="0"/>
        <w:jc w:val="left"/>
        <w:rPr>
          <w:b/>
          <w:bCs/>
          <w:color w:val="000000" w:themeColor="text1"/>
          <w:sz w:val="25"/>
          <w:szCs w:val="25"/>
          <w:lang w:val="vi-VN"/>
        </w:rPr>
      </w:pPr>
      <w:r>
        <w:rPr>
          <w:b/>
          <w:bCs/>
          <w:color w:val="000000" w:themeColor="text1"/>
          <w:sz w:val="25"/>
          <w:szCs w:val="25"/>
          <w:lang w:val="vi-VN"/>
        </w:rPr>
        <w:br w:type="page"/>
      </w:r>
    </w:p>
    <w:p w:rsidRPr="00135D4B" w:rsidR="0050673C" w:rsidP="007825AF" w:rsidRDefault="0050673C" w14:paraId="69FC6359" w14:textId="24A451BD">
      <w:pPr>
        <w:autoSpaceDE w:val="0"/>
        <w:autoSpaceDN w:val="0"/>
        <w:adjustRightInd w:val="0"/>
        <w:jc w:val="right"/>
        <w:rPr>
          <w:b/>
          <w:bCs/>
          <w:color w:val="000000" w:themeColor="text1"/>
          <w:sz w:val="25"/>
          <w:szCs w:val="25"/>
          <w:lang w:val="vi-VN"/>
        </w:rPr>
      </w:pPr>
      <w:r w:rsidRPr="00135D4B">
        <w:rPr>
          <w:b/>
          <w:bCs/>
          <w:color w:val="000000" w:themeColor="text1"/>
          <w:sz w:val="25"/>
          <w:szCs w:val="25"/>
          <w:lang w:val="vi-VN"/>
        </w:rPr>
        <w:t xml:space="preserve">Mẫu số </w:t>
      </w:r>
      <w:r w:rsidRPr="00135D4B" w:rsidR="00DA2394">
        <w:rPr>
          <w:b/>
          <w:bCs/>
          <w:color w:val="000000" w:themeColor="text1"/>
          <w:sz w:val="25"/>
          <w:szCs w:val="25"/>
        </w:rPr>
        <w:t>4</w:t>
      </w:r>
      <w:r w:rsidR="00DF4D88">
        <w:rPr>
          <w:b/>
          <w:bCs/>
          <w:color w:val="000000" w:themeColor="text1"/>
          <w:sz w:val="25"/>
          <w:szCs w:val="25"/>
        </w:rPr>
        <w:t>9</w:t>
      </w:r>
    </w:p>
    <w:p w:rsidRPr="00135D4B" w:rsidR="006337F6" w:rsidP="006337F6" w:rsidRDefault="006337F6" w14:paraId="127C4B97" w14:textId="77777777">
      <w:pPr>
        <w:autoSpaceDE w:val="0"/>
        <w:autoSpaceDN w:val="0"/>
        <w:adjustRightInd w:val="0"/>
        <w:ind w:firstLine="0"/>
        <w:rPr>
          <w:b/>
          <w:bCs/>
          <w:color w:val="000000" w:themeColor="text1"/>
          <w:sz w:val="25"/>
          <w:szCs w:val="25"/>
          <w:lang w:val="vi-VN"/>
        </w:rPr>
      </w:pPr>
    </w:p>
    <w:tbl>
      <w:tblPr>
        <w:tblW w:w="9498"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3544"/>
        <w:gridCol w:w="17"/>
        <w:gridCol w:w="5937"/>
      </w:tblGrid>
      <w:tr w:rsidRPr="00135D4B" w:rsidR="00135D4B" w:rsidTr="006337F6" w14:paraId="49943A64" w14:textId="77777777">
        <w:tc>
          <w:tcPr>
            <w:tcW w:w="3544" w:type="dxa"/>
            <w:tcBorders>
              <w:top w:val="nil"/>
              <w:left w:val="nil"/>
              <w:bottom w:val="nil"/>
              <w:right w:val="nil"/>
              <w:tl2br w:val="nil"/>
              <w:tr2bl w:val="nil"/>
            </w:tcBorders>
            <w:tcMar>
              <w:top w:w="0" w:type="dxa"/>
              <w:left w:w="108" w:type="dxa"/>
              <w:bottom w:w="0" w:type="dxa"/>
              <w:right w:w="108" w:type="dxa"/>
            </w:tcMar>
          </w:tcPr>
          <w:p w:rsidRPr="00135D4B" w:rsidR="0050673C" w:rsidP="006337F6" w:rsidRDefault="0050673C" w14:paraId="456C95CE" w14:textId="77777777">
            <w:pPr>
              <w:ind w:firstLine="34"/>
              <w:jc w:val="center"/>
              <w:rPr>
                <w:iCs/>
                <w:color w:val="000000" w:themeColor="text1"/>
                <w:spacing w:val="-6"/>
                <w:szCs w:val="26"/>
                <w:lang w:val="vi-VN"/>
              </w:rPr>
            </w:pPr>
            <w:r w:rsidRPr="00135D4B">
              <w:rPr>
                <w:iCs/>
                <w:color w:val="000000" w:themeColor="text1"/>
                <w:spacing w:val="-6"/>
                <w:szCs w:val="26"/>
                <w:lang w:val="vi-VN"/>
              </w:rPr>
              <w:t>TÊN CQ, TC CHỦ QUẢN</w:t>
            </w:r>
            <w:r w:rsidRPr="00135D4B">
              <w:rPr>
                <w:rStyle w:val="FootnoteReference"/>
                <w:iCs/>
                <w:color w:val="000000" w:themeColor="text1"/>
                <w:spacing w:val="-6"/>
                <w:szCs w:val="26"/>
                <w:lang w:val="vi-VN"/>
              </w:rPr>
              <w:footnoteReference w:id="208"/>
            </w:r>
          </w:p>
          <w:p w:rsidRPr="00135D4B" w:rsidR="0050673C" w:rsidP="006337F6" w:rsidRDefault="0050673C" w14:paraId="71BBD148" w14:textId="77777777">
            <w:pPr>
              <w:ind w:firstLine="34"/>
              <w:jc w:val="center"/>
              <w:rPr>
                <w:b/>
                <w:iCs/>
                <w:color w:val="000000" w:themeColor="text1"/>
                <w:spacing w:val="-6"/>
                <w:szCs w:val="26"/>
                <w:lang w:val="fr-FR"/>
              </w:rPr>
            </w:pPr>
            <w:r w:rsidRPr="00135D4B">
              <w:rPr>
                <w:b/>
                <w:iCs/>
                <w:color w:val="000000" w:themeColor="text1"/>
                <w:spacing w:val="-6"/>
                <w:szCs w:val="26"/>
                <w:lang w:val="vi-VN"/>
              </w:rPr>
              <w:t xml:space="preserve">CƠ SỞ </w:t>
            </w:r>
            <w:r w:rsidRPr="00135D4B">
              <w:rPr>
                <w:b/>
                <w:iCs/>
                <w:color w:val="000000" w:themeColor="text1"/>
                <w:spacing w:val="-6"/>
                <w:szCs w:val="26"/>
                <w:lang w:val="fr-FR"/>
              </w:rPr>
              <w:t>CAI NGHIỆN MA TÚY ……</w:t>
            </w:r>
            <w:r w:rsidRPr="00135D4B">
              <w:rPr>
                <w:rStyle w:val="FootnoteReference"/>
                <w:b/>
                <w:iCs/>
                <w:color w:val="000000" w:themeColor="text1"/>
                <w:spacing w:val="-6"/>
                <w:szCs w:val="26"/>
              </w:rPr>
              <w:footnoteReference w:id="209"/>
            </w:r>
            <w:r w:rsidRPr="00135D4B">
              <w:rPr>
                <w:b/>
                <w:iCs/>
                <w:color w:val="000000" w:themeColor="text1"/>
                <w:spacing w:val="-6"/>
                <w:szCs w:val="26"/>
                <w:lang w:val="fr-FR"/>
              </w:rPr>
              <w:t>….</w:t>
            </w:r>
          </w:p>
          <w:p w:rsidRPr="00135D4B" w:rsidR="0050673C" w:rsidP="00D04FE7" w:rsidRDefault="00D04FE7" w14:paraId="4D58A201" w14:textId="77777777">
            <w:pPr>
              <w:ind w:firstLine="0"/>
              <w:jc w:val="center"/>
              <w:rPr>
                <w:color w:val="000000" w:themeColor="text1"/>
                <w:szCs w:val="28"/>
                <w:vertAlign w:val="superscript"/>
              </w:rPr>
            </w:pPr>
            <w:r w:rsidRPr="00135D4B">
              <w:rPr>
                <w:color w:val="000000" w:themeColor="text1"/>
                <w:szCs w:val="28"/>
                <w:vertAlign w:val="superscript"/>
              </w:rPr>
              <w:t>____________</w:t>
            </w:r>
          </w:p>
        </w:tc>
        <w:tc>
          <w:tcPr>
            <w:tcW w:w="5954" w:type="dxa"/>
            <w:gridSpan w:val="2"/>
            <w:tcBorders>
              <w:top w:val="nil"/>
              <w:left w:val="nil"/>
              <w:bottom w:val="nil"/>
              <w:right w:val="nil"/>
              <w:tl2br w:val="nil"/>
              <w:tr2bl w:val="nil"/>
            </w:tcBorders>
            <w:tcMar>
              <w:top w:w="0" w:type="dxa"/>
              <w:left w:w="108" w:type="dxa"/>
              <w:bottom w:w="0" w:type="dxa"/>
              <w:right w:w="108" w:type="dxa"/>
            </w:tcMar>
          </w:tcPr>
          <w:p w:rsidRPr="00135D4B" w:rsidR="00D04FE7" w:rsidP="006337F6" w:rsidRDefault="0050673C" w14:paraId="5C4BDB1A" w14:textId="77777777">
            <w:pPr>
              <w:ind w:firstLine="0"/>
              <w:jc w:val="center"/>
              <w:rPr>
                <w:b/>
                <w:bCs/>
                <w:color w:val="000000" w:themeColor="text1"/>
                <w:sz w:val="26"/>
                <w:szCs w:val="26"/>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p>
          <w:p w:rsidRPr="00135D4B" w:rsidR="0050673C" w:rsidP="006337F6" w:rsidRDefault="00D04FE7" w14:paraId="65214D02" w14:textId="77777777">
            <w:pPr>
              <w:ind w:firstLine="0"/>
              <w:jc w:val="center"/>
              <w:rPr>
                <w:color w:val="000000" w:themeColor="text1"/>
                <w:sz w:val="14"/>
                <w:szCs w:val="18"/>
              </w:rPr>
            </w:pPr>
            <w:r w:rsidRPr="00135D4B">
              <w:rPr>
                <w:b/>
                <w:bCs/>
                <w:color w:val="000000" w:themeColor="text1"/>
                <w:szCs w:val="28"/>
                <w:vertAlign w:val="superscript"/>
              </w:rPr>
              <w:t>____________________________________________</w:t>
            </w:r>
            <w:r w:rsidRPr="00135D4B" w:rsidR="0050673C">
              <w:rPr>
                <w:b/>
                <w:bCs/>
                <w:color w:val="000000" w:themeColor="text1"/>
                <w:szCs w:val="28"/>
                <w:lang w:val="vi-VN"/>
              </w:rPr>
              <w:t xml:space="preserve"> </w:t>
            </w:r>
            <w:r w:rsidRPr="00135D4B" w:rsidR="0050673C">
              <w:rPr>
                <w:b/>
                <w:bCs/>
                <w:color w:val="000000" w:themeColor="text1"/>
                <w:szCs w:val="28"/>
                <w:lang w:val="vi-VN"/>
              </w:rPr>
              <w:br/>
            </w:r>
          </w:p>
        </w:tc>
      </w:tr>
      <w:tr w:rsidRPr="00135D4B" w:rsidR="00342CAB" w:rsidTr="006337F6" w14:paraId="6BF64A05" w14:textId="77777777">
        <w:tblPrEx>
          <w:tblBorders>
            <w:top w:val="none" w:color="auto" w:sz="0" w:space="0"/>
            <w:bottom w:val="none" w:color="auto" w:sz="0" w:space="0"/>
            <w:insideH w:val="none" w:color="auto" w:sz="0" w:space="0"/>
            <w:insideV w:val="none" w:color="auto" w:sz="0" w:space="0"/>
          </w:tblBorders>
        </w:tblPrEx>
        <w:tc>
          <w:tcPr>
            <w:tcW w:w="3561" w:type="dxa"/>
            <w:gridSpan w:val="2"/>
            <w:tcBorders>
              <w:top w:val="nil"/>
              <w:left w:val="nil"/>
              <w:bottom w:val="nil"/>
              <w:right w:val="nil"/>
              <w:tl2br w:val="nil"/>
              <w:tr2bl w:val="nil"/>
            </w:tcBorders>
            <w:tcMar>
              <w:top w:w="0" w:type="dxa"/>
              <w:left w:w="108" w:type="dxa"/>
              <w:bottom w:w="0" w:type="dxa"/>
              <w:right w:w="108" w:type="dxa"/>
            </w:tcMar>
          </w:tcPr>
          <w:p w:rsidRPr="00135D4B" w:rsidR="0050673C" w:rsidP="001743AF" w:rsidRDefault="0050673C" w14:paraId="5690E10C" w14:textId="77777777">
            <w:pPr>
              <w:ind w:firstLine="34"/>
              <w:jc w:val="center"/>
              <w:rPr>
                <w:color w:val="000000" w:themeColor="text1"/>
                <w:sz w:val="28"/>
                <w:szCs w:val="28"/>
              </w:rPr>
            </w:pPr>
            <w:r w:rsidRPr="00135D4B">
              <w:rPr>
                <w:color w:val="000000" w:themeColor="text1"/>
                <w:sz w:val="26"/>
                <w:szCs w:val="28"/>
                <w:lang w:val="vi-VN"/>
              </w:rPr>
              <w:t>Số:       /</w:t>
            </w:r>
            <w:r w:rsidRPr="00135D4B">
              <w:rPr>
                <w:color w:val="000000" w:themeColor="text1"/>
                <w:sz w:val="26"/>
                <w:szCs w:val="28"/>
              </w:rPr>
              <w:t>QĐ-CSCN</w:t>
            </w:r>
          </w:p>
        </w:tc>
        <w:tc>
          <w:tcPr>
            <w:tcW w:w="5937" w:type="dxa"/>
            <w:tcBorders>
              <w:top w:val="nil"/>
              <w:left w:val="nil"/>
              <w:bottom w:val="nil"/>
              <w:right w:val="nil"/>
              <w:tl2br w:val="nil"/>
              <w:tr2bl w:val="nil"/>
            </w:tcBorders>
            <w:tcMar>
              <w:top w:w="0" w:type="dxa"/>
              <w:left w:w="108" w:type="dxa"/>
              <w:bottom w:w="0" w:type="dxa"/>
              <w:right w:w="108" w:type="dxa"/>
            </w:tcMar>
          </w:tcPr>
          <w:p w:rsidRPr="00135D4B" w:rsidR="0050673C" w:rsidP="00D04FE7" w:rsidRDefault="0050673C" w14:paraId="0F167795" w14:textId="77777777">
            <w:pPr>
              <w:ind w:right="324" w:firstLine="17"/>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210"/>
            </w:r>
            <w:r w:rsidRPr="00135D4B">
              <w:rPr>
                <w:i/>
                <w:color w:val="000000" w:themeColor="text1"/>
                <w:sz w:val="28"/>
                <w:szCs w:val="28"/>
              </w:rPr>
              <w:t>......, ngày .... tháng ... năm ……</w:t>
            </w:r>
          </w:p>
        </w:tc>
      </w:tr>
    </w:tbl>
    <w:p w:rsidRPr="00135D4B" w:rsidR="0050673C" w:rsidP="006337F6" w:rsidRDefault="0050673C" w14:paraId="6282992D" w14:textId="77777777">
      <w:pPr>
        <w:autoSpaceDE w:val="0"/>
        <w:autoSpaceDN w:val="0"/>
        <w:adjustRightInd w:val="0"/>
        <w:jc w:val="center"/>
        <w:rPr>
          <w:b/>
          <w:bCs/>
          <w:color w:val="000000" w:themeColor="text1"/>
          <w:sz w:val="20"/>
          <w:szCs w:val="20"/>
        </w:rPr>
      </w:pPr>
    </w:p>
    <w:p w:rsidRPr="00135D4B" w:rsidR="0050673C" w:rsidP="006337F6" w:rsidRDefault="0050673C" w14:paraId="473B3AD3" w14:textId="77777777">
      <w:pPr>
        <w:autoSpaceDE w:val="0"/>
        <w:autoSpaceDN w:val="0"/>
        <w:adjustRightInd w:val="0"/>
        <w:ind w:firstLine="0"/>
        <w:jc w:val="center"/>
        <w:rPr>
          <w:b/>
          <w:bCs/>
          <w:color w:val="000000" w:themeColor="text1"/>
          <w:sz w:val="26"/>
          <w:szCs w:val="26"/>
        </w:rPr>
      </w:pPr>
      <w:r w:rsidRPr="00135D4B">
        <w:rPr>
          <w:b/>
          <w:bCs/>
          <w:color w:val="000000" w:themeColor="text1"/>
          <w:sz w:val="26"/>
          <w:szCs w:val="26"/>
        </w:rPr>
        <w:t>QUYẾT ĐỊNH</w:t>
      </w:r>
    </w:p>
    <w:p w:rsidRPr="00135D4B" w:rsidR="0050673C" w:rsidP="006337F6" w:rsidRDefault="0050673C" w14:paraId="464C8492" w14:textId="77777777">
      <w:pPr>
        <w:autoSpaceDE w:val="0"/>
        <w:autoSpaceDN w:val="0"/>
        <w:adjustRightInd w:val="0"/>
        <w:ind w:firstLine="0"/>
        <w:jc w:val="center"/>
        <w:rPr>
          <w:b/>
          <w:bCs/>
          <w:color w:val="000000" w:themeColor="text1"/>
          <w:sz w:val="25"/>
          <w:szCs w:val="25"/>
          <w:lang w:val="vi-VN"/>
        </w:rPr>
      </w:pPr>
      <w:r w:rsidRPr="00135D4B">
        <w:rPr>
          <w:b/>
          <w:bCs/>
          <w:color w:val="000000" w:themeColor="text1"/>
          <w:sz w:val="25"/>
          <w:szCs w:val="25"/>
        </w:rPr>
        <w:t>Cho phép ng</w:t>
      </w:r>
      <w:r w:rsidRPr="00135D4B">
        <w:rPr>
          <w:b/>
          <w:bCs/>
          <w:color w:val="000000" w:themeColor="text1"/>
          <w:sz w:val="25"/>
          <w:szCs w:val="25"/>
          <w:lang w:val="vi-VN"/>
        </w:rPr>
        <w:t>ười đang chấp hành biện pháp cai nghiện về chịu tang</w:t>
      </w:r>
    </w:p>
    <w:p w:rsidRPr="00135D4B" w:rsidR="0050673C" w:rsidP="0050673C" w:rsidRDefault="0050673C" w14:paraId="0086BFAB" w14:textId="77777777">
      <w:pPr>
        <w:autoSpaceDE w:val="0"/>
        <w:autoSpaceDN w:val="0"/>
        <w:adjustRightInd w:val="0"/>
        <w:jc w:val="center"/>
        <w:rPr>
          <w:b/>
          <w:bCs/>
          <w:color w:val="000000" w:themeColor="text1"/>
          <w:sz w:val="26"/>
          <w:szCs w:val="26"/>
        </w:rPr>
      </w:pPr>
    </w:p>
    <w:p w:rsidRPr="00135D4B" w:rsidR="0050673C" w:rsidP="0050673C" w:rsidRDefault="00DA2394" w14:paraId="4C73A271" w14:textId="77777777">
      <w:pPr>
        <w:autoSpaceDE w:val="0"/>
        <w:autoSpaceDN w:val="0"/>
        <w:adjustRightInd w:val="0"/>
        <w:jc w:val="center"/>
        <w:rPr>
          <w:b/>
          <w:bCs/>
          <w:color w:val="000000" w:themeColor="text1"/>
          <w:sz w:val="26"/>
          <w:szCs w:val="26"/>
        </w:rPr>
      </w:pPr>
      <w:r w:rsidRPr="00135D4B">
        <w:rPr>
          <w:b/>
          <w:bCs/>
          <w:color w:val="000000" w:themeColor="text1"/>
          <w:sz w:val="26"/>
          <w:szCs w:val="26"/>
        </w:rPr>
        <w:t>TRƯỞNG</w:t>
      </w:r>
      <w:r w:rsidRPr="00135D4B" w:rsidR="0050673C">
        <w:rPr>
          <w:b/>
          <w:bCs/>
          <w:color w:val="000000" w:themeColor="text1"/>
          <w:sz w:val="26"/>
          <w:szCs w:val="26"/>
        </w:rPr>
        <w:t xml:space="preserve"> CƠ SỞ CAI NGHIỆN</w:t>
      </w:r>
      <w:r w:rsidRPr="00135D4B" w:rsidR="0050673C">
        <w:rPr>
          <w:color w:val="000000" w:themeColor="text1"/>
          <w:sz w:val="26"/>
          <w:szCs w:val="26"/>
        </w:rPr>
        <w:t xml:space="preserve"> ………</w:t>
      </w:r>
      <w:r w:rsidRPr="00135D4B" w:rsidR="0050673C">
        <w:rPr>
          <w:color w:val="000000" w:themeColor="text1"/>
          <w:sz w:val="26"/>
          <w:szCs w:val="26"/>
          <w:vertAlign w:val="superscript"/>
        </w:rPr>
        <w:t>2</w:t>
      </w:r>
      <w:r w:rsidRPr="00135D4B" w:rsidR="0050673C">
        <w:rPr>
          <w:color w:val="000000" w:themeColor="text1"/>
          <w:sz w:val="26"/>
          <w:szCs w:val="26"/>
        </w:rPr>
        <w:t>……….</w:t>
      </w:r>
    </w:p>
    <w:p w:rsidRPr="00135D4B" w:rsidR="0050673C" w:rsidP="0050673C" w:rsidRDefault="0050673C" w14:paraId="0B2BA00C" w14:textId="77777777">
      <w:pPr>
        <w:autoSpaceDE w:val="0"/>
        <w:autoSpaceDN w:val="0"/>
        <w:adjustRightInd w:val="0"/>
        <w:ind w:firstLine="425"/>
        <w:jc w:val="center"/>
        <w:rPr>
          <w:b/>
          <w:bCs/>
          <w:color w:val="000000" w:themeColor="text1"/>
          <w:sz w:val="16"/>
          <w:szCs w:val="16"/>
        </w:rPr>
      </w:pPr>
    </w:p>
    <w:p w:rsidRPr="00135D4B" w:rsidR="0050673C" w:rsidP="00DE6EE9" w:rsidRDefault="0050673C" w14:paraId="23A7A6E1" w14:textId="77777777">
      <w:pPr>
        <w:autoSpaceDE w:val="0"/>
        <w:autoSpaceDN w:val="0"/>
        <w:adjustRightInd w:val="0"/>
        <w:spacing w:before="100"/>
        <w:ind w:firstLine="709"/>
        <w:rPr>
          <w:i/>
          <w:iCs/>
          <w:color w:val="000000" w:themeColor="text1"/>
          <w:sz w:val="26"/>
          <w:szCs w:val="26"/>
        </w:rPr>
      </w:pPr>
      <w:r w:rsidRPr="00135D4B">
        <w:rPr>
          <w:i/>
          <w:iCs/>
          <w:color w:val="000000" w:themeColor="text1"/>
          <w:sz w:val="26"/>
          <w:szCs w:val="26"/>
        </w:rPr>
        <w:t>Căn cứ Luật Phòng, chống ma túy năm 202</w:t>
      </w:r>
      <w:r w:rsidRPr="00135D4B" w:rsidR="00D35F34">
        <w:rPr>
          <w:i/>
          <w:iCs/>
          <w:color w:val="000000" w:themeColor="text1"/>
          <w:sz w:val="26"/>
          <w:szCs w:val="26"/>
        </w:rPr>
        <w:t>5</w:t>
      </w:r>
      <w:r w:rsidRPr="00135D4B">
        <w:rPr>
          <w:i/>
          <w:iCs/>
          <w:color w:val="000000" w:themeColor="text1"/>
          <w:sz w:val="26"/>
          <w:szCs w:val="26"/>
        </w:rPr>
        <w:t>;</w:t>
      </w:r>
    </w:p>
    <w:p w:rsidRPr="00135D4B" w:rsidR="0050673C" w:rsidP="00DE6EE9" w:rsidRDefault="00D35F34" w14:paraId="71B9DA41" w14:textId="77777777">
      <w:pPr>
        <w:spacing w:before="10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sidR="0050673C">
        <w:rPr>
          <w:i/>
          <w:iCs/>
          <w:color w:val="000000" w:themeColor="text1"/>
          <w:sz w:val="26"/>
          <w:szCs w:val="26"/>
        </w:rPr>
        <w:t>;</w:t>
      </w:r>
    </w:p>
    <w:p w:rsidRPr="00135D4B" w:rsidR="0050673C" w:rsidP="00DE6EE9" w:rsidRDefault="0050673C" w14:paraId="01F6EBA0" w14:textId="77777777">
      <w:pPr>
        <w:autoSpaceDE w:val="0"/>
        <w:autoSpaceDN w:val="0"/>
        <w:adjustRightInd w:val="0"/>
        <w:spacing w:before="100"/>
        <w:ind w:firstLine="709"/>
        <w:rPr>
          <w:i/>
          <w:iCs/>
          <w:color w:val="000000" w:themeColor="text1"/>
          <w:sz w:val="26"/>
          <w:szCs w:val="26"/>
        </w:rPr>
      </w:pPr>
      <w:r w:rsidRPr="00135D4B">
        <w:rPr>
          <w:i/>
          <w:iCs/>
          <w:color w:val="000000" w:themeColor="text1"/>
          <w:sz w:val="26"/>
          <w:szCs w:val="26"/>
        </w:rPr>
        <w:t xml:space="preserve">Xét </w:t>
      </w:r>
      <w:r w:rsidRPr="006C2690" w:rsidR="006C2690">
        <w:rPr>
          <w:i/>
          <w:iCs/>
          <w:color w:val="000000" w:themeColor="text1"/>
          <w:sz w:val="26"/>
          <w:szCs w:val="26"/>
        </w:rPr>
        <w:t>Đơn đề nghị cho phép người đang chấp hành biện pháp cai nghiện về chịu tang</w:t>
      </w:r>
      <w:r w:rsidR="006C2690">
        <w:rPr>
          <w:i/>
          <w:iCs/>
          <w:color w:val="000000" w:themeColor="text1"/>
          <w:sz w:val="26"/>
          <w:szCs w:val="26"/>
        </w:rPr>
        <w:t xml:space="preserve"> </w:t>
      </w:r>
      <w:r w:rsidRPr="00135D4B">
        <w:rPr>
          <w:i/>
          <w:iCs/>
          <w:color w:val="000000" w:themeColor="text1"/>
          <w:sz w:val="26"/>
          <w:szCs w:val="26"/>
        </w:rPr>
        <w:t>của Ông (bà)..............................................ngày</w:t>
      </w:r>
      <w:proofErr w:type="gramStart"/>
      <w:r w:rsidRPr="00135D4B">
        <w:rPr>
          <w:i/>
          <w:iCs/>
          <w:color w:val="000000" w:themeColor="text1"/>
          <w:sz w:val="26"/>
          <w:szCs w:val="26"/>
        </w:rPr>
        <w:t>.....</w:t>
      </w:r>
      <w:proofErr w:type="gramEnd"/>
      <w:r w:rsidRPr="00135D4B">
        <w:rPr>
          <w:i/>
          <w:iCs/>
          <w:color w:val="000000" w:themeColor="text1"/>
          <w:sz w:val="26"/>
          <w:szCs w:val="26"/>
        </w:rPr>
        <w:t>tháng</w:t>
      </w:r>
      <w:proofErr w:type="gramStart"/>
      <w:r w:rsidRPr="00135D4B">
        <w:rPr>
          <w:i/>
          <w:iCs/>
          <w:color w:val="000000" w:themeColor="text1"/>
          <w:sz w:val="26"/>
          <w:szCs w:val="26"/>
        </w:rPr>
        <w:t>.....</w:t>
      </w:r>
      <w:proofErr w:type="gramEnd"/>
      <w:r w:rsidRPr="00135D4B">
        <w:rPr>
          <w:i/>
          <w:iCs/>
          <w:color w:val="000000" w:themeColor="text1"/>
          <w:sz w:val="26"/>
          <w:szCs w:val="26"/>
        </w:rPr>
        <w:t xml:space="preserve"> năm...............;</w:t>
      </w:r>
    </w:p>
    <w:p w:rsidRPr="00135D4B" w:rsidR="0050673C" w:rsidP="00DE6EE9" w:rsidRDefault="0050673C" w14:paraId="78B9FDE9" w14:textId="77777777">
      <w:pPr>
        <w:autoSpaceDE w:val="0"/>
        <w:autoSpaceDN w:val="0"/>
        <w:adjustRightInd w:val="0"/>
        <w:spacing w:before="100"/>
        <w:ind w:firstLine="709"/>
        <w:rPr>
          <w:i/>
          <w:iCs/>
          <w:color w:val="000000" w:themeColor="text1"/>
          <w:sz w:val="26"/>
          <w:szCs w:val="26"/>
        </w:rPr>
      </w:pPr>
      <w:r w:rsidRPr="00135D4B">
        <w:rPr>
          <w:i/>
          <w:iCs/>
          <w:color w:val="000000" w:themeColor="text1"/>
          <w:sz w:val="26"/>
          <w:szCs w:val="26"/>
        </w:rPr>
        <w:t>Theo đề nghị của ……….........................................................</w:t>
      </w:r>
      <w:r w:rsidRPr="00135D4B">
        <w:rPr>
          <w:b/>
          <w:i/>
          <w:iCs/>
          <w:color w:val="000000" w:themeColor="text1"/>
          <w:sz w:val="26"/>
          <w:szCs w:val="26"/>
        </w:rPr>
        <w:t>.</w:t>
      </w:r>
    </w:p>
    <w:p w:rsidRPr="00135D4B" w:rsidR="0050673C" w:rsidP="00DE6EE9" w:rsidRDefault="0050673C" w14:paraId="124EDAF8" w14:textId="77777777">
      <w:pPr>
        <w:autoSpaceDE w:val="0"/>
        <w:autoSpaceDN w:val="0"/>
        <w:adjustRightInd w:val="0"/>
        <w:spacing w:before="100"/>
        <w:jc w:val="center"/>
        <w:rPr>
          <w:b/>
          <w:bCs/>
          <w:color w:val="000000" w:themeColor="text1"/>
          <w:sz w:val="18"/>
          <w:szCs w:val="18"/>
        </w:rPr>
      </w:pPr>
    </w:p>
    <w:p w:rsidRPr="00135D4B" w:rsidR="0050673C" w:rsidP="00DE6EE9" w:rsidRDefault="0050673C" w14:paraId="7633284B" w14:textId="77777777">
      <w:pPr>
        <w:autoSpaceDE w:val="0"/>
        <w:autoSpaceDN w:val="0"/>
        <w:adjustRightInd w:val="0"/>
        <w:spacing w:before="100"/>
        <w:jc w:val="center"/>
        <w:rPr>
          <w:b/>
          <w:bCs/>
          <w:color w:val="000000" w:themeColor="text1"/>
          <w:sz w:val="26"/>
          <w:szCs w:val="26"/>
        </w:rPr>
      </w:pPr>
      <w:r w:rsidRPr="00135D4B">
        <w:rPr>
          <w:b/>
          <w:bCs/>
          <w:color w:val="000000" w:themeColor="text1"/>
          <w:sz w:val="26"/>
          <w:szCs w:val="26"/>
        </w:rPr>
        <w:t>QUYẾT ĐỊNH:</w:t>
      </w:r>
    </w:p>
    <w:p w:rsidRPr="00135D4B" w:rsidR="0050673C" w:rsidP="00DE6EE9" w:rsidRDefault="0050673C" w14:paraId="239DBB09" w14:textId="77777777">
      <w:pPr>
        <w:autoSpaceDE w:val="0"/>
        <w:autoSpaceDN w:val="0"/>
        <w:adjustRightInd w:val="0"/>
        <w:spacing w:before="100"/>
        <w:ind w:firstLine="709"/>
        <w:rPr>
          <w:color w:val="000000" w:themeColor="text1"/>
          <w:sz w:val="26"/>
          <w:szCs w:val="26"/>
          <w:lang w:val="vi-VN"/>
        </w:rPr>
      </w:pPr>
      <w:r w:rsidRPr="00135D4B">
        <w:rPr>
          <w:b/>
          <w:bCs/>
          <w:color w:val="000000" w:themeColor="text1"/>
          <w:sz w:val="26"/>
          <w:szCs w:val="26"/>
        </w:rPr>
        <w:t>Điều 1.</w:t>
      </w:r>
      <w:r w:rsidRPr="00135D4B">
        <w:rPr>
          <w:color w:val="000000" w:themeColor="text1"/>
          <w:sz w:val="26"/>
          <w:szCs w:val="26"/>
        </w:rPr>
        <w:t xml:space="preserve"> Cho phép người đang chấp hành biện pháp cai nghiện d</w:t>
      </w:r>
      <w:r w:rsidRPr="00135D4B">
        <w:rPr>
          <w:color w:val="000000" w:themeColor="text1"/>
          <w:sz w:val="26"/>
          <w:szCs w:val="26"/>
          <w:lang w:val="vi-VN"/>
        </w:rPr>
        <w:t>ưới đây được về chịu tang.</w:t>
      </w:r>
    </w:p>
    <w:p w:rsidRPr="00135D4B" w:rsidR="0050673C" w:rsidP="00DE6EE9" w:rsidRDefault="0050673C" w14:paraId="751D106C" w14:textId="77777777">
      <w:pPr>
        <w:tabs>
          <w:tab w:val="left" w:pos="6663"/>
          <w:tab w:val="left" w:pos="9072"/>
        </w:tabs>
        <w:autoSpaceDE w:val="0"/>
        <w:autoSpaceDN w:val="0"/>
        <w:adjustRightInd w:val="0"/>
        <w:spacing w:before="100"/>
        <w:ind w:firstLine="709"/>
        <w:rPr>
          <w:color w:val="000000" w:themeColor="text1"/>
          <w:spacing w:val="-6"/>
          <w:sz w:val="26"/>
          <w:szCs w:val="26"/>
        </w:rPr>
      </w:pPr>
      <w:r w:rsidRPr="00135D4B">
        <w:rPr>
          <w:b/>
          <w:bCs/>
          <w:color w:val="000000" w:themeColor="text1"/>
          <w:spacing w:val="-6"/>
          <w:sz w:val="26"/>
          <w:szCs w:val="26"/>
        </w:rPr>
        <w:t>1.</w:t>
      </w:r>
      <w:r w:rsidRPr="00135D4B">
        <w:rPr>
          <w:color w:val="000000" w:themeColor="text1"/>
          <w:spacing w:val="-6"/>
          <w:sz w:val="26"/>
          <w:szCs w:val="26"/>
        </w:rPr>
        <w:t xml:space="preserve"> Họ, tên </w:t>
      </w:r>
      <w:r w:rsidRPr="00135D4B">
        <w:rPr>
          <w:i/>
          <w:iCs/>
          <w:color w:val="000000" w:themeColor="text1"/>
          <w:spacing w:val="-6"/>
        </w:rPr>
        <w:t>(viết in hoa)</w:t>
      </w:r>
      <w:r w:rsidRPr="00135D4B">
        <w:rPr>
          <w:color w:val="000000" w:themeColor="text1"/>
          <w:spacing w:val="-6"/>
          <w:sz w:val="26"/>
          <w:szCs w:val="26"/>
        </w:rPr>
        <w:t>: .......................</w:t>
      </w:r>
      <w:r w:rsidRPr="00135D4B">
        <w:rPr>
          <w:rStyle w:val="FootnoteReference"/>
          <w:color w:val="000000" w:themeColor="text1"/>
          <w:spacing w:val="-6"/>
          <w:sz w:val="26"/>
          <w:szCs w:val="26"/>
        </w:rPr>
        <w:footnoteReference w:id="211"/>
      </w:r>
      <w:r w:rsidRPr="00135D4B">
        <w:rPr>
          <w:color w:val="000000" w:themeColor="text1"/>
          <w:spacing w:val="-6"/>
          <w:sz w:val="26"/>
          <w:szCs w:val="26"/>
          <w:vertAlign w:val="superscript"/>
        </w:rPr>
        <w:t xml:space="preserve"> </w:t>
      </w:r>
      <w:r w:rsidRPr="00135D4B">
        <w:rPr>
          <w:color w:val="000000" w:themeColor="text1"/>
          <w:spacing w:val="-6"/>
          <w:sz w:val="26"/>
          <w:szCs w:val="26"/>
        </w:rPr>
        <w:t>.....................................</w:t>
      </w:r>
      <w:r w:rsidRPr="00135D4B">
        <w:rPr>
          <w:color w:val="000000" w:themeColor="text1"/>
          <w:spacing w:val="-6"/>
          <w:sz w:val="26"/>
          <w:szCs w:val="26"/>
        </w:rPr>
        <w:tab/>
      </w:r>
      <w:r w:rsidRPr="00135D4B">
        <w:rPr>
          <w:color w:val="000000" w:themeColor="text1"/>
          <w:spacing w:val="-6"/>
          <w:sz w:val="26"/>
          <w:szCs w:val="26"/>
        </w:rPr>
        <w:t>; Giới tính: .....................</w:t>
      </w:r>
      <w:r w:rsidRPr="00135D4B">
        <w:rPr>
          <w:color w:val="000000" w:themeColor="text1"/>
          <w:spacing w:val="-6"/>
          <w:sz w:val="26"/>
          <w:szCs w:val="26"/>
        </w:rPr>
        <w:tab/>
      </w:r>
    </w:p>
    <w:p w:rsidRPr="00135D4B" w:rsidR="0050673C" w:rsidP="00DE6EE9" w:rsidRDefault="0050673C" w14:paraId="770BFC5D" w14:textId="77777777">
      <w:pPr>
        <w:tabs>
          <w:tab w:val="left" w:pos="9072"/>
        </w:tabs>
        <w:autoSpaceDE w:val="0"/>
        <w:autoSpaceDN w:val="0"/>
        <w:adjustRightInd w:val="0"/>
        <w:spacing w:before="100"/>
        <w:ind w:firstLine="709"/>
        <w:rPr>
          <w:color w:val="000000" w:themeColor="text1"/>
          <w:spacing w:val="-6"/>
          <w:sz w:val="26"/>
          <w:szCs w:val="26"/>
        </w:rPr>
      </w:pPr>
      <w:r w:rsidRPr="00135D4B">
        <w:rPr>
          <w:color w:val="000000" w:themeColor="text1"/>
          <w:spacing w:val="-6"/>
          <w:sz w:val="26"/>
          <w:szCs w:val="26"/>
        </w:rPr>
        <w:t>Ngày, tháng, năm sinh: .....................................................................................................</w:t>
      </w:r>
    </w:p>
    <w:p w:rsidRPr="00135D4B" w:rsidR="0050673C" w:rsidP="00DE6EE9" w:rsidRDefault="0050673C" w14:paraId="21DD62D0" w14:textId="77777777">
      <w:pPr>
        <w:tabs>
          <w:tab w:val="left" w:pos="9072"/>
        </w:tabs>
        <w:autoSpaceDE w:val="0"/>
        <w:autoSpaceDN w:val="0"/>
        <w:adjustRightInd w:val="0"/>
        <w:spacing w:before="100"/>
        <w:ind w:firstLine="709"/>
        <w:rPr>
          <w:color w:val="000000" w:themeColor="text1"/>
          <w:spacing w:val="-6"/>
          <w:sz w:val="26"/>
          <w:szCs w:val="26"/>
        </w:rPr>
      </w:pPr>
      <w:r w:rsidRPr="00135D4B">
        <w:rPr>
          <w:color w:val="000000" w:themeColor="text1"/>
          <w:spacing w:val="-6"/>
          <w:sz w:val="26"/>
          <w:szCs w:val="26"/>
        </w:rPr>
        <w:t xml:space="preserve">Số </w:t>
      </w:r>
      <w:r w:rsidR="00156AA0">
        <w:rPr>
          <w:color w:val="000000" w:themeColor="text1"/>
          <w:spacing w:val="-6"/>
          <w:sz w:val="26"/>
          <w:szCs w:val="26"/>
        </w:rPr>
        <w:t>CC/</w:t>
      </w:r>
      <w:r w:rsidRPr="00135D4B">
        <w:rPr>
          <w:color w:val="000000" w:themeColor="text1"/>
          <w:spacing w:val="-6"/>
          <w:sz w:val="26"/>
          <w:szCs w:val="26"/>
        </w:rPr>
        <w:t>CCCD/CMT/HC: ..............................................; Ngày cấp: ...........................</w:t>
      </w:r>
      <w:r w:rsidR="00156AA0">
        <w:rPr>
          <w:color w:val="000000" w:themeColor="text1"/>
          <w:spacing w:val="-6"/>
          <w:sz w:val="26"/>
          <w:szCs w:val="26"/>
        </w:rPr>
        <w:t>...</w:t>
      </w:r>
      <w:r w:rsidRPr="00135D4B">
        <w:rPr>
          <w:color w:val="000000" w:themeColor="text1"/>
          <w:spacing w:val="-6"/>
          <w:sz w:val="26"/>
          <w:szCs w:val="26"/>
        </w:rPr>
        <w:t>.</w:t>
      </w:r>
    </w:p>
    <w:p w:rsidRPr="00135D4B" w:rsidR="0050673C" w:rsidP="00DE6EE9" w:rsidRDefault="0050673C" w14:paraId="4524961C" w14:textId="77777777">
      <w:pPr>
        <w:tabs>
          <w:tab w:val="left" w:pos="9072"/>
        </w:tabs>
        <w:autoSpaceDE w:val="0"/>
        <w:autoSpaceDN w:val="0"/>
        <w:adjustRightInd w:val="0"/>
        <w:spacing w:before="100"/>
        <w:ind w:firstLine="709"/>
        <w:rPr>
          <w:color w:val="000000" w:themeColor="text1"/>
          <w:spacing w:val="-6"/>
          <w:sz w:val="26"/>
          <w:szCs w:val="26"/>
          <w:lang w:val="vi-VN"/>
        </w:rPr>
      </w:pPr>
      <w:r w:rsidRPr="00135D4B">
        <w:rPr>
          <w:color w:val="000000" w:themeColor="text1"/>
          <w:spacing w:val="-6"/>
          <w:sz w:val="26"/>
          <w:szCs w:val="26"/>
        </w:rPr>
        <w:t>N</w:t>
      </w:r>
      <w:r w:rsidRPr="00135D4B">
        <w:rPr>
          <w:color w:val="000000" w:themeColor="text1"/>
          <w:spacing w:val="-6"/>
          <w:sz w:val="26"/>
          <w:szCs w:val="26"/>
          <w:lang w:val="vi-VN"/>
        </w:rPr>
        <w:t>ơi cấp: ..............................................................................................................................</w:t>
      </w:r>
    </w:p>
    <w:p w:rsidRPr="00135D4B" w:rsidR="0050673C" w:rsidP="00DE6EE9" w:rsidRDefault="0050673C" w14:paraId="279F9421" w14:textId="77777777">
      <w:pPr>
        <w:autoSpaceDE w:val="0"/>
        <w:autoSpaceDN w:val="0"/>
        <w:adjustRightInd w:val="0"/>
        <w:spacing w:before="100"/>
        <w:ind w:firstLine="709"/>
        <w:rPr>
          <w:color w:val="000000" w:themeColor="text1"/>
          <w:sz w:val="26"/>
          <w:szCs w:val="26"/>
        </w:rPr>
      </w:pPr>
      <w:r w:rsidRPr="00135D4B">
        <w:rPr>
          <w:color w:val="000000" w:themeColor="text1"/>
          <w:sz w:val="26"/>
          <w:szCs w:val="26"/>
        </w:rPr>
        <w:t>- Họ và tên cha/mẹ/ng</w:t>
      </w:r>
      <w:r w:rsidRPr="00135D4B">
        <w:rPr>
          <w:color w:val="000000" w:themeColor="text1"/>
          <w:sz w:val="26"/>
          <w:szCs w:val="26"/>
          <w:lang w:val="vi-VN"/>
        </w:rPr>
        <w:t>ười giám hộ/người đại diện hợp pháp: ..............</w:t>
      </w:r>
      <w:r w:rsidRPr="00135D4B">
        <w:rPr>
          <w:color w:val="000000" w:themeColor="text1"/>
          <w:sz w:val="26"/>
          <w:szCs w:val="26"/>
          <w:vertAlign w:val="superscript"/>
          <w:lang w:val="vi-VN"/>
        </w:rPr>
        <w:t xml:space="preserve"> </w:t>
      </w:r>
      <w:r w:rsidRPr="00135D4B">
        <w:rPr>
          <w:color w:val="000000" w:themeColor="text1"/>
          <w:sz w:val="26"/>
          <w:szCs w:val="26"/>
          <w:lang w:val="vi-VN"/>
        </w:rPr>
        <w:t>................</w:t>
      </w:r>
    </w:p>
    <w:p w:rsidRPr="004B5F5C" w:rsidR="0050673C" w:rsidP="004B5F5C" w:rsidRDefault="0050673C" w14:paraId="695AF777" w14:textId="4EFFB108">
      <w:pPr>
        <w:autoSpaceDE w:val="0"/>
        <w:autoSpaceDN w:val="0"/>
        <w:adjustRightInd w:val="0"/>
        <w:spacing w:before="100"/>
        <w:ind w:firstLine="709"/>
        <w:rPr>
          <w:color w:val="000000" w:themeColor="text1"/>
          <w:sz w:val="26"/>
          <w:szCs w:val="26"/>
        </w:rPr>
      </w:pPr>
      <w:r w:rsidRPr="00135D4B">
        <w:rPr>
          <w:color w:val="000000" w:themeColor="text1"/>
          <w:sz w:val="26"/>
          <w:szCs w:val="26"/>
          <w:lang w:val="vi-VN"/>
        </w:rPr>
        <w:t xml:space="preserve">Địa chỉ liên hệ: .............................................................Số điện thoại: …………… </w:t>
      </w:r>
    </w:p>
    <w:p w:rsidRPr="00135D4B" w:rsidR="0050673C" w:rsidP="00DE6EE9" w:rsidRDefault="0050673C" w14:paraId="61D49108" w14:textId="77777777">
      <w:pPr>
        <w:autoSpaceDE w:val="0"/>
        <w:autoSpaceDN w:val="0"/>
        <w:adjustRightInd w:val="0"/>
        <w:spacing w:before="100"/>
        <w:ind w:firstLine="709"/>
        <w:rPr>
          <w:color w:val="000000" w:themeColor="text1"/>
          <w:sz w:val="26"/>
          <w:szCs w:val="26"/>
          <w:highlight w:val="white"/>
          <w:lang w:val="vi-VN"/>
        </w:rPr>
      </w:pPr>
      <w:r w:rsidRPr="00135D4B">
        <w:rPr>
          <w:b/>
          <w:bCs/>
          <w:color w:val="000000" w:themeColor="text1"/>
          <w:spacing w:val="-6"/>
          <w:sz w:val="26"/>
          <w:szCs w:val="26"/>
          <w:highlight w:val="white"/>
          <w:lang w:val="vi-VN"/>
        </w:rPr>
        <w:t>2.</w:t>
      </w:r>
      <w:r w:rsidRPr="00135D4B">
        <w:rPr>
          <w:color w:val="000000" w:themeColor="text1"/>
          <w:sz w:val="26"/>
          <w:szCs w:val="26"/>
          <w:highlight w:val="white"/>
          <w:lang w:val="vi-VN"/>
        </w:rPr>
        <w:t xml:space="preserve"> Thời hạn về chịu tang: từ ngày: ......../....../............... đến ......../....../...............</w:t>
      </w:r>
    </w:p>
    <w:p w:rsidRPr="004B5F5C" w:rsidR="00DE6EE9" w:rsidP="004B5F5C" w:rsidRDefault="0050673C" w14:paraId="2A0A4764" w14:textId="25FF7B1F">
      <w:pPr>
        <w:autoSpaceDE w:val="0"/>
        <w:autoSpaceDN w:val="0"/>
        <w:adjustRightInd w:val="0"/>
        <w:spacing w:before="100"/>
        <w:ind w:firstLine="709"/>
        <w:rPr>
          <w:color w:val="000000" w:themeColor="text1"/>
          <w:sz w:val="26"/>
          <w:szCs w:val="26"/>
        </w:rPr>
      </w:pPr>
      <w:r w:rsidRPr="00135D4B">
        <w:rPr>
          <w:b/>
          <w:bCs/>
          <w:color w:val="000000" w:themeColor="text1"/>
          <w:sz w:val="26"/>
          <w:szCs w:val="26"/>
          <w:lang w:val="vi-VN"/>
        </w:rPr>
        <w:t>Điều 2.</w:t>
      </w:r>
      <w:r w:rsidRPr="004B5F5C">
        <w:rPr>
          <w:color w:val="000000" w:themeColor="text1"/>
          <w:sz w:val="26"/>
          <w:szCs w:val="26"/>
          <w:lang w:val="vi-VN"/>
        </w:rPr>
        <w:t xml:space="preserve"> Ông/bà .............................có trách nhiệm quản lý, giám sát không để người đang chấp hành biện pháp cai nghiện sử dụng trái phép chất ma túy và có các hành vi vi phạm pháp luật khác trong thời gian về chịu tang; đón, đưa trở lại cơ sở khi hết thời gian chịu tang và chi trả mọi chi phí đón, đưa trở lại cơ sở cai nghiện.</w:t>
      </w:r>
    </w:p>
    <w:p w:rsidR="00D31B9A" w:rsidP="00DE6EE9" w:rsidRDefault="0050673C" w14:paraId="67619D45" w14:textId="77777777">
      <w:pPr>
        <w:autoSpaceDE w:val="0"/>
        <w:autoSpaceDN w:val="0"/>
        <w:adjustRightInd w:val="0"/>
        <w:spacing w:before="100"/>
        <w:ind w:firstLine="709"/>
        <w:rPr>
          <w:color w:val="000000" w:themeColor="text1"/>
          <w:sz w:val="26"/>
          <w:szCs w:val="26"/>
        </w:rPr>
      </w:pPr>
      <w:r w:rsidRPr="00135D4B">
        <w:rPr>
          <w:b/>
          <w:bCs/>
          <w:color w:val="000000" w:themeColor="text1"/>
          <w:sz w:val="26"/>
          <w:szCs w:val="26"/>
          <w:lang w:val="vi-VN"/>
        </w:rPr>
        <w:t xml:space="preserve">Điều 3. </w:t>
      </w:r>
      <w:r w:rsidRPr="00135D4B">
        <w:rPr>
          <w:color w:val="000000" w:themeColor="text1"/>
          <w:sz w:val="26"/>
          <w:szCs w:val="26"/>
          <w:lang w:val="vi-VN"/>
        </w:rPr>
        <w:t xml:space="preserve">Quyết định này có hiệu lực kể từ ngày ký. </w:t>
      </w:r>
    </w:p>
    <w:p w:rsidR="00D31B9A" w:rsidP="00DE6EE9" w:rsidRDefault="00D31B9A" w14:paraId="26DB4705" w14:textId="77777777">
      <w:pPr>
        <w:autoSpaceDE w:val="0"/>
        <w:autoSpaceDN w:val="0"/>
        <w:adjustRightInd w:val="0"/>
        <w:spacing w:before="100"/>
        <w:ind w:firstLine="709"/>
        <w:rPr>
          <w:color w:val="000000" w:themeColor="text1"/>
          <w:sz w:val="26"/>
          <w:szCs w:val="26"/>
        </w:rPr>
      </w:pPr>
      <w:r w:rsidRPr="00D31B9A">
        <w:rPr>
          <w:b/>
          <w:bCs/>
          <w:color w:val="000000" w:themeColor="text1"/>
          <w:sz w:val="26"/>
          <w:szCs w:val="26"/>
        </w:rPr>
        <w:t>Điều 4.</w:t>
      </w:r>
      <w:r>
        <w:rPr>
          <w:color w:val="000000" w:themeColor="text1"/>
          <w:sz w:val="26"/>
          <w:szCs w:val="26"/>
        </w:rPr>
        <w:t xml:space="preserve"> </w:t>
      </w:r>
      <w:r w:rsidRPr="00D31B9A">
        <w:rPr>
          <w:color w:val="000000" w:themeColor="text1"/>
          <w:sz w:val="26"/>
          <w:szCs w:val="26"/>
        </w:rPr>
        <w:t>N</w:t>
      </w:r>
      <w:r>
        <w:rPr>
          <w:color w:val="000000" w:themeColor="text1"/>
          <w:sz w:val="26"/>
          <w:szCs w:val="26"/>
        </w:rPr>
        <w:t>hững n</w:t>
      </w:r>
      <w:r w:rsidRPr="00D31B9A">
        <w:rPr>
          <w:color w:val="000000" w:themeColor="text1"/>
          <w:sz w:val="26"/>
          <w:szCs w:val="26"/>
        </w:rPr>
        <w:t>gười có tên tại Điều 1 và các tổ chức, cá nhân có liên quan chịu trách nhiệm thi hành Quyết định này./.</w:t>
      </w:r>
    </w:p>
    <w:tbl>
      <w:tblPr>
        <w:tblW w:w="0" w:type="auto"/>
        <w:jc w:val="center"/>
        <w:tblLayout w:type="fixed"/>
        <w:tblLook w:val="0000" w:firstRow="0" w:lastRow="0" w:firstColumn="0" w:lastColumn="0" w:noHBand="0" w:noVBand="0"/>
      </w:tblPr>
      <w:tblGrid>
        <w:gridCol w:w="4395"/>
        <w:gridCol w:w="4677"/>
      </w:tblGrid>
      <w:tr w:rsidRPr="00135D4B" w:rsidR="00135D4B" w:rsidTr="00DA2394" w14:paraId="166EAD6A" w14:textId="77777777">
        <w:trPr>
          <w:trHeight w:val="842"/>
          <w:jc w:val="center"/>
        </w:trPr>
        <w:tc>
          <w:tcPr>
            <w:tcW w:w="4395" w:type="dxa"/>
            <w:shd w:val="clear" w:color="000000" w:fill="FFFFFF"/>
          </w:tcPr>
          <w:p w:rsidRPr="00135D4B" w:rsidR="0050673C" w:rsidP="001743AF" w:rsidRDefault="0050673C" w14:paraId="45405452" w14:textId="77777777">
            <w:pPr>
              <w:autoSpaceDE w:val="0"/>
              <w:autoSpaceDN w:val="0"/>
              <w:adjustRightInd w:val="0"/>
              <w:ind w:firstLine="34"/>
              <w:jc w:val="left"/>
              <w:rPr>
                <w:color w:val="000000" w:themeColor="text1"/>
              </w:rPr>
            </w:pPr>
            <w:r w:rsidRPr="00135D4B">
              <w:rPr>
                <w:b/>
                <w:bCs/>
                <w:i/>
                <w:iCs/>
                <w:color w:val="000000" w:themeColor="text1"/>
              </w:rPr>
              <w:t>N</w:t>
            </w:r>
            <w:r w:rsidRPr="00135D4B">
              <w:rPr>
                <w:b/>
                <w:bCs/>
                <w:i/>
                <w:iCs/>
                <w:color w:val="000000" w:themeColor="text1"/>
                <w:lang w:val="vi-VN"/>
              </w:rPr>
              <w:t>ơi nhận:</w:t>
            </w:r>
            <w:r w:rsidRPr="00135D4B">
              <w:rPr>
                <w:b/>
                <w:bCs/>
                <w:i/>
                <w:iCs/>
                <w:color w:val="000000" w:themeColor="text1"/>
                <w:lang w:val="vi-VN"/>
              </w:rPr>
              <w:br/>
            </w:r>
            <w:r w:rsidRPr="00135D4B">
              <w:rPr>
                <w:color w:val="000000" w:themeColor="text1"/>
              </w:rPr>
              <w:t>-................;</w:t>
            </w:r>
          </w:p>
          <w:p w:rsidRPr="00135D4B" w:rsidR="0050673C" w:rsidP="001743AF" w:rsidRDefault="0050673C" w14:paraId="4FEFAEE5" w14:textId="77777777">
            <w:pPr>
              <w:autoSpaceDE w:val="0"/>
              <w:autoSpaceDN w:val="0"/>
              <w:adjustRightInd w:val="0"/>
              <w:ind w:firstLine="34"/>
              <w:jc w:val="left"/>
              <w:rPr>
                <w:rFonts w:ascii="Calibri" w:hAnsi="Calibri" w:cs="Calibri"/>
                <w:color w:val="000000" w:themeColor="text1"/>
                <w:sz w:val="22"/>
              </w:rPr>
            </w:pPr>
            <w:r w:rsidRPr="00135D4B">
              <w:rPr>
                <w:color w:val="000000" w:themeColor="text1"/>
              </w:rPr>
              <w:t>- L</w:t>
            </w:r>
            <w:r w:rsidRPr="00135D4B">
              <w:rPr>
                <w:color w:val="000000" w:themeColor="text1"/>
                <w:lang w:val="vi-VN"/>
              </w:rPr>
              <w:t>ưu: VT, ...</w:t>
            </w:r>
          </w:p>
        </w:tc>
        <w:tc>
          <w:tcPr>
            <w:tcW w:w="4677" w:type="dxa"/>
            <w:shd w:val="clear" w:color="000000" w:fill="FFFFFF"/>
          </w:tcPr>
          <w:p w:rsidRPr="00135D4B" w:rsidR="0050673C" w:rsidP="001743AF" w:rsidRDefault="00DA2394" w14:paraId="3915709E" w14:textId="77777777">
            <w:pPr>
              <w:autoSpaceDE w:val="0"/>
              <w:autoSpaceDN w:val="0"/>
              <w:adjustRightInd w:val="0"/>
              <w:ind w:firstLine="0"/>
              <w:jc w:val="center"/>
              <w:rPr>
                <w:b/>
                <w:bCs/>
                <w:color w:val="000000" w:themeColor="text1"/>
                <w:sz w:val="26"/>
                <w:szCs w:val="26"/>
              </w:rPr>
            </w:pPr>
            <w:r w:rsidRPr="00135D4B">
              <w:rPr>
                <w:b/>
                <w:bCs/>
                <w:color w:val="000000" w:themeColor="text1"/>
                <w:sz w:val="26"/>
                <w:szCs w:val="26"/>
              </w:rPr>
              <w:t>TRƯỞNG CƠ SỞ</w:t>
            </w:r>
            <w:r w:rsidR="00194A75">
              <w:rPr>
                <w:b/>
                <w:bCs/>
                <w:color w:val="000000" w:themeColor="text1"/>
                <w:sz w:val="26"/>
                <w:szCs w:val="26"/>
              </w:rPr>
              <w:t xml:space="preserve"> CAI NGHIỆN</w:t>
            </w:r>
          </w:p>
          <w:p w:rsidRPr="00135D4B" w:rsidR="0050673C" w:rsidP="001743AF" w:rsidRDefault="0050673C" w14:paraId="068E26AF" w14:textId="77777777">
            <w:pPr>
              <w:autoSpaceDE w:val="0"/>
              <w:autoSpaceDN w:val="0"/>
              <w:adjustRightInd w:val="0"/>
              <w:ind w:firstLine="0"/>
              <w:jc w:val="center"/>
              <w:rPr>
                <w:rFonts w:ascii="Calibri" w:hAnsi="Calibri" w:cs="Calibri"/>
                <w:color w:val="000000" w:themeColor="text1"/>
                <w:sz w:val="22"/>
              </w:rPr>
            </w:pPr>
            <w:r w:rsidRPr="00135D4B">
              <w:rPr>
                <w:i/>
                <w:iCs/>
                <w:color w:val="000000" w:themeColor="text1"/>
                <w:sz w:val="26"/>
                <w:szCs w:val="26"/>
              </w:rPr>
              <w:t>(Ký, ghi rõ họ tên, đóng dấu)</w:t>
            </w:r>
          </w:p>
        </w:tc>
      </w:tr>
    </w:tbl>
    <w:p w:rsidRPr="00135D4B" w:rsidR="00DA2394" w:rsidP="004B5F5C" w:rsidRDefault="00DA2394" w14:paraId="37EF05F4" w14:textId="4779A643">
      <w:pPr>
        <w:spacing w:after="200" w:line="276" w:lineRule="auto"/>
        <w:ind w:firstLine="0"/>
        <w:jc w:val="right"/>
        <w:rPr>
          <w:b/>
          <w:bCs/>
          <w:color w:val="000000" w:themeColor="text1"/>
          <w:sz w:val="25"/>
          <w:szCs w:val="25"/>
          <w:lang w:val="vi-VN"/>
        </w:rPr>
      </w:pPr>
      <w:r w:rsidRPr="00135D4B">
        <w:rPr>
          <w:b/>
          <w:bCs/>
          <w:color w:val="000000" w:themeColor="text1"/>
          <w:sz w:val="25"/>
          <w:szCs w:val="25"/>
          <w:lang w:val="vi-VN"/>
        </w:rPr>
        <w:t xml:space="preserve">Mẫu số </w:t>
      </w:r>
      <w:r w:rsidR="00DF4D88">
        <w:rPr>
          <w:b/>
          <w:bCs/>
          <w:color w:val="000000" w:themeColor="text1"/>
          <w:sz w:val="25"/>
          <w:szCs w:val="25"/>
        </w:rPr>
        <w:t>50</w:t>
      </w:r>
    </w:p>
    <w:p w:rsidRPr="004744B0" w:rsidR="00DA2394" w:rsidP="00DA2394" w:rsidRDefault="00DA2394" w14:paraId="67C42227" w14:textId="77777777">
      <w:pPr>
        <w:autoSpaceDE w:val="0"/>
        <w:autoSpaceDN w:val="0"/>
        <w:adjustRightInd w:val="0"/>
        <w:ind w:firstLine="0"/>
        <w:rPr>
          <w:b/>
          <w:bCs/>
          <w:color w:val="000000" w:themeColor="text1"/>
          <w:sz w:val="13"/>
          <w:szCs w:val="13"/>
          <w:lang w:val="vi-VN"/>
        </w:rPr>
      </w:pPr>
    </w:p>
    <w:tbl>
      <w:tblPr>
        <w:tblW w:w="9639"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3544"/>
        <w:gridCol w:w="17"/>
        <w:gridCol w:w="6078"/>
      </w:tblGrid>
      <w:tr w:rsidRPr="00135D4B" w:rsidR="00135D4B" w:rsidTr="0014132C" w14:paraId="27D2130D" w14:textId="77777777">
        <w:tc>
          <w:tcPr>
            <w:tcW w:w="3544" w:type="dxa"/>
            <w:tcBorders>
              <w:top w:val="nil"/>
              <w:left w:val="nil"/>
              <w:bottom w:val="nil"/>
              <w:right w:val="nil"/>
              <w:tl2br w:val="nil"/>
              <w:tr2bl w:val="nil"/>
            </w:tcBorders>
            <w:tcMar>
              <w:top w:w="0" w:type="dxa"/>
              <w:left w:w="108" w:type="dxa"/>
              <w:bottom w:w="0" w:type="dxa"/>
              <w:right w:w="108" w:type="dxa"/>
            </w:tcMar>
          </w:tcPr>
          <w:p w:rsidRPr="00135D4B" w:rsidR="00DA2394" w:rsidP="0014132C" w:rsidRDefault="00DA2394" w14:paraId="6A5F1B11" w14:textId="77777777">
            <w:pPr>
              <w:ind w:firstLine="0"/>
              <w:jc w:val="center"/>
              <w:rPr>
                <w:iCs/>
                <w:color w:val="000000" w:themeColor="text1"/>
                <w:szCs w:val="26"/>
                <w:lang w:val="vi-VN"/>
              </w:rPr>
            </w:pPr>
            <w:r w:rsidRPr="00135D4B">
              <w:rPr>
                <w:iCs/>
                <w:color w:val="000000" w:themeColor="text1"/>
                <w:szCs w:val="26"/>
                <w:lang w:val="vi-VN"/>
              </w:rPr>
              <w:t>TÊN CQ, TC CHỦ QUẢN</w:t>
            </w:r>
            <w:r w:rsidRPr="00135D4B">
              <w:rPr>
                <w:rStyle w:val="FootnoteReference"/>
                <w:iCs/>
                <w:color w:val="000000" w:themeColor="text1"/>
                <w:szCs w:val="26"/>
                <w:lang w:val="vi-VN"/>
              </w:rPr>
              <w:footnoteReference w:id="212"/>
            </w:r>
          </w:p>
          <w:p w:rsidRPr="00135D4B" w:rsidR="00DA2394" w:rsidP="0014132C" w:rsidRDefault="00DA2394" w14:paraId="5D9E4067" w14:textId="77777777">
            <w:pPr>
              <w:ind w:firstLine="0"/>
              <w:jc w:val="center"/>
              <w:rPr>
                <w:b/>
                <w:iCs/>
                <w:color w:val="000000" w:themeColor="text1"/>
                <w:szCs w:val="26"/>
                <w:lang w:val="fr-FR"/>
              </w:rPr>
            </w:pPr>
            <w:r w:rsidRPr="00135D4B">
              <w:rPr>
                <w:b/>
                <w:iCs/>
                <w:color w:val="000000" w:themeColor="text1"/>
                <w:szCs w:val="26"/>
                <w:lang w:val="vi-VN"/>
              </w:rPr>
              <w:t xml:space="preserve">CƠ SỞ </w:t>
            </w:r>
            <w:r w:rsidRPr="00135D4B">
              <w:rPr>
                <w:b/>
                <w:iCs/>
                <w:color w:val="000000" w:themeColor="text1"/>
                <w:szCs w:val="26"/>
                <w:lang w:val="fr-FR"/>
              </w:rPr>
              <w:t>CAI NGHIỆN MA TÚY ……</w:t>
            </w:r>
            <w:r w:rsidRPr="00135D4B">
              <w:rPr>
                <w:rStyle w:val="FootnoteReference"/>
                <w:b/>
                <w:iCs/>
                <w:color w:val="000000" w:themeColor="text1"/>
                <w:szCs w:val="26"/>
              </w:rPr>
              <w:footnoteReference w:id="213"/>
            </w:r>
            <w:r w:rsidRPr="00135D4B">
              <w:rPr>
                <w:b/>
                <w:iCs/>
                <w:color w:val="000000" w:themeColor="text1"/>
                <w:szCs w:val="26"/>
                <w:lang w:val="fr-FR"/>
              </w:rPr>
              <w:t>….</w:t>
            </w:r>
          </w:p>
          <w:p w:rsidRPr="00135D4B" w:rsidR="00DA2394" w:rsidP="0014132C" w:rsidRDefault="00DA2394" w14:paraId="1B199878" w14:textId="77777777">
            <w:pPr>
              <w:ind w:firstLine="0"/>
              <w:jc w:val="center"/>
              <w:rPr>
                <w:color w:val="000000" w:themeColor="text1"/>
                <w:szCs w:val="28"/>
              </w:rPr>
            </w:pPr>
            <w:r w:rsidRPr="00135D4B">
              <w:rPr>
                <w:b/>
                <w:bCs/>
                <w:color w:val="000000" w:themeColor="text1"/>
                <w:szCs w:val="28"/>
                <w:vertAlign w:val="superscript"/>
              </w:rPr>
              <w:t>_________</w:t>
            </w:r>
          </w:p>
        </w:tc>
        <w:tc>
          <w:tcPr>
            <w:tcW w:w="6095" w:type="dxa"/>
            <w:gridSpan w:val="2"/>
            <w:tcBorders>
              <w:top w:val="nil"/>
              <w:left w:val="nil"/>
              <w:bottom w:val="nil"/>
              <w:right w:val="nil"/>
              <w:tl2br w:val="nil"/>
              <w:tr2bl w:val="nil"/>
            </w:tcBorders>
            <w:tcMar>
              <w:top w:w="0" w:type="dxa"/>
              <w:left w:w="108" w:type="dxa"/>
              <w:bottom w:w="0" w:type="dxa"/>
              <w:right w:w="108" w:type="dxa"/>
            </w:tcMar>
          </w:tcPr>
          <w:p w:rsidRPr="00135D4B" w:rsidR="00DA2394" w:rsidP="0014132C" w:rsidRDefault="00DA2394" w14:paraId="3FFB0065" w14:textId="77777777">
            <w:pPr>
              <w:ind w:firstLine="14"/>
              <w:jc w:val="center"/>
              <w:rPr>
                <w:b/>
                <w:bCs/>
                <w:color w:val="000000" w:themeColor="text1"/>
                <w:szCs w:val="28"/>
                <w:lang w:val="vi-VN"/>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135D4B" w:rsidR="00DA2394" w:rsidP="0014132C" w:rsidRDefault="00DA2394" w14:paraId="1B4B0380" w14:textId="77777777">
            <w:pPr>
              <w:ind w:firstLine="14"/>
              <w:jc w:val="center"/>
              <w:rPr>
                <w:color w:val="000000" w:themeColor="text1"/>
                <w:szCs w:val="28"/>
              </w:rPr>
            </w:pPr>
            <w:r w:rsidRPr="00135D4B">
              <w:rPr>
                <w:b/>
                <w:bCs/>
                <w:color w:val="000000" w:themeColor="text1"/>
                <w:szCs w:val="28"/>
                <w:vertAlign w:val="superscript"/>
              </w:rPr>
              <w:t>_____________________________________________</w:t>
            </w:r>
            <w:r w:rsidRPr="00135D4B">
              <w:rPr>
                <w:b/>
                <w:bCs/>
                <w:color w:val="000000" w:themeColor="text1"/>
                <w:szCs w:val="28"/>
                <w:lang w:val="vi-VN"/>
              </w:rPr>
              <w:br/>
            </w:r>
          </w:p>
        </w:tc>
      </w:tr>
      <w:tr w:rsidRPr="00135D4B" w:rsidR="00DA2394" w:rsidTr="0014132C" w14:paraId="11956F0C" w14:textId="77777777">
        <w:tblPrEx>
          <w:tblBorders>
            <w:top w:val="none" w:color="auto" w:sz="0" w:space="0"/>
            <w:bottom w:val="none" w:color="auto" w:sz="0" w:space="0"/>
            <w:insideH w:val="none" w:color="auto" w:sz="0" w:space="0"/>
            <w:insideV w:val="none" w:color="auto" w:sz="0" w:space="0"/>
          </w:tblBorders>
        </w:tblPrEx>
        <w:tc>
          <w:tcPr>
            <w:tcW w:w="3561" w:type="dxa"/>
            <w:gridSpan w:val="2"/>
            <w:tcBorders>
              <w:top w:val="nil"/>
              <w:left w:val="nil"/>
              <w:bottom w:val="nil"/>
              <w:right w:val="nil"/>
              <w:tl2br w:val="nil"/>
              <w:tr2bl w:val="nil"/>
            </w:tcBorders>
            <w:tcMar>
              <w:top w:w="0" w:type="dxa"/>
              <w:left w:w="108" w:type="dxa"/>
              <w:bottom w:w="0" w:type="dxa"/>
              <w:right w:w="108" w:type="dxa"/>
            </w:tcMar>
          </w:tcPr>
          <w:p w:rsidRPr="00135D4B" w:rsidR="00DA2394" w:rsidP="0014132C" w:rsidRDefault="00DA2394" w14:paraId="4131B37D" w14:textId="77777777">
            <w:pPr>
              <w:ind w:firstLine="14"/>
              <w:jc w:val="center"/>
              <w:rPr>
                <w:color w:val="000000" w:themeColor="text1"/>
                <w:sz w:val="28"/>
                <w:szCs w:val="28"/>
              </w:rPr>
            </w:pPr>
            <w:r w:rsidRPr="00135D4B">
              <w:rPr>
                <w:color w:val="000000" w:themeColor="text1"/>
                <w:sz w:val="26"/>
                <w:szCs w:val="28"/>
                <w:lang w:val="vi-VN"/>
              </w:rPr>
              <w:t xml:space="preserve">Số:     </w:t>
            </w:r>
            <w:r w:rsidRPr="00135D4B">
              <w:rPr>
                <w:color w:val="000000" w:themeColor="text1"/>
                <w:sz w:val="26"/>
                <w:szCs w:val="28"/>
              </w:rPr>
              <w:t xml:space="preserve">    </w:t>
            </w:r>
            <w:r w:rsidRPr="00135D4B">
              <w:rPr>
                <w:color w:val="000000" w:themeColor="text1"/>
                <w:sz w:val="26"/>
                <w:szCs w:val="28"/>
                <w:lang w:val="vi-VN"/>
              </w:rPr>
              <w:t xml:space="preserve">  /</w:t>
            </w:r>
            <w:r w:rsidR="00041E2F">
              <w:rPr>
                <w:color w:val="000000" w:themeColor="text1"/>
                <w:sz w:val="26"/>
                <w:szCs w:val="28"/>
              </w:rPr>
              <w:t>G</w:t>
            </w:r>
            <w:r w:rsidRPr="00135D4B">
              <w:rPr>
                <w:color w:val="000000" w:themeColor="text1"/>
                <w:sz w:val="26"/>
                <w:szCs w:val="28"/>
              </w:rPr>
              <w:t>CN-CSCN</w:t>
            </w:r>
          </w:p>
        </w:tc>
        <w:tc>
          <w:tcPr>
            <w:tcW w:w="6078" w:type="dxa"/>
            <w:tcBorders>
              <w:top w:val="nil"/>
              <w:left w:val="nil"/>
              <w:bottom w:val="nil"/>
              <w:right w:val="nil"/>
              <w:tl2br w:val="nil"/>
              <w:tr2bl w:val="nil"/>
            </w:tcBorders>
            <w:tcMar>
              <w:top w:w="0" w:type="dxa"/>
              <w:left w:w="108" w:type="dxa"/>
              <w:bottom w:w="0" w:type="dxa"/>
              <w:right w:w="108" w:type="dxa"/>
            </w:tcMar>
          </w:tcPr>
          <w:p w:rsidRPr="00135D4B" w:rsidR="00DA2394" w:rsidP="0014132C" w:rsidRDefault="00DA2394" w14:paraId="2ABF8D1E" w14:textId="77777777">
            <w:pPr>
              <w:ind w:right="456" w:firstLine="14"/>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214"/>
            </w:r>
            <w:r w:rsidRPr="00135D4B">
              <w:rPr>
                <w:i/>
                <w:color w:val="000000" w:themeColor="text1"/>
                <w:sz w:val="28"/>
                <w:szCs w:val="28"/>
              </w:rPr>
              <w:t>......, ngày .... tháng ... năm ……</w:t>
            </w:r>
          </w:p>
        </w:tc>
      </w:tr>
    </w:tbl>
    <w:p w:rsidRPr="00135D4B" w:rsidR="00DA2394" w:rsidP="00DA2394" w:rsidRDefault="00DA2394" w14:paraId="2CD1ED36" w14:textId="77777777">
      <w:pPr>
        <w:autoSpaceDE w:val="0"/>
        <w:autoSpaceDN w:val="0"/>
        <w:adjustRightInd w:val="0"/>
        <w:jc w:val="center"/>
        <w:rPr>
          <w:b/>
          <w:bCs/>
          <w:color w:val="000000" w:themeColor="text1"/>
          <w:sz w:val="26"/>
          <w:szCs w:val="26"/>
        </w:rPr>
      </w:pPr>
    </w:p>
    <w:p w:rsidRPr="00135D4B" w:rsidR="00DA2394" w:rsidP="00DA2394" w:rsidRDefault="00DA2394" w14:paraId="0C85FFE5" w14:textId="1AE04A25">
      <w:pPr>
        <w:autoSpaceDE w:val="0"/>
        <w:autoSpaceDN w:val="0"/>
        <w:adjustRightInd w:val="0"/>
        <w:jc w:val="center"/>
        <w:rPr>
          <w:b/>
          <w:bCs/>
          <w:color w:val="000000" w:themeColor="text1"/>
          <w:sz w:val="26"/>
          <w:szCs w:val="26"/>
        </w:rPr>
      </w:pPr>
      <w:r w:rsidRPr="00135D4B">
        <w:rPr>
          <w:b/>
          <w:bCs/>
          <w:color w:val="000000" w:themeColor="text1"/>
          <w:sz w:val="26"/>
          <w:szCs w:val="26"/>
        </w:rPr>
        <w:t xml:space="preserve">GIẤY </w:t>
      </w:r>
      <w:del w:author="Anh Thu" w:date="2026-05-18T10:06:00Z" w16du:dateUtc="2026-05-18T03:06:00Z" w:id="10">
        <w:r w:rsidRPr="00135D4B" w:rsidDel="00DB3849">
          <w:rPr>
            <w:b/>
            <w:bCs/>
            <w:color w:val="000000" w:themeColor="text1"/>
            <w:sz w:val="26"/>
            <w:szCs w:val="26"/>
          </w:rPr>
          <w:delText xml:space="preserve">CHỨNG </w:delText>
        </w:r>
      </w:del>
      <w:ins w:author="Anh Thu" w:date="2026-05-18T10:06:00Z" w16du:dateUtc="2026-05-18T03:06:00Z" w:id="11">
        <w:r w:rsidR="00DB3849">
          <w:rPr>
            <w:b/>
            <w:bCs/>
            <w:color w:val="000000" w:themeColor="text1"/>
            <w:sz w:val="26"/>
            <w:szCs w:val="26"/>
          </w:rPr>
          <w:t>XÁC</w:t>
        </w:r>
        <w:r w:rsidRPr="00135D4B" w:rsidR="00DB3849">
          <w:rPr>
            <w:b/>
            <w:bCs/>
            <w:color w:val="000000" w:themeColor="text1"/>
            <w:sz w:val="26"/>
            <w:szCs w:val="26"/>
          </w:rPr>
          <w:t xml:space="preserve"> </w:t>
        </w:r>
      </w:ins>
      <w:r w:rsidRPr="00135D4B">
        <w:rPr>
          <w:b/>
          <w:bCs/>
          <w:color w:val="000000" w:themeColor="text1"/>
          <w:sz w:val="26"/>
          <w:szCs w:val="26"/>
        </w:rPr>
        <w:t>NHẬN</w:t>
      </w:r>
    </w:p>
    <w:p w:rsidRPr="00135D4B" w:rsidR="00DA2394" w:rsidP="00DA2394" w:rsidRDefault="00DA2394" w14:paraId="0BB6AE6A" w14:textId="77777777">
      <w:pPr>
        <w:autoSpaceDE w:val="0"/>
        <w:autoSpaceDN w:val="0"/>
        <w:adjustRightInd w:val="0"/>
        <w:jc w:val="center"/>
        <w:rPr>
          <w:b/>
          <w:bCs/>
          <w:color w:val="000000" w:themeColor="text1"/>
          <w:sz w:val="26"/>
          <w:szCs w:val="26"/>
          <w:lang w:val="vi-VN"/>
        </w:rPr>
      </w:pPr>
      <w:r w:rsidRPr="00135D4B">
        <w:rPr>
          <w:b/>
          <w:bCs/>
          <w:color w:val="000000" w:themeColor="text1"/>
          <w:sz w:val="26"/>
          <w:szCs w:val="26"/>
        </w:rPr>
        <w:t xml:space="preserve">Chấp hành xong Quyết định đưa </w:t>
      </w:r>
      <w:r w:rsidR="00E92984">
        <w:rPr>
          <w:b/>
          <w:bCs/>
          <w:color w:val="000000" w:themeColor="text1"/>
          <w:sz w:val="26"/>
          <w:szCs w:val="26"/>
        </w:rPr>
        <w:t>đi</w:t>
      </w:r>
      <w:r w:rsidRPr="00135D4B">
        <w:rPr>
          <w:b/>
          <w:bCs/>
          <w:color w:val="000000" w:themeColor="text1"/>
          <w:sz w:val="26"/>
          <w:szCs w:val="26"/>
        </w:rPr>
        <w:t xml:space="preserve"> </w:t>
      </w:r>
      <w:r w:rsidRPr="00135D4B">
        <w:rPr>
          <w:b/>
          <w:bCs/>
          <w:color w:val="000000" w:themeColor="text1"/>
          <w:sz w:val="26"/>
          <w:szCs w:val="26"/>
          <w:lang w:val="vi-VN"/>
        </w:rPr>
        <w:t xml:space="preserve">cai nghiện bắt buộc </w:t>
      </w:r>
    </w:p>
    <w:p w:rsidRPr="00135D4B" w:rsidR="00DA2394" w:rsidP="00DA2394" w:rsidRDefault="00DA2394" w14:paraId="7A4DD126" w14:textId="77777777">
      <w:pPr>
        <w:autoSpaceDE w:val="0"/>
        <w:autoSpaceDN w:val="0"/>
        <w:adjustRightInd w:val="0"/>
        <w:jc w:val="center"/>
        <w:rPr>
          <w:b/>
          <w:bCs/>
          <w:color w:val="000000" w:themeColor="text1"/>
          <w:sz w:val="26"/>
          <w:szCs w:val="26"/>
          <w:lang w:val="vi-VN"/>
        </w:rPr>
      </w:pPr>
      <w:r w:rsidRPr="00135D4B">
        <w:rPr>
          <w:b/>
          <w:bCs/>
          <w:color w:val="000000" w:themeColor="text1"/>
          <w:szCs w:val="28"/>
          <w:vertAlign w:val="superscript"/>
          <w:lang w:val="vi-VN"/>
        </w:rPr>
        <w:t>____________________</w:t>
      </w:r>
    </w:p>
    <w:p w:rsidRPr="00135D4B" w:rsidR="00DA2394" w:rsidP="00DA2394" w:rsidRDefault="00DA2394" w14:paraId="165DAB4C" w14:textId="77777777">
      <w:pPr>
        <w:autoSpaceDE w:val="0"/>
        <w:autoSpaceDN w:val="0"/>
        <w:adjustRightInd w:val="0"/>
        <w:jc w:val="center"/>
        <w:rPr>
          <w:b/>
          <w:bCs/>
          <w:color w:val="000000" w:themeColor="text1"/>
          <w:sz w:val="26"/>
          <w:szCs w:val="26"/>
          <w:lang w:val="vi-VN"/>
        </w:rPr>
      </w:pPr>
    </w:p>
    <w:p w:rsidRPr="00135D4B" w:rsidR="00DA2394" w:rsidP="00DA2394" w:rsidRDefault="00A215D1" w14:paraId="22814C44" w14:textId="77777777">
      <w:pPr>
        <w:autoSpaceDE w:val="0"/>
        <w:autoSpaceDN w:val="0"/>
        <w:adjustRightInd w:val="0"/>
        <w:jc w:val="center"/>
        <w:rPr>
          <w:b/>
          <w:bCs/>
          <w:color w:val="000000" w:themeColor="text1"/>
          <w:sz w:val="26"/>
          <w:szCs w:val="26"/>
          <w:lang w:val="vi-VN"/>
        </w:rPr>
      </w:pPr>
      <w:r>
        <w:rPr>
          <w:b/>
          <w:bCs/>
          <w:color w:val="000000" w:themeColor="text1"/>
          <w:sz w:val="26"/>
          <w:szCs w:val="26"/>
        </w:rPr>
        <w:t>TRƯỞNG</w:t>
      </w:r>
      <w:r w:rsidRPr="00135D4B" w:rsidR="00DA2394">
        <w:rPr>
          <w:b/>
          <w:bCs/>
          <w:color w:val="000000" w:themeColor="text1"/>
          <w:sz w:val="26"/>
          <w:szCs w:val="26"/>
          <w:lang w:val="vi-VN"/>
        </w:rPr>
        <w:t xml:space="preserve"> CƠ SỞ CAI NGHIỆN MA TÚY ………</w:t>
      </w:r>
      <w:r w:rsidRPr="00135D4B" w:rsidR="00DA2394">
        <w:rPr>
          <w:color w:val="000000" w:themeColor="text1"/>
          <w:sz w:val="26"/>
          <w:szCs w:val="26"/>
          <w:vertAlign w:val="superscript"/>
          <w:lang w:val="vi-VN"/>
        </w:rPr>
        <w:t>2</w:t>
      </w:r>
      <w:r w:rsidRPr="00135D4B" w:rsidR="00DA2394">
        <w:rPr>
          <w:b/>
          <w:bCs/>
          <w:color w:val="000000" w:themeColor="text1"/>
          <w:sz w:val="26"/>
          <w:szCs w:val="26"/>
          <w:lang w:val="vi-VN"/>
        </w:rPr>
        <w:t>……….</w:t>
      </w:r>
    </w:p>
    <w:p w:rsidR="00E92984" w:rsidP="00DA2394" w:rsidRDefault="00E92984" w14:paraId="55579562" w14:textId="77777777">
      <w:pPr>
        <w:autoSpaceDE w:val="0"/>
        <w:autoSpaceDN w:val="0"/>
        <w:adjustRightInd w:val="0"/>
        <w:ind w:firstLine="709"/>
        <w:rPr>
          <w:i/>
          <w:iCs/>
          <w:color w:val="000000" w:themeColor="text1"/>
          <w:sz w:val="26"/>
          <w:szCs w:val="26"/>
        </w:rPr>
      </w:pPr>
    </w:p>
    <w:p w:rsidRPr="00135D4B" w:rsidR="00DA2394" w:rsidP="00DA2394" w:rsidRDefault="00DA2394" w14:paraId="1C0AB1C9" w14:textId="77777777">
      <w:pPr>
        <w:autoSpaceDE w:val="0"/>
        <w:autoSpaceDN w:val="0"/>
        <w:adjustRightInd w:val="0"/>
        <w:ind w:firstLine="709"/>
        <w:rPr>
          <w:i/>
          <w:iCs/>
          <w:color w:val="000000" w:themeColor="text1"/>
          <w:sz w:val="26"/>
          <w:szCs w:val="26"/>
          <w:lang w:val="vi-VN"/>
        </w:rPr>
      </w:pPr>
      <w:r w:rsidRPr="00135D4B">
        <w:rPr>
          <w:i/>
          <w:iCs/>
          <w:color w:val="000000" w:themeColor="text1"/>
          <w:sz w:val="26"/>
          <w:szCs w:val="26"/>
          <w:lang w:val="vi-VN"/>
        </w:rPr>
        <w:t>Căn cứ Luật Phòng, chống ma túy ngày năm 202</w:t>
      </w:r>
      <w:r w:rsidRPr="00135D4B">
        <w:rPr>
          <w:i/>
          <w:iCs/>
          <w:color w:val="000000" w:themeColor="text1"/>
          <w:sz w:val="26"/>
          <w:szCs w:val="26"/>
        </w:rPr>
        <w:t>5</w:t>
      </w:r>
      <w:r w:rsidRPr="00135D4B">
        <w:rPr>
          <w:i/>
          <w:iCs/>
          <w:color w:val="000000" w:themeColor="text1"/>
          <w:sz w:val="26"/>
          <w:szCs w:val="26"/>
          <w:lang w:val="vi-VN"/>
        </w:rPr>
        <w:t>;</w:t>
      </w:r>
    </w:p>
    <w:p w:rsidRPr="00135D4B" w:rsidR="00DA2394" w:rsidP="00DA2394" w:rsidRDefault="00DA2394" w14:paraId="6153360C"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color w:val="000000" w:themeColor="text1"/>
          <w:sz w:val="26"/>
          <w:szCs w:val="26"/>
          <w:lang w:val="vi-VN"/>
        </w:rPr>
        <w:t>;</w:t>
      </w:r>
    </w:p>
    <w:p w:rsidRPr="00135D4B" w:rsidR="00DA2394" w:rsidP="00DA2394" w:rsidRDefault="00DA2394" w14:paraId="504D55E1" w14:textId="77777777">
      <w:pPr>
        <w:autoSpaceDE w:val="0"/>
        <w:autoSpaceDN w:val="0"/>
        <w:adjustRightInd w:val="0"/>
        <w:ind w:firstLine="709"/>
        <w:rPr>
          <w:i/>
          <w:iCs/>
          <w:color w:val="000000" w:themeColor="text1"/>
          <w:sz w:val="26"/>
          <w:szCs w:val="26"/>
          <w:lang w:val="vi-VN"/>
        </w:rPr>
      </w:pPr>
      <w:r w:rsidRPr="00135D4B">
        <w:rPr>
          <w:i/>
          <w:iCs/>
          <w:color w:val="000000" w:themeColor="text1"/>
          <w:sz w:val="26"/>
          <w:szCs w:val="26"/>
          <w:lang w:val="vi-VN"/>
        </w:rPr>
        <w:t>Căn cứ Quy</w:t>
      </w:r>
      <w:r w:rsidRPr="00135D4B">
        <w:rPr>
          <w:i/>
          <w:iCs/>
          <w:color w:val="000000" w:themeColor="text1"/>
          <w:spacing w:val="1"/>
          <w:sz w:val="26"/>
          <w:szCs w:val="26"/>
          <w:lang w:val="vi-VN"/>
        </w:rPr>
        <w:t>ế</w:t>
      </w:r>
      <w:r w:rsidRPr="00135D4B">
        <w:rPr>
          <w:i/>
          <w:iCs/>
          <w:color w:val="000000" w:themeColor="text1"/>
          <w:sz w:val="26"/>
          <w:szCs w:val="26"/>
          <w:lang w:val="vi-VN"/>
        </w:rPr>
        <w:t>t</w:t>
      </w:r>
      <w:r w:rsidRPr="00135D4B">
        <w:rPr>
          <w:i/>
          <w:iCs/>
          <w:color w:val="000000" w:themeColor="text1"/>
          <w:spacing w:val="18"/>
          <w:sz w:val="26"/>
          <w:szCs w:val="26"/>
          <w:lang w:val="vi-VN"/>
        </w:rPr>
        <w:t> </w:t>
      </w:r>
      <w:r w:rsidRPr="00135D4B">
        <w:rPr>
          <w:i/>
          <w:iCs/>
          <w:color w:val="000000" w:themeColor="text1"/>
          <w:spacing w:val="-1"/>
          <w:sz w:val="26"/>
          <w:szCs w:val="26"/>
          <w:lang w:val="vi-VN"/>
        </w:rPr>
        <w:t>đ</w:t>
      </w:r>
      <w:r w:rsidRPr="00135D4B">
        <w:rPr>
          <w:i/>
          <w:iCs/>
          <w:color w:val="000000" w:themeColor="text1"/>
          <w:spacing w:val="2"/>
          <w:sz w:val="26"/>
          <w:szCs w:val="26"/>
          <w:lang w:val="vi-VN"/>
        </w:rPr>
        <w:t>ị</w:t>
      </w:r>
      <w:r w:rsidRPr="00135D4B">
        <w:rPr>
          <w:i/>
          <w:iCs/>
          <w:color w:val="000000" w:themeColor="text1"/>
          <w:spacing w:val="-1"/>
          <w:sz w:val="26"/>
          <w:szCs w:val="26"/>
          <w:lang w:val="vi-VN"/>
        </w:rPr>
        <w:t>n</w:t>
      </w:r>
      <w:r w:rsidRPr="00135D4B">
        <w:rPr>
          <w:i/>
          <w:iCs/>
          <w:color w:val="000000" w:themeColor="text1"/>
          <w:sz w:val="26"/>
          <w:szCs w:val="26"/>
          <w:lang w:val="vi-VN"/>
        </w:rPr>
        <w:t>h</w:t>
      </w:r>
      <w:r w:rsidRPr="00135D4B">
        <w:rPr>
          <w:i/>
          <w:iCs/>
          <w:color w:val="000000" w:themeColor="text1"/>
          <w:spacing w:val="16"/>
          <w:sz w:val="26"/>
          <w:szCs w:val="26"/>
          <w:lang w:val="vi-VN"/>
        </w:rPr>
        <w:t xml:space="preserve"> số: </w:t>
      </w:r>
      <w:r w:rsidRPr="00135D4B">
        <w:rPr>
          <w:i/>
          <w:iCs/>
          <w:color w:val="000000" w:themeColor="text1"/>
          <w:sz w:val="26"/>
          <w:szCs w:val="26"/>
          <w:lang w:val="vi-VN"/>
        </w:rPr>
        <w:t>......</w:t>
      </w:r>
      <w:r w:rsidRPr="00135D4B">
        <w:rPr>
          <w:i/>
          <w:iCs/>
          <w:color w:val="000000" w:themeColor="text1"/>
          <w:spacing w:val="1"/>
          <w:sz w:val="26"/>
          <w:szCs w:val="26"/>
          <w:lang w:val="vi-VN"/>
        </w:rPr>
        <w:t xml:space="preserve">/QĐ- </w:t>
      </w:r>
      <w:r w:rsidRPr="00135D4B">
        <w:rPr>
          <w:i/>
          <w:iCs/>
          <w:color w:val="000000" w:themeColor="text1"/>
          <w:spacing w:val="-2"/>
          <w:sz w:val="26"/>
          <w:szCs w:val="26"/>
          <w:lang w:val="vi-VN"/>
        </w:rPr>
        <w:t>......</w:t>
      </w:r>
      <w:r w:rsidRPr="00135D4B">
        <w:rPr>
          <w:i/>
          <w:iCs/>
          <w:color w:val="000000" w:themeColor="text1"/>
          <w:spacing w:val="-1"/>
          <w:sz w:val="26"/>
          <w:szCs w:val="26"/>
          <w:lang w:val="vi-VN"/>
        </w:rPr>
        <w:t xml:space="preserve"> </w:t>
      </w:r>
      <w:r w:rsidRPr="00135D4B">
        <w:rPr>
          <w:i/>
          <w:iCs/>
          <w:color w:val="000000" w:themeColor="text1"/>
          <w:sz w:val="26"/>
          <w:szCs w:val="26"/>
          <w:lang w:val="vi-VN"/>
        </w:rPr>
        <w:t xml:space="preserve">ngày ....../...../........... của Tòa án nhân dân </w:t>
      </w:r>
      <w:r w:rsidR="00E92984">
        <w:rPr>
          <w:i/>
          <w:iCs/>
          <w:color w:val="000000" w:themeColor="text1"/>
          <w:sz w:val="26"/>
          <w:szCs w:val="26"/>
        </w:rPr>
        <w:t>khu vực</w:t>
      </w:r>
      <w:r w:rsidRPr="00135D4B">
        <w:rPr>
          <w:i/>
          <w:iCs/>
          <w:color w:val="000000" w:themeColor="text1"/>
          <w:sz w:val="26"/>
          <w:szCs w:val="26"/>
          <w:lang w:val="vi-VN"/>
        </w:rPr>
        <w:t xml:space="preserve"> … .……về việc .......................................................................................;</w:t>
      </w:r>
    </w:p>
    <w:p w:rsidR="00DA2394" w:rsidP="00DA2394" w:rsidRDefault="00DA2394" w14:paraId="41E48BAE" w14:textId="77777777">
      <w:pPr>
        <w:autoSpaceDE w:val="0"/>
        <w:autoSpaceDN w:val="0"/>
        <w:adjustRightInd w:val="0"/>
        <w:ind w:firstLine="709"/>
        <w:rPr>
          <w:ins w:author="Anh Thu" w:date="2026-05-18T10:07:00Z" w16du:dateUtc="2026-05-18T03:07:00Z" w:id="12"/>
          <w:i/>
          <w:iCs/>
          <w:color w:val="000000" w:themeColor="text1"/>
          <w:sz w:val="26"/>
          <w:szCs w:val="26"/>
        </w:rPr>
      </w:pPr>
      <w:r w:rsidRPr="00135D4B">
        <w:rPr>
          <w:i/>
          <w:iCs/>
          <w:color w:val="000000" w:themeColor="text1"/>
          <w:sz w:val="26"/>
          <w:szCs w:val="26"/>
          <w:lang w:val="vi-VN"/>
        </w:rPr>
        <w:t>Theo đề nghị của ………...............................................…,</w:t>
      </w:r>
    </w:p>
    <w:p w:rsidRPr="00DB3849" w:rsidR="00DB3849" w:rsidP="00DA2394" w:rsidRDefault="00DB3849" w14:paraId="225FBC8B" w14:textId="77777777">
      <w:pPr>
        <w:autoSpaceDE w:val="0"/>
        <w:autoSpaceDN w:val="0"/>
        <w:adjustRightInd w:val="0"/>
        <w:ind w:firstLine="709"/>
        <w:rPr>
          <w:i/>
          <w:iCs/>
          <w:color w:val="000000" w:themeColor="text1"/>
          <w:sz w:val="26"/>
          <w:szCs w:val="26"/>
          <w:rPrChange w:author="Anh Thu" w:date="2026-05-18T10:07:00Z" w16du:dateUtc="2026-05-18T03:07:00Z" w:id="13">
            <w:rPr>
              <w:i/>
              <w:iCs/>
              <w:color w:val="000000" w:themeColor="text1"/>
              <w:sz w:val="26"/>
              <w:szCs w:val="26"/>
              <w:lang w:val="vi-VN"/>
            </w:rPr>
          </w:rPrChange>
        </w:rPr>
      </w:pPr>
    </w:p>
    <w:p w:rsidRPr="00DB3849" w:rsidR="00DA2394" w:rsidP="00DA2394" w:rsidRDefault="00DA2394" w14:paraId="77CF5E1C" w14:textId="5FD1BA52">
      <w:pPr>
        <w:autoSpaceDE w:val="0"/>
        <w:autoSpaceDN w:val="0"/>
        <w:adjustRightInd w:val="0"/>
        <w:jc w:val="center"/>
        <w:rPr>
          <w:b/>
          <w:bCs/>
          <w:color w:val="000000" w:themeColor="text1"/>
          <w:sz w:val="26"/>
          <w:szCs w:val="26"/>
          <w:rPrChange w:author="Anh Thu" w:date="2026-05-18T10:08:00Z" w16du:dateUtc="2026-05-18T03:08:00Z" w:id="14">
            <w:rPr>
              <w:b/>
              <w:bCs/>
              <w:color w:val="000000" w:themeColor="text1"/>
              <w:sz w:val="26"/>
              <w:szCs w:val="26"/>
              <w:lang w:val="vi-VN"/>
            </w:rPr>
          </w:rPrChange>
        </w:rPr>
      </w:pPr>
      <w:del w:author="Anh Thu" w:date="2026-05-18T10:07:00Z" w16du:dateUtc="2026-05-18T03:07:00Z" w:id="15">
        <w:r w:rsidRPr="00135D4B" w:rsidDel="00DB3849">
          <w:rPr>
            <w:b/>
            <w:bCs/>
            <w:color w:val="000000" w:themeColor="text1"/>
            <w:sz w:val="26"/>
            <w:szCs w:val="26"/>
            <w:lang w:val="vi-VN"/>
          </w:rPr>
          <w:delText xml:space="preserve">CHỨNG </w:delText>
        </w:r>
      </w:del>
      <w:ins w:author="Anh Thu" w:date="2026-05-18T10:07:00Z" w16du:dateUtc="2026-05-18T03:07:00Z" w:id="16">
        <w:r w:rsidR="00DB3849">
          <w:rPr>
            <w:b/>
            <w:bCs/>
            <w:color w:val="000000" w:themeColor="text1"/>
            <w:sz w:val="26"/>
            <w:szCs w:val="26"/>
          </w:rPr>
          <w:t>XÁC</w:t>
        </w:r>
        <w:r w:rsidRPr="00135D4B" w:rsidR="00DB3849">
          <w:rPr>
            <w:b/>
            <w:bCs/>
            <w:color w:val="000000" w:themeColor="text1"/>
            <w:sz w:val="26"/>
            <w:szCs w:val="26"/>
            <w:lang w:val="vi-VN"/>
          </w:rPr>
          <w:t xml:space="preserve"> </w:t>
        </w:r>
      </w:ins>
      <w:r w:rsidRPr="00135D4B">
        <w:rPr>
          <w:b/>
          <w:bCs/>
          <w:color w:val="000000" w:themeColor="text1"/>
          <w:sz w:val="26"/>
          <w:szCs w:val="26"/>
          <w:lang w:val="vi-VN"/>
        </w:rPr>
        <w:t>NHẬN</w:t>
      </w:r>
    </w:p>
    <w:p w:rsidRPr="00135D4B" w:rsidR="00DA2394" w:rsidP="00DA2394" w:rsidRDefault="00DA2394" w14:paraId="695A5872" w14:textId="77777777">
      <w:pPr>
        <w:tabs>
          <w:tab w:val="left" w:pos="6663"/>
          <w:tab w:val="left" w:pos="9072"/>
        </w:tabs>
        <w:autoSpaceDE w:val="0"/>
        <w:autoSpaceDN w:val="0"/>
        <w:adjustRightInd w:val="0"/>
        <w:ind w:firstLine="709"/>
        <w:rPr>
          <w:color w:val="000000" w:themeColor="text1"/>
          <w:spacing w:val="-6"/>
          <w:sz w:val="26"/>
          <w:szCs w:val="26"/>
          <w:lang w:val="vi-VN"/>
        </w:rPr>
      </w:pPr>
      <w:r w:rsidRPr="00135D4B">
        <w:rPr>
          <w:b/>
          <w:bCs/>
          <w:color w:val="000000" w:themeColor="text1"/>
          <w:spacing w:val="-6"/>
          <w:sz w:val="26"/>
          <w:szCs w:val="26"/>
          <w:lang w:val="vi-VN"/>
        </w:rPr>
        <w:t>1.</w:t>
      </w:r>
      <w:r w:rsidRPr="00135D4B">
        <w:rPr>
          <w:color w:val="000000" w:themeColor="text1"/>
          <w:spacing w:val="-6"/>
          <w:sz w:val="26"/>
          <w:szCs w:val="26"/>
          <w:lang w:val="vi-VN"/>
        </w:rPr>
        <w:t xml:space="preserve"> Họ, tên </w:t>
      </w:r>
      <w:r w:rsidRPr="00135D4B">
        <w:rPr>
          <w:i/>
          <w:iCs/>
          <w:color w:val="000000" w:themeColor="text1"/>
          <w:spacing w:val="-6"/>
          <w:lang w:val="vi-VN"/>
        </w:rPr>
        <w:t>(viết in hoa)</w:t>
      </w:r>
      <w:r w:rsidRPr="00135D4B">
        <w:rPr>
          <w:color w:val="000000" w:themeColor="text1"/>
          <w:spacing w:val="-6"/>
          <w:sz w:val="26"/>
          <w:szCs w:val="26"/>
          <w:lang w:val="vi-VN"/>
        </w:rPr>
        <w:t>: .......................</w:t>
      </w:r>
      <w:r w:rsidRPr="00135D4B">
        <w:rPr>
          <w:color w:val="000000" w:themeColor="text1"/>
          <w:spacing w:val="-6"/>
          <w:sz w:val="26"/>
          <w:szCs w:val="26"/>
          <w:vertAlign w:val="superscript"/>
          <w:lang w:val="vi-VN"/>
        </w:rPr>
        <w:t xml:space="preserve"> </w:t>
      </w:r>
      <w:r w:rsidRPr="00135D4B">
        <w:rPr>
          <w:rStyle w:val="FootnoteReference"/>
          <w:color w:val="000000" w:themeColor="text1"/>
          <w:spacing w:val="-6"/>
          <w:sz w:val="26"/>
          <w:szCs w:val="26"/>
        </w:rPr>
        <w:footnoteReference w:id="215"/>
      </w:r>
      <w:r w:rsidRPr="00135D4B">
        <w:rPr>
          <w:color w:val="000000" w:themeColor="text1"/>
          <w:spacing w:val="-6"/>
          <w:sz w:val="26"/>
          <w:szCs w:val="26"/>
          <w:lang w:val="vi-VN"/>
        </w:rPr>
        <w:t>.....................................</w:t>
      </w:r>
      <w:r w:rsidRPr="00135D4B">
        <w:rPr>
          <w:color w:val="000000" w:themeColor="text1"/>
          <w:spacing w:val="-6"/>
          <w:sz w:val="26"/>
          <w:szCs w:val="26"/>
          <w:lang w:val="vi-VN"/>
        </w:rPr>
        <w:tab/>
      </w:r>
      <w:r w:rsidRPr="00135D4B">
        <w:rPr>
          <w:color w:val="000000" w:themeColor="text1"/>
          <w:spacing w:val="-6"/>
          <w:sz w:val="26"/>
          <w:szCs w:val="26"/>
          <w:lang w:val="vi-VN"/>
        </w:rPr>
        <w:t>; Giới tính: .....................</w:t>
      </w:r>
      <w:r w:rsidRPr="00135D4B">
        <w:rPr>
          <w:color w:val="000000" w:themeColor="text1"/>
          <w:spacing w:val="-6"/>
          <w:sz w:val="26"/>
          <w:szCs w:val="26"/>
          <w:lang w:val="vi-VN"/>
        </w:rPr>
        <w:tab/>
      </w:r>
    </w:p>
    <w:p w:rsidRPr="00135D4B" w:rsidR="00DA2394" w:rsidP="00DA2394" w:rsidRDefault="00DA2394" w14:paraId="4A000C6B" w14:textId="77777777">
      <w:pPr>
        <w:tabs>
          <w:tab w:val="left" w:pos="9072"/>
        </w:tabs>
        <w:autoSpaceDE w:val="0"/>
        <w:autoSpaceDN w:val="0"/>
        <w:adjustRightInd w:val="0"/>
        <w:ind w:firstLine="709"/>
        <w:rPr>
          <w:color w:val="000000" w:themeColor="text1"/>
          <w:spacing w:val="-6"/>
          <w:sz w:val="26"/>
          <w:szCs w:val="26"/>
          <w:lang w:val="vi-VN"/>
        </w:rPr>
      </w:pPr>
      <w:r w:rsidRPr="00135D4B">
        <w:rPr>
          <w:color w:val="000000" w:themeColor="text1"/>
          <w:spacing w:val="-6"/>
          <w:sz w:val="26"/>
          <w:szCs w:val="26"/>
          <w:lang w:val="vi-VN"/>
        </w:rPr>
        <w:t>Ngày, tháng, năm sinh: .....................................................................................................</w:t>
      </w:r>
    </w:p>
    <w:p w:rsidRPr="00E92984" w:rsidR="00DA2394" w:rsidP="00DA2394" w:rsidRDefault="00DA2394" w14:paraId="7EE93A23" w14:textId="77777777">
      <w:pPr>
        <w:tabs>
          <w:tab w:val="left" w:pos="9072"/>
        </w:tabs>
        <w:autoSpaceDE w:val="0"/>
        <w:autoSpaceDN w:val="0"/>
        <w:adjustRightInd w:val="0"/>
        <w:ind w:firstLine="709"/>
        <w:rPr>
          <w:color w:val="000000" w:themeColor="text1"/>
          <w:spacing w:val="-6"/>
          <w:sz w:val="26"/>
          <w:szCs w:val="26"/>
        </w:rPr>
      </w:pPr>
      <w:r w:rsidRPr="00135D4B">
        <w:rPr>
          <w:color w:val="000000" w:themeColor="text1"/>
          <w:spacing w:val="-6"/>
          <w:sz w:val="26"/>
          <w:szCs w:val="26"/>
          <w:lang w:val="vi-VN"/>
        </w:rPr>
        <w:t xml:space="preserve">Số </w:t>
      </w:r>
      <w:r w:rsidR="00E92984">
        <w:rPr>
          <w:color w:val="000000" w:themeColor="text1"/>
          <w:spacing w:val="-6"/>
          <w:sz w:val="26"/>
          <w:szCs w:val="26"/>
        </w:rPr>
        <w:t>CC/</w:t>
      </w:r>
      <w:r w:rsidRPr="00135D4B">
        <w:rPr>
          <w:color w:val="000000" w:themeColor="text1"/>
          <w:spacing w:val="-6"/>
          <w:sz w:val="26"/>
          <w:szCs w:val="26"/>
          <w:lang w:val="vi-VN"/>
        </w:rPr>
        <w:t>CCCD/CMT/HC: ..............................................; Ngày cấp: .............................</w:t>
      </w:r>
      <w:r w:rsidR="00E92984">
        <w:rPr>
          <w:color w:val="000000" w:themeColor="text1"/>
          <w:spacing w:val="-6"/>
          <w:sz w:val="26"/>
          <w:szCs w:val="26"/>
        </w:rPr>
        <w:t>...</w:t>
      </w:r>
    </w:p>
    <w:p w:rsidRPr="00135D4B" w:rsidR="00DA2394" w:rsidP="00DA2394" w:rsidRDefault="00DA2394" w14:paraId="546845AD" w14:textId="77777777">
      <w:pPr>
        <w:tabs>
          <w:tab w:val="left" w:pos="9072"/>
        </w:tabs>
        <w:autoSpaceDE w:val="0"/>
        <w:autoSpaceDN w:val="0"/>
        <w:adjustRightInd w:val="0"/>
        <w:ind w:firstLine="709"/>
        <w:rPr>
          <w:color w:val="000000" w:themeColor="text1"/>
          <w:spacing w:val="-6"/>
          <w:sz w:val="26"/>
          <w:szCs w:val="26"/>
          <w:lang w:val="vi-VN"/>
        </w:rPr>
      </w:pPr>
      <w:r w:rsidRPr="00135D4B">
        <w:rPr>
          <w:color w:val="000000" w:themeColor="text1"/>
          <w:spacing w:val="-6"/>
          <w:sz w:val="26"/>
          <w:szCs w:val="26"/>
          <w:lang w:val="vi-VN"/>
        </w:rPr>
        <w:t>Nơi cấp: ..............................................................................................................................</w:t>
      </w:r>
    </w:p>
    <w:p w:rsidRPr="00135D4B" w:rsidR="00DA2394" w:rsidP="00DA2394" w:rsidRDefault="00DA2394" w14:paraId="3F45EC84" w14:textId="77777777">
      <w:pPr>
        <w:autoSpaceDE w:val="0"/>
        <w:autoSpaceDN w:val="0"/>
        <w:adjustRightInd w:val="0"/>
        <w:ind w:firstLine="709"/>
        <w:rPr>
          <w:color w:val="000000" w:themeColor="text1"/>
          <w:sz w:val="26"/>
          <w:szCs w:val="26"/>
          <w:lang w:val="vi-VN"/>
        </w:rPr>
      </w:pPr>
      <w:r w:rsidRPr="00135D4B">
        <w:rPr>
          <w:color w:val="000000" w:themeColor="text1"/>
          <w:sz w:val="26"/>
          <w:szCs w:val="26"/>
          <w:lang w:val="vi-VN"/>
        </w:rPr>
        <w:t>- Họ và tên cha/mẹ/người giám hộ/người đại diện hợp pháp: ................................</w:t>
      </w:r>
    </w:p>
    <w:p w:rsidRPr="00135D4B" w:rsidR="00DA2394" w:rsidP="00DA2394" w:rsidRDefault="00DA2394" w14:paraId="788F68A7" w14:textId="77777777">
      <w:pPr>
        <w:autoSpaceDE w:val="0"/>
        <w:autoSpaceDN w:val="0"/>
        <w:adjustRightInd w:val="0"/>
        <w:ind w:firstLine="709"/>
        <w:rPr>
          <w:color w:val="000000" w:themeColor="text1"/>
          <w:sz w:val="26"/>
          <w:szCs w:val="26"/>
          <w:lang w:val="vi-VN"/>
        </w:rPr>
      </w:pPr>
      <w:r w:rsidRPr="00135D4B">
        <w:rPr>
          <w:color w:val="000000" w:themeColor="text1"/>
          <w:sz w:val="26"/>
          <w:szCs w:val="26"/>
          <w:lang w:val="vi-VN"/>
        </w:rPr>
        <w:t>Địa chỉ liên hệ: ........................................................................................................</w:t>
      </w:r>
    </w:p>
    <w:p w:rsidRPr="00135D4B" w:rsidR="00DA2394" w:rsidP="00DA2394" w:rsidRDefault="00DA2394" w14:paraId="30AED3AB" w14:textId="77777777">
      <w:pPr>
        <w:autoSpaceDE w:val="0"/>
        <w:autoSpaceDN w:val="0"/>
        <w:adjustRightInd w:val="0"/>
        <w:ind w:firstLine="709"/>
        <w:rPr>
          <w:color w:val="000000" w:themeColor="text1"/>
          <w:sz w:val="26"/>
          <w:szCs w:val="26"/>
          <w:lang w:val="vi-VN"/>
        </w:rPr>
      </w:pPr>
      <w:r w:rsidRPr="00135D4B">
        <w:rPr>
          <w:color w:val="000000" w:themeColor="text1"/>
          <w:sz w:val="26"/>
          <w:szCs w:val="26"/>
          <w:lang w:val="vi-VN"/>
        </w:rPr>
        <w:t xml:space="preserve">Số điện thoại: ………………………................................……..………………... </w:t>
      </w:r>
    </w:p>
    <w:p w:rsidRPr="00135D4B" w:rsidR="00DA2394" w:rsidP="00DA2394" w:rsidRDefault="00DA2394" w14:paraId="3DFB0A7B" w14:textId="380BC0CF">
      <w:pPr>
        <w:autoSpaceDE w:val="0"/>
        <w:autoSpaceDN w:val="0"/>
        <w:adjustRightInd w:val="0"/>
        <w:ind w:firstLine="709"/>
        <w:rPr>
          <w:color w:val="000000" w:themeColor="text1"/>
          <w:sz w:val="26"/>
          <w:szCs w:val="26"/>
          <w:highlight w:val="white"/>
          <w:lang w:val="vi-VN"/>
        </w:rPr>
      </w:pPr>
      <w:r w:rsidRPr="00135D4B">
        <w:rPr>
          <w:b/>
          <w:bCs/>
          <w:color w:val="000000" w:themeColor="text1"/>
          <w:spacing w:val="-6"/>
          <w:sz w:val="26"/>
          <w:szCs w:val="26"/>
          <w:highlight w:val="white"/>
          <w:lang w:val="vi-VN"/>
        </w:rPr>
        <w:t>2.</w:t>
      </w:r>
      <w:r w:rsidRPr="00135D4B">
        <w:rPr>
          <w:color w:val="000000" w:themeColor="text1"/>
          <w:sz w:val="26"/>
          <w:szCs w:val="26"/>
          <w:highlight w:val="white"/>
          <w:lang w:val="vi-VN"/>
        </w:rPr>
        <w:t xml:space="preserve"> </w:t>
      </w:r>
      <w:del w:author="Anh Thu" w:date="2026-05-18T10:09:00Z" w16du:dateUtc="2026-05-18T03:09:00Z" w:id="17">
        <w:r w:rsidRPr="00135D4B" w:rsidDel="00225DE4">
          <w:rPr>
            <w:color w:val="000000" w:themeColor="text1"/>
            <w:sz w:val="26"/>
            <w:szCs w:val="26"/>
            <w:highlight w:val="white"/>
            <w:lang w:val="vi-VN"/>
          </w:rPr>
          <w:delText xml:space="preserve">Chứng </w:delText>
        </w:r>
      </w:del>
      <w:ins w:author="Anh Thu" w:date="2026-05-18T10:09:00Z" w16du:dateUtc="2026-05-18T03:09:00Z" w:id="18">
        <w:r w:rsidR="00225DE4">
          <w:rPr>
            <w:color w:val="000000" w:themeColor="text1"/>
            <w:sz w:val="26"/>
            <w:szCs w:val="26"/>
            <w:highlight w:val="white"/>
          </w:rPr>
          <w:t>Xác</w:t>
        </w:r>
        <w:r w:rsidRPr="00135D4B" w:rsidR="00225DE4">
          <w:rPr>
            <w:color w:val="000000" w:themeColor="text1"/>
            <w:sz w:val="26"/>
            <w:szCs w:val="26"/>
            <w:highlight w:val="white"/>
            <w:lang w:val="vi-VN"/>
          </w:rPr>
          <w:t xml:space="preserve"> </w:t>
        </w:r>
      </w:ins>
      <w:r w:rsidRPr="00135D4B">
        <w:rPr>
          <w:color w:val="000000" w:themeColor="text1"/>
          <w:sz w:val="26"/>
          <w:szCs w:val="26"/>
          <w:highlight w:val="white"/>
          <w:lang w:val="vi-VN"/>
        </w:rPr>
        <w:t xml:space="preserve">nhận: </w:t>
      </w:r>
      <w:r w:rsidRPr="00135D4B">
        <w:rPr>
          <w:b/>
          <w:bCs/>
          <w:color w:val="000000" w:themeColor="text1"/>
          <w:spacing w:val="-6"/>
          <w:sz w:val="26"/>
          <w:szCs w:val="26"/>
          <w:highlight w:val="white"/>
          <w:lang w:val="vi-VN"/>
        </w:rPr>
        <w:t xml:space="preserve">Chấp hành xong Quyết định đưa </w:t>
      </w:r>
      <w:r w:rsidR="00E92984">
        <w:rPr>
          <w:b/>
          <w:bCs/>
          <w:color w:val="000000" w:themeColor="text1"/>
          <w:spacing w:val="-6"/>
          <w:sz w:val="26"/>
          <w:szCs w:val="26"/>
          <w:highlight w:val="white"/>
        </w:rPr>
        <w:t>đi</w:t>
      </w:r>
      <w:r w:rsidRPr="00135D4B">
        <w:rPr>
          <w:b/>
          <w:bCs/>
          <w:color w:val="000000" w:themeColor="text1"/>
          <w:spacing w:val="-6"/>
          <w:sz w:val="26"/>
          <w:szCs w:val="26"/>
          <w:highlight w:val="white"/>
          <w:lang w:val="vi-VN"/>
        </w:rPr>
        <w:t xml:space="preserve"> cai nghiện bắt buộc</w:t>
      </w:r>
      <w:r w:rsidRPr="00135D4B">
        <w:rPr>
          <w:color w:val="000000" w:themeColor="text1"/>
          <w:sz w:val="26"/>
          <w:szCs w:val="26"/>
          <w:highlight w:val="white"/>
          <w:lang w:val="vi-VN"/>
        </w:rPr>
        <w:t xml:space="preserve">. </w:t>
      </w:r>
    </w:p>
    <w:p w:rsidRPr="00135D4B" w:rsidR="00DA2394" w:rsidP="00DA2394" w:rsidRDefault="00DA2394" w14:paraId="62CDF5D6" w14:textId="77777777">
      <w:pPr>
        <w:autoSpaceDE w:val="0"/>
        <w:autoSpaceDN w:val="0"/>
        <w:adjustRightInd w:val="0"/>
        <w:ind w:firstLine="709"/>
        <w:rPr>
          <w:color w:val="000000" w:themeColor="text1"/>
          <w:sz w:val="26"/>
          <w:szCs w:val="26"/>
          <w:highlight w:val="white"/>
        </w:rPr>
      </w:pPr>
      <w:r w:rsidRPr="00135D4B">
        <w:rPr>
          <w:color w:val="000000" w:themeColor="text1"/>
          <w:sz w:val="26"/>
          <w:szCs w:val="26"/>
          <w:highlight w:val="white"/>
        </w:rPr>
        <w:t>Thời gian chấp hành: từ ngày: ......../....../................. đến ......../....../......................</w:t>
      </w:r>
    </w:p>
    <w:p w:rsidRPr="00135D4B" w:rsidR="00DA2394" w:rsidP="00DA2394" w:rsidRDefault="00DA2394" w14:paraId="125CF4D4" w14:textId="77777777">
      <w:pPr>
        <w:autoSpaceDE w:val="0"/>
        <w:autoSpaceDN w:val="0"/>
        <w:adjustRightInd w:val="0"/>
        <w:ind w:firstLine="709"/>
        <w:rPr>
          <w:color w:val="000000" w:themeColor="text1"/>
          <w:sz w:val="26"/>
          <w:szCs w:val="26"/>
          <w:highlight w:val="white"/>
        </w:rPr>
      </w:pPr>
    </w:p>
    <w:tbl>
      <w:tblPr>
        <w:tblW w:w="0" w:type="auto"/>
        <w:jc w:val="center"/>
        <w:tblLayout w:type="fixed"/>
        <w:tblLook w:val="0000" w:firstRow="0" w:lastRow="0" w:firstColumn="0" w:lastColumn="0" w:noHBand="0" w:noVBand="0"/>
      </w:tblPr>
      <w:tblGrid>
        <w:gridCol w:w="4395"/>
        <w:gridCol w:w="4677"/>
      </w:tblGrid>
      <w:tr w:rsidRPr="00135D4B" w:rsidR="00135D4B" w:rsidTr="0014132C" w14:paraId="595726A7" w14:textId="77777777">
        <w:trPr>
          <w:trHeight w:val="1494"/>
          <w:jc w:val="center"/>
        </w:trPr>
        <w:tc>
          <w:tcPr>
            <w:tcW w:w="4395" w:type="dxa"/>
            <w:tcBorders>
              <w:top w:val="nil"/>
              <w:left w:val="nil"/>
              <w:bottom w:val="nil"/>
              <w:right w:val="nil"/>
            </w:tcBorders>
            <w:shd w:val="clear" w:color="000000" w:fill="FFFFFF"/>
          </w:tcPr>
          <w:p w:rsidRPr="00135D4B" w:rsidR="00DA2394" w:rsidP="0014132C" w:rsidRDefault="00DA2394" w14:paraId="13291394" w14:textId="77777777">
            <w:pPr>
              <w:autoSpaceDE w:val="0"/>
              <w:autoSpaceDN w:val="0"/>
              <w:adjustRightInd w:val="0"/>
              <w:ind w:firstLine="34"/>
              <w:jc w:val="left"/>
              <w:rPr>
                <w:color w:val="000000" w:themeColor="text1"/>
                <w:sz w:val="22"/>
              </w:rPr>
            </w:pPr>
            <w:r w:rsidRPr="00135D4B">
              <w:rPr>
                <w:b/>
                <w:bCs/>
                <w:i/>
                <w:iCs/>
                <w:color w:val="000000" w:themeColor="text1"/>
              </w:rPr>
              <w:t>N</w:t>
            </w:r>
            <w:r w:rsidRPr="00135D4B">
              <w:rPr>
                <w:b/>
                <w:bCs/>
                <w:i/>
                <w:iCs/>
                <w:color w:val="000000" w:themeColor="text1"/>
                <w:lang w:val="vi-VN"/>
              </w:rPr>
              <w:t>ơi nhận:</w:t>
            </w:r>
            <w:r w:rsidRPr="00135D4B">
              <w:rPr>
                <w:b/>
                <w:bCs/>
                <w:i/>
                <w:iCs/>
                <w:color w:val="000000" w:themeColor="text1"/>
                <w:lang w:val="vi-VN"/>
              </w:rPr>
              <w:br/>
            </w:r>
            <w:r w:rsidRPr="00135D4B">
              <w:rPr>
                <w:color w:val="000000" w:themeColor="text1"/>
              </w:rPr>
              <w:t xml:space="preserve">- </w:t>
            </w:r>
            <w:r w:rsidRPr="00135D4B">
              <w:rPr>
                <w:color w:val="000000" w:themeColor="text1"/>
                <w:sz w:val="22"/>
              </w:rPr>
              <w:t>Ông (bà)</w:t>
            </w:r>
            <w:proofErr w:type="gramStart"/>
            <w:r w:rsidRPr="00135D4B">
              <w:rPr>
                <w:color w:val="000000" w:themeColor="text1"/>
                <w:sz w:val="22"/>
              </w:rPr>
              <w:t>.....</w:t>
            </w:r>
            <w:proofErr w:type="gramEnd"/>
            <w:r w:rsidRPr="00135D4B">
              <w:rPr>
                <w:color w:val="000000" w:themeColor="text1"/>
                <w:sz w:val="22"/>
                <w:vertAlign w:val="superscript"/>
              </w:rPr>
              <w:t>4</w:t>
            </w:r>
            <w:r w:rsidRPr="00135D4B">
              <w:rPr>
                <w:color w:val="000000" w:themeColor="text1"/>
                <w:sz w:val="22"/>
              </w:rPr>
              <w:t>....;</w:t>
            </w:r>
          </w:p>
          <w:p w:rsidRPr="00135D4B" w:rsidR="00DA2394" w:rsidP="0014132C" w:rsidRDefault="00DA2394" w14:paraId="29E0CED6" w14:textId="77777777">
            <w:pPr>
              <w:autoSpaceDE w:val="0"/>
              <w:autoSpaceDN w:val="0"/>
              <w:adjustRightInd w:val="0"/>
              <w:ind w:firstLine="34"/>
              <w:jc w:val="left"/>
              <w:rPr>
                <w:rFonts w:ascii="Calibri" w:hAnsi="Calibri" w:cs="Calibri"/>
                <w:color w:val="000000" w:themeColor="text1"/>
                <w:sz w:val="22"/>
              </w:rPr>
            </w:pPr>
            <w:r w:rsidRPr="00135D4B">
              <w:rPr>
                <w:color w:val="000000" w:themeColor="text1"/>
                <w:sz w:val="22"/>
              </w:rPr>
              <w:t>- L</w:t>
            </w:r>
            <w:r w:rsidRPr="00135D4B">
              <w:rPr>
                <w:color w:val="000000" w:themeColor="text1"/>
                <w:sz w:val="22"/>
                <w:lang w:val="vi-VN"/>
              </w:rPr>
              <w:t>ưu: VT, ...</w:t>
            </w:r>
          </w:p>
        </w:tc>
        <w:tc>
          <w:tcPr>
            <w:tcW w:w="4677" w:type="dxa"/>
            <w:tcBorders>
              <w:top w:val="nil"/>
              <w:left w:val="nil"/>
              <w:bottom w:val="nil"/>
              <w:right w:val="nil"/>
            </w:tcBorders>
            <w:shd w:val="clear" w:color="000000" w:fill="FFFFFF"/>
          </w:tcPr>
          <w:p w:rsidRPr="00135D4B" w:rsidR="00DA2394" w:rsidP="0014132C" w:rsidRDefault="00A215D1" w14:paraId="306BB8D1" w14:textId="77777777">
            <w:pPr>
              <w:autoSpaceDE w:val="0"/>
              <w:autoSpaceDN w:val="0"/>
              <w:adjustRightInd w:val="0"/>
              <w:ind w:firstLine="33"/>
              <w:jc w:val="center"/>
              <w:rPr>
                <w:b/>
                <w:bCs/>
                <w:color w:val="000000" w:themeColor="text1"/>
                <w:sz w:val="26"/>
                <w:szCs w:val="26"/>
              </w:rPr>
            </w:pPr>
            <w:r>
              <w:rPr>
                <w:b/>
                <w:bCs/>
                <w:color w:val="000000" w:themeColor="text1"/>
                <w:sz w:val="26"/>
                <w:szCs w:val="26"/>
              </w:rPr>
              <w:t>TRƯỞNG CƠ SỞ CAI NGHIỆN</w:t>
            </w:r>
          </w:p>
          <w:p w:rsidRPr="00135D4B" w:rsidR="00DA2394" w:rsidP="0014132C" w:rsidRDefault="00DA2394" w14:paraId="2F9DF1EF" w14:textId="77777777">
            <w:pPr>
              <w:autoSpaceDE w:val="0"/>
              <w:autoSpaceDN w:val="0"/>
              <w:adjustRightInd w:val="0"/>
              <w:ind w:firstLine="33"/>
              <w:jc w:val="center"/>
              <w:rPr>
                <w:rFonts w:ascii="Calibri" w:hAnsi="Calibri" w:cs="Calibri"/>
                <w:color w:val="000000" w:themeColor="text1"/>
                <w:sz w:val="22"/>
              </w:rPr>
            </w:pPr>
            <w:r w:rsidRPr="00135D4B">
              <w:rPr>
                <w:i/>
                <w:iCs/>
                <w:color w:val="000000" w:themeColor="text1"/>
                <w:sz w:val="26"/>
                <w:szCs w:val="26"/>
              </w:rPr>
              <w:t>(Ký, ghi rõ họ tên, đóng dấu)</w:t>
            </w:r>
          </w:p>
        </w:tc>
      </w:tr>
    </w:tbl>
    <w:p w:rsidRPr="00135D4B" w:rsidR="00DA2394" w:rsidP="00DA2394" w:rsidRDefault="00DA2394" w14:paraId="7F72C3C8" w14:textId="77777777">
      <w:pPr>
        <w:autoSpaceDE w:val="0"/>
        <w:autoSpaceDN w:val="0"/>
        <w:adjustRightInd w:val="0"/>
        <w:ind w:firstLine="0"/>
        <w:rPr>
          <w:b/>
          <w:bCs/>
          <w:color w:val="000000" w:themeColor="text1"/>
          <w:sz w:val="25"/>
          <w:szCs w:val="25"/>
        </w:rPr>
      </w:pPr>
    </w:p>
    <w:p w:rsidRPr="00135D4B" w:rsidR="0050673C" w:rsidP="0050673C" w:rsidRDefault="0050673C" w14:paraId="70CDDE2B" w14:textId="77777777">
      <w:pPr>
        <w:autoSpaceDE w:val="0"/>
        <w:autoSpaceDN w:val="0"/>
        <w:adjustRightInd w:val="0"/>
        <w:spacing w:before="60" w:after="60"/>
        <w:rPr>
          <w:color w:val="000000" w:themeColor="text1"/>
          <w:highlight w:val="white"/>
        </w:rPr>
      </w:pPr>
    </w:p>
    <w:p w:rsidRPr="00135D4B" w:rsidR="0050673C" w:rsidDel="00DB3849" w:rsidP="00072051" w:rsidRDefault="0050673C" w14:paraId="24D1040B" w14:textId="64363F9B">
      <w:pPr>
        <w:tabs>
          <w:tab w:val="left" w:pos="3885"/>
          <w:tab w:val="center" w:pos="5103"/>
        </w:tabs>
        <w:spacing w:before="120" w:after="120"/>
        <w:ind w:firstLine="0"/>
        <w:jc w:val="center"/>
        <w:rPr>
          <w:del w:author="Anh Thu" w:date="2026-05-18T10:08:00Z" w16du:dateUtc="2026-05-18T03:08:00Z" w:id="19"/>
          <w:b/>
          <w:color w:val="000000" w:themeColor="text1"/>
          <w:sz w:val="26"/>
          <w:szCs w:val="26"/>
          <w:lang w:val="sv-SE"/>
        </w:rPr>
      </w:pPr>
    </w:p>
    <w:p w:rsidRPr="00135D4B" w:rsidR="0050673C" w:rsidDel="00DB3849" w:rsidP="00072051" w:rsidRDefault="0050673C" w14:paraId="0194ED8C" w14:textId="103311D3">
      <w:pPr>
        <w:tabs>
          <w:tab w:val="left" w:pos="3885"/>
          <w:tab w:val="center" w:pos="5103"/>
        </w:tabs>
        <w:spacing w:before="120" w:after="120"/>
        <w:ind w:firstLine="0"/>
        <w:jc w:val="center"/>
        <w:rPr>
          <w:del w:author="Anh Thu" w:date="2026-05-18T10:08:00Z" w16du:dateUtc="2026-05-18T03:08:00Z" w:id="20"/>
          <w:b/>
          <w:color w:val="000000" w:themeColor="text1"/>
          <w:sz w:val="26"/>
          <w:szCs w:val="26"/>
          <w:lang w:val="sv-SE"/>
        </w:rPr>
      </w:pPr>
    </w:p>
    <w:p w:rsidRPr="00135D4B" w:rsidR="00B3741E" w:rsidDel="00DB3849" w:rsidP="00072051" w:rsidRDefault="00B3741E" w14:paraId="4969B547" w14:textId="123F9071">
      <w:pPr>
        <w:tabs>
          <w:tab w:val="left" w:pos="3885"/>
          <w:tab w:val="center" w:pos="5103"/>
        </w:tabs>
        <w:spacing w:before="120" w:after="120"/>
        <w:ind w:firstLine="0"/>
        <w:jc w:val="center"/>
        <w:rPr>
          <w:del w:author="Anh Thu" w:date="2026-05-18T10:08:00Z" w16du:dateUtc="2026-05-18T03:08:00Z" w:id="21"/>
          <w:b/>
          <w:color w:val="000000" w:themeColor="text1"/>
          <w:sz w:val="26"/>
          <w:szCs w:val="26"/>
          <w:lang w:val="sv-SE"/>
        </w:rPr>
      </w:pPr>
    </w:p>
    <w:p w:rsidRPr="00135D4B" w:rsidR="005F5304" w:rsidP="005949C6" w:rsidRDefault="004744B0" w14:paraId="775C3F14" w14:textId="73DBF40F">
      <w:pPr>
        <w:spacing w:after="200" w:line="276" w:lineRule="auto"/>
        <w:ind w:firstLine="0"/>
        <w:jc w:val="right"/>
        <w:rPr>
          <w:b/>
          <w:color w:val="000000" w:themeColor="text1"/>
          <w:sz w:val="25"/>
          <w:szCs w:val="25"/>
        </w:rPr>
      </w:pPr>
      <w:r>
        <w:rPr>
          <w:b/>
          <w:color w:val="000000" w:themeColor="text1"/>
          <w:sz w:val="25"/>
          <w:szCs w:val="25"/>
          <w:lang w:val="vi-VN"/>
        </w:rPr>
        <w:br w:type="page"/>
      </w:r>
      <w:r w:rsidRPr="00135D4B" w:rsidR="005F5304">
        <w:rPr>
          <w:b/>
          <w:color w:val="000000" w:themeColor="text1"/>
          <w:sz w:val="25"/>
          <w:szCs w:val="25"/>
          <w:lang w:val="vi-VN"/>
        </w:rPr>
        <w:t xml:space="preserve">Mẫu số </w:t>
      </w:r>
      <w:r w:rsidR="00DF4D88">
        <w:rPr>
          <w:b/>
          <w:color w:val="000000" w:themeColor="text1"/>
          <w:sz w:val="25"/>
          <w:szCs w:val="25"/>
        </w:rPr>
        <w:t>51</w:t>
      </w:r>
    </w:p>
    <w:p w:rsidRPr="00135D4B" w:rsidR="005F5304" w:rsidP="005F5304" w:rsidRDefault="005F5304" w14:paraId="28ECE937" w14:textId="77777777">
      <w:pPr>
        <w:rPr>
          <w:b/>
          <w:color w:val="000000" w:themeColor="text1"/>
          <w:sz w:val="25"/>
          <w:szCs w:val="25"/>
          <w:lang w:val="vi-VN"/>
        </w:rPr>
      </w:pPr>
    </w:p>
    <w:tbl>
      <w:tblPr>
        <w:tblW w:w="9172" w:type="dxa"/>
        <w:jc w:val="center"/>
        <w:tblLayout w:type="fixed"/>
        <w:tblCellMar>
          <w:left w:w="0" w:type="dxa"/>
          <w:right w:w="0" w:type="dxa"/>
        </w:tblCellMar>
        <w:tblLook w:val="0000" w:firstRow="0" w:lastRow="0" w:firstColumn="0" w:lastColumn="0" w:noHBand="0" w:noVBand="0"/>
      </w:tblPr>
      <w:tblGrid>
        <w:gridCol w:w="3530"/>
        <w:gridCol w:w="5642"/>
      </w:tblGrid>
      <w:tr w:rsidRPr="00135D4B" w:rsidR="00135D4B" w:rsidTr="00916FF9" w14:paraId="252B646E" w14:textId="77777777">
        <w:trPr>
          <w:trHeight w:val="688"/>
          <w:jc w:val="center"/>
        </w:trPr>
        <w:tc>
          <w:tcPr>
            <w:tcW w:w="3530" w:type="dxa"/>
            <w:tcBorders>
              <w:left w:val="nil"/>
              <w:right w:val="nil"/>
            </w:tcBorders>
            <w:shd w:val="clear" w:color="auto" w:fill="FFFFFF"/>
          </w:tcPr>
          <w:p w:rsidRPr="00135D4B" w:rsidR="005F5304" w:rsidP="00916FF9" w:rsidRDefault="005F5304" w14:paraId="23BB9BB4" w14:textId="77777777">
            <w:pPr>
              <w:widowControl w:val="0"/>
              <w:spacing w:line="320" w:lineRule="exact"/>
              <w:ind w:firstLine="0"/>
              <w:jc w:val="center"/>
              <w:rPr>
                <w:bCs/>
                <w:color w:val="000000" w:themeColor="text1"/>
                <w:szCs w:val="26"/>
                <w:shd w:val="clear" w:color="auto" w:fill="FFFFFF"/>
                <w:lang w:eastAsia="vi-VN"/>
              </w:rPr>
            </w:pPr>
            <w:r w:rsidRPr="00135D4B">
              <w:rPr>
                <w:bCs/>
                <w:color w:val="000000" w:themeColor="text1"/>
                <w:szCs w:val="26"/>
                <w:shd w:val="clear" w:color="auto" w:fill="FFFFFF"/>
                <w:lang w:eastAsia="vi-VN"/>
              </w:rPr>
              <w:t>…….</w:t>
            </w:r>
            <w:r w:rsidRPr="00135D4B">
              <w:rPr>
                <w:bCs/>
                <w:color w:val="000000" w:themeColor="text1"/>
                <w:szCs w:val="26"/>
                <w:shd w:val="clear" w:color="auto" w:fill="FFFFFF"/>
                <w:lang w:val="vi-VN" w:eastAsia="vi-VN"/>
              </w:rPr>
              <w:t xml:space="preserve"> </w:t>
            </w:r>
            <w:r w:rsidRPr="00135D4B">
              <w:rPr>
                <w:bCs/>
                <w:color w:val="000000" w:themeColor="text1"/>
                <w:szCs w:val="26"/>
                <w:shd w:val="clear" w:color="auto" w:fill="FFFFFF"/>
                <w:vertAlign w:val="superscript"/>
                <w:lang w:eastAsia="vi-VN"/>
              </w:rPr>
              <w:footnoteReference w:id="216"/>
            </w:r>
            <w:r w:rsidRPr="00135D4B">
              <w:rPr>
                <w:bCs/>
                <w:color w:val="000000" w:themeColor="text1"/>
                <w:szCs w:val="26"/>
                <w:shd w:val="clear" w:color="auto" w:fill="FFFFFF"/>
                <w:lang w:eastAsia="vi-VN"/>
              </w:rPr>
              <w:t>…….</w:t>
            </w:r>
          </w:p>
          <w:p w:rsidRPr="00135D4B" w:rsidR="005F5304" w:rsidP="00916FF9" w:rsidRDefault="005F5304" w14:paraId="6F510F1F" w14:textId="77777777">
            <w:pPr>
              <w:widowControl w:val="0"/>
              <w:spacing w:line="320" w:lineRule="exact"/>
              <w:ind w:firstLine="0"/>
              <w:jc w:val="center"/>
              <w:rPr>
                <w:b/>
                <w:bCs/>
                <w:color w:val="000000" w:themeColor="text1"/>
                <w:szCs w:val="26"/>
                <w:shd w:val="clear" w:color="auto" w:fill="FFFFFF"/>
                <w:vertAlign w:val="superscript"/>
                <w:lang w:eastAsia="vi-VN"/>
              </w:rPr>
            </w:pPr>
            <w:r w:rsidRPr="00135D4B">
              <w:rPr>
                <w:b/>
                <w:bCs/>
                <w:color w:val="000000" w:themeColor="text1"/>
                <w:szCs w:val="26"/>
                <w:shd w:val="clear" w:color="auto" w:fill="FFFFFF"/>
                <w:lang w:eastAsia="vi-VN"/>
              </w:rPr>
              <w:t>……</w:t>
            </w:r>
            <w:r w:rsidRPr="00135D4B">
              <w:rPr>
                <w:b/>
                <w:bCs/>
                <w:color w:val="000000" w:themeColor="text1"/>
                <w:szCs w:val="26"/>
                <w:shd w:val="clear" w:color="auto" w:fill="FFFFFF"/>
                <w:lang w:val="vi-VN" w:eastAsia="vi-VN"/>
              </w:rPr>
              <w:t xml:space="preserve"> </w:t>
            </w:r>
            <w:r w:rsidRPr="00135D4B">
              <w:rPr>
                <w:b/>
                <w:bCs/>
                <w:color w:val="000000" w:themeColor="text1"/>
                <w:szCs w:val="26"/>
                <w:shd w:val="clear" w:color="auto" w:fill="FFFFFF"/>
                <w:vertAlign w:val="superscript"/>
                <w:lang w:eastAsia="vi-VN"/>
              </w:rPr>
              <w:footnoteReference w:id="217"/>
            </w:r>
            <w:r w:rsidRPr="00135D4B">
              <w:rPr>
                <w:b/>
                <w:bCs/>
                <w:color w:val="000000" w:themeColor="text1"/>
                <w:szCs w:val="26"/>
                <w:shd w:val="clear" w:color="auto" w:fill="FFFFFF"/>
                <w:lang w:eastAsia="vi-VN"/>
              </w:rPr>
              <w:t>…….</w:t>
            </w:r>
          </w:p>
          <w:p w:rsidRPr="00135D4B" w:rsidR="005F5304" w:rsidP="00916FF9" w:rsidRDefault="005F5304" w14:paraId="13BE0416" w14:textId="77777777">
            <w:pPr>
              <w:spacing w:before="60" w:after="60"/>
              <w:ind w:firstLine="0"/>
              <w:jc w:val="center"/>
              <w:rPr>
                <w:b/>
                <w:color w:val="000000" w:themeColor="text1"/>
                <w:sz w:val="26"/>
                <w:szCs w:val="26"/>
                <w:lang w:val="vi-VN"/>
              </w:rPr>
            </w:pPr>
            <w:r w:rsidRPr="00135D4B">
              <w:rPr>
                <w:color w:val="000000" w:themeColor="text1"/>
                <w:szCs w:val="28"/>
                <w:vertAlign w:val="superscript"/>
              </w:rPr>
              <w:t>______________________</w:t>
            </w:r>
          </w:p>
        </w:tc>
        <w:tc>
          <w:tcPr>
            <w:tcW w:w="5642" w:type="dxa"/>
            <w:tcBorders>
              <w:left w:val="nil"/>
              <w:right w:val="nil"/>
            </w:tcBorders>
            <w:shd w:val="clear" w:color="auto" w:fill="FFFFFF"/>
          </w:tcPr>
          <w:p w:rsidRPr="00135D4B" w:rsidR="005F5304" w:rsidP="00916FF9" w:rsidRDefault="005F5304" w14:paraId="7BAF8227" w14:textId="77777777">
            <w:pPr>
              <w:widowControl w:val="0"/>
              <w:spacing w:line="320" w:lineRule="exact"/>
              <w:ind w:firstLine="142"/>
              <w:jc w:val="center"/>
              <w:rPr>
                <w:b/>
                <w:bCs/>
                <w:color w:val="000000" w:themeColor="text1"/>
                <w:szCs w:val="26"/>
                <w:shd w:val="clear" w:color="auto" w:fill="FFFFFF"/>
                <w:lang w:val="vi-VN" w:eastAsia="vi-VN"/>
              </w:rPr>
            </w:pPr>
            <w:r w:rsidRPr="00135D4B">
              <w:rPr>
                <w:b/>
                <w:bCs/>
                <w:color w:val="000000" w:themeColor="text1"/>
                <w:szCs w:val="26"/>
                <w:shd w:val="clear" w:color="auto" w:fill="FFFFFF"/>
                <w:lang w:val="vi-VN" w:eastAsia="vi-VN"/>
              </w:rPr>
              <w:t xml:space="preserve">CỘNG HÒA XÃ HỘI CHỦ NGHĨA VIỆT NAM </w:t>
            </w:r>
          </w:p>
          <w:p w:rsidRPr="00135D4B" w:rsidR="005F5304" w:rsidP="00916FF9" w:rsidRDefault="005F5304" w14:paraId="1720FAEC" w14:textId="77777777">
            <w:pPr>
              <w:widowControl w:val="0"/>
              <w:spacing w:line="320" w:lineRule="exact"/>
              <w:ind w:firstLine="142"/>
              <w:jc w:val="center"/>
              <w:rPr>
                <w:b/>
                <w:bCs/>
                <w:color w:val="000000" w:themeColor="text1"/>
                <w:sz w:val="26"/>
                <w:szCs w:val="26"/>
                <w:shd w:val="clear" w:color="auto" w:fill="FFFFFF"/>
                <w:lang w:eastAsia="vi-VN"/>
              </w:rPr>
            </w:pPr>
            <w:r w:rsidRPr="00135D4B">
              <w:rPr>
                <w:b/>
                <w:bCs/>
                <w:color w:val="000000" w:themeColor="text1"/>
                <w:sz w:val="26"/>
                <w:szCs w:val="26"/>
                <w:shd w:val="clear" w:color="auto" w:fill="FFFFFF"/>
                <w:lang w:eastAsia="vi-VN"/>
              </w:rPr>
              <w:t>Độc lập - Tự do - Hạnh phúc</w:t>
            </w:r>
          </w:p>
          <w:p w:rsidRPr="00135D4B" w:rsidR="005F5304" w:rsidP="00916FF9" w:rsidRDefault="005F5304" w14:paraId="6746E0CF" w14:textId="77777777">
            <w:pPr>
              <w:spacing w:before="60" w:after="60"/>
              <w:ind w:firstLine="16"/>
              <w:jc w:val="center"/>
              <w:rPr>
                <w:b/>
                <w:color w:val="000000" w:themeColor="text1"/>
                <w:sz w:val="26"/>
                <w:szCs w:val="26"/>
                <w:lang w:val="vi-VN"/>
              </w:rPr>
            </w:pPr>
            <w:r w:rsidRPr="00135D4B">
              <w:rPr>
                <w:color w:val="000000" w:themeColor="text1"/>
                <w:szCs w:val="28"/>
                <w:vertAlign w:val="superscript"/>
              </w:rPr>
              <w:t>____________________________________________</w:t>
            </w:r>
          </w:p>
        </w:tc>
      </w:tr>
      <w:tr w:rsidRPr="00135D4B" w:rsidR="00135D4B" w:rsidTr="00916FF9" w14:paraId="34439BFA" w14:textId="77777777">
        <w:trPr>
          <w:trHeight w:val="279"/>
          <w:jc w:val="center"/>
        </w:trPr>
        <w:tc>
          <w:tcPr>
            <w:tcW w:w="3530" w:type="dxa"/>
            <w:tcBorders>
              <w:left w:val="nil"/>
              <w:right w:val="nil"/>
            </w:tcBorders>
            <w:shd w:val="clear" w:color="auto" w:fill="FFFFFF"/>
          </w:tcPr>
          <w:p w:rsidRPr="00135D4B" w:rsidR="005F5304" w:rsidP="00916FF9" w:rsidRDefault="005F5304" w14:paraId="0CB893C6" w14:textId="77777777">
            <w:pPr>
              <w:widowControl w:val="0"/>
              <w:ind w:firstLine="0"/>
              <w:jc w:val="center"/>
              <w:rPr>
                <w:bCs/>
                <w:color w:val="000000" w:themeColor="text1"/>
                <w:sz w:val="26"/>
                <w:szCs w:val="26"/>
                <w:shd w:val="clear" w:color="auto" w:fill="FFFFFF"/>
                <w:lang w:eastAsia="vi-VN"/>
              </w:rPr>
            </w:pPr>
            <w:r w:rsidRPr="00135D4B">
              <w:rPr>
                <w:color w:val="000000" w:themeColor="text1"/>
                <w:sz w:val="26"/>
                <w:szCs w:val="26"/>
                <w:shd w:val="clear" w:color="auto" w:fill="FFFFFF"/>
                <w:lang w:val="vi-VN"/>
              </w:rPr>
              <w:t>Số:          /TB-</w:t>
            </w:r>
            <w:r w:rsidRPr="00135D4B">
              <w:rPr>
                <w:color w:val="000000" w:themeColor="text1"/>
                <w:sz w:val="26"/>
                <w:szCs w:val="26"/>
                <w:shd w:val="clear" w:color="auto" w:fill="FFFFFF"/>
              </w:rPr>
              <w:t xml:space="preserve"> </w:t>
            </w:r>
            <w:r w:rsidRPr="00135D4B">
              <w:rPr>
                <w:rStyle w:val="FootnoteReference"/>
                <w:color w:val="000000" w:themeColor="text1"/>
                <w:sz w:val="26"/>
                <w:szCs w:val="26"/>
                <w:shd w:val="clear" w:color="auto" w:fill="FFFFFF"/>
                <w:lang w:val="vi-VN"/>
              </w:rPr>
              <w:footnoteReference w:id="218"/>
            </w:r>
          </w:p>
        </w:tc>
        <w:tc>
          <w:tcPr>
            <w:tcW w:w="5642" w:type="dxa"/>
            <w:tcBorders>
              <w:left w:val="nil"/>
              <w:right w:val="nil"/>
            </w:tcBorders>
            <w:shd w:val="clear" w:color="auto" w:fill="FFFFFF"/>
          </w:tcPr>
          <w:p w:rsidRPr="00135D4B" w:rsidR="005F5304" w:rsidP="00916FF9" w:rsidRDefault="005F5304" w14:paraId="2009D52B" w14:textId="77777777">
            <w:pPr>
              <w:autoSpaceDE w:val="0"/>
              <w:autoSpaceDN w:val="0"/>
              <w:adjustRightInd w:val="0"/>
              <w:jc w:val="right"/>
              <w:rPr>
                <w:b/>
                <w:bCs/>
                <w:color w:val="000000" w:themeColor="text1"/>
                <w:sz w:val="26"/>
                <w:szCs w:val="26"/>
                <w:shd w:val="clear" w:color="auto" w:fill="FFFFFF"/>
              </w:rPr>
            </w:pPr>
            <w:r w:rsidRPr="00135D4B">
              <w:rPr>
                <w:i/>
                <w:iCs/>
                <w:color w:val="000000" w:themeColor="text1"/>
                <w:sz w:val="26"/>
                <w:szCs w:val="26"/>
                <w:shd w:val="clear" w:color="auto" w:fill="FFFFFF"/>
                <w:lang w:val="vi-VN" w:eastAsia="vi-VN"/>
              </w:rPr>
              <w:t>..........</w:t>
            </w:r>
            <w:r w:rsidRPr="00135D4B">
              <w:rPr>
                <w:i/>
                <w:iCs/>
                <w:color w:val="000000" w:themeColor="text1"/>
                <w:vertAlign w:val="superscript"/>
                <w:lang w:eastAsia="vi-VN"/>
              </w:rPr>
              <w:t xml:space="preserve"> </w:t>
            </w:r>
            <w:r w:rsidRPr="00135D4B">
              <w:rPr>
                <w:i/>
                <w:iCs/>
                <w:color w:val="000000" w:themeColor="text1"/>
                <w:vertAlign w:val="superscript"/>
                <w:lang w:eastAsia="vi-VN"/>
              </w:rPr>
              <w:footnoteReference w:id="219"/>
            </w:r>
            <w:r w:rsidRPr="00135D4B">
              <w:rPr>
                <w:i/>
                <w:iCs/>
                <w:color w:val="000000" w:themeColor="text1"/>
                <w:sz w:val="26"/>
                <w:szCs w:val="26"/>
                <w:shd w:val="clear" w:color="auto" w:fill="FFFFFF"/>
                <w:lang w:val="vi-VN" w:eastAsia="vi-VN"/>
              </w:rPr>
              <w:t>........</w:t>
            </w:r>
            <w:r w:rsidRPr="00135D4B">
              <w:rPr>
                <w:i/>
                <w:iCs/>
                <w:color w:val="000000" w:themeColor="text1"/>
                <w:sz w:val="26"/>
                <w:szCs w:val="26"/>
                <w:shd w:val="clear" w:color="auto" w:fill="FFFFFF"/>
                <w:lang w:eastAsia="vi-VN"/>
              </w:rPr>
              <w:t>.....,</w:t>
            </w:r>
            <w:r w:rsidRPr="00135D4B">
              <w:rPr>
                <w:i/>
                <w:iCs/>
                <w:color w:val="000000" w:themeColor="text1"/>
                <w:sz w:val="26"/>
                <w:szCs w:val="26"/>
                <w:shd w:val="clear" w:color="auto" w:fill="FFFFFF"/>
                <w:vertAlign w:val="superscript"/>
                <w:lang w:eastAsia="vi-VN"/>
              </w:rPr>
              <w:t xml:space="preserve"> </w:t>
            </w:r>
            <w:r w:rsidRPr="00135D4B">
              <w:rPr>
                <w:i/>
                <w:iCs/>
                <w:color w:val="000000" w:themeColor="text1"/>
                <w:sz w:val="26"/>
                <w:szCs w:val="26"/>
                <w:shd w:val="clear" w:color="auto" w:fill="FFFFFF"/>
                <w:lang w:eastAsia="vi-VN"/>
              </w:rPr>
              <w:t>ngày... tháng... năm..</w:t>
            </w:r>
            <w:r w:rsidRPr="00135D4B">
              <w:rPr>
                <w:i/>
                <w:iCs/>
                <w:color w:val="000000" w:themeColor="text1"/>
                <w:sz w:val="26"/>
                <w:szCs w:val="26"/>
                <w:shd w:val="clear" w:color="auto" w:fill="FFFFFF"/>
                <w:lang w:val="vi-VN" w:eastAsia="vi-VN"/>
              </w:rPr>
              <w:t>............</w:t>
            </w:r>
          </w:p>
        </w:tc>
      </w:tr>
    </w:tbl>
    <w:p w:rsidRPr="00135D4B" w:rsidR="005F5304" w:rsidP="005F5304" w:rsidRDefault="005F5304" w14:paraId="20C398FE" w14:textId="77777777">
      <w:pPr>
        <w:spacing w:before="240"/>
        <w:jc w:val="center"/>
        <w:rPr>
          <w:b/>
          <w:color w:val="000000" w:themeColor="text1"/>
          <w:spacing w:val="-6"/>
          <w:sz w:val="26"/>
          <w:szCs w:val="26"/>
        </w:rPr>
      </w:pPr>
      <w:r w:rsidRPr="00135D4B">
        <w:rPr>
          <w:b/>
          <w:color w:val="000000" w:themeColor="text1"/>
          <w:spacing w:val="-6"/>
          <w:sz w:val="26"/>
          <w:szCs w:val="26"/>
          <w:lang w:val="vi-VN"/>
        </w:rPr>
        <w:t>THÔNG BÁO</w:t>
      </w:r>
    </w:p>
    <w:p w:rsidRPr="00135D4B" w:rsidR="005F5304" w:rsidP="005F5304" w:rsidRDefault="005F5304" w14:paraId="0AD11394" w14:textId="77777777">
      <w:pPr>
        <w:ind w:firstLine="709"/>
        <w:jc w:val="center"/>
        <w:rPr>
          <w:color w:val="000000" w:themeColor="text1"/>
          <w:spacing w:val="-6"/>
          <w:sz w:val="26"/>
          <w:szCs w:val="26"/>
          <w:lang w:val="vi-VN"/>
        </w:rPr>
      </w:pPr>
      <w:r w:rsidRPr="00135D4B">
        <w:rPr>
          <w:b/>
          <w:color w:val="000000" w:themeColor="text1"/>
          <w:spacing w:val="-6"/>
          <w:sz w:val="26"/>
          <w:szCs w:val="26"/>
        </w:rPr>
        <w:t>V</w:t>
      </w:r>
      <w:r w:rsidRPr="00135D4B">
        <w:rPr>
          <w:b/>
          <w:color w:val="000000" w:themeColor="text1"/>
          <w:spacing w:val="-6"/>
          <w:sz w:val="26"/>
          <w:szCs w:val="26"/>
          <w:lang w:val="vi-VN"/>
        </w:rPr>
        <w:t>ề việc người cai nghiện ma túy chuẩn bị hoàn thành cai nghiện ma</w:t>
      </w:r>
      <w:r w:rsidRPr="00135D4B">
        <w:rPr>
          <w:b/>
          <w:color w:val="000000" w:themeColor="text1"/>
          <w:spacing w:val="-6"/>
          <w:sz w:val="26"/>
          <w:szCs w:val="26"/>
        </w:rPr>
        <w:t xml:space="preserve"> </w:t>
      </w:r>
      <w:r w:rsidRPr="00135D4B">
        <w:rPr>
          <w:b/>
          <w:color w:val="000000" w:themeColor="text1"/>
          <w:spacing w:val="-6"/>
          <w:sz w:val="26"/>
          <w:szCs w:val="26"/>
          <w:lang w:val="vi-VN"/>
        </w:rPr>
        <w:t>túy</w:t>
      </w:r>
    </w:p>
    <w:p w:rsidRPr="00135D4B" w:rsidR="005F5304" w:rsidP="005F5304" w:rsidRDefault="005F5304" w14:paraId="11E8DD4D" w14:textId="77777777">
      <w:pPr>
        <w:ind w:firstLine="709"/>
        <w:jc w:val="center"/>
        <w:rPr>
          <w:color w:val="000000" w:themeColor="text1"/>
          <w:spacing w:val="-6"/>
          <w:sz w:val="26"/>
          <w:szCs w:val="26"/>
          <w:lang w:val="vi-VN"/>
        </w:rPr>
      </w:pPr>
    </w:p>
    <w:p w:rsidRPr="00135D4B" w:rsidR="005F5304" w:rsidP="005F5304" w:rsidRDefault="005F5304" w14:paraId="2D7E7FDB" w14:textId="77777777">
      <w:pPr>
        <w:ind w:firstLine="709"/>
        <w:jc w:val="center"/>
        <w:rPr>
          <w:color w:val="000000" w:themeColor="text1"/>
          <w:spacing w:val="-6"/>
          <w:sz w:val="26"/>
          <w:szCs w:val="26"/>
          <w:lang w:val="vi-VN"/>
        </w:rPr>
      </w:pPr>
      <w:r w:rsidRPr="00135D4B">
        <w:rPr>
          <w:color w:val="000000" w:themeColor="text1"/>
          <w:spacing w:val="-6"/>
          <w:sz w:val="26"/>
          <w:szCs w:val="26"/>
          <w:lang w:val="vi-VN"/>
        </w:rPr>
        <w:t xml:space="preserve">Kính gửi: </w:t>
      </w:r>
      <w:r w:rsidRPr="00135D4B">
        <w:rPr>
          <w:color w:val="000000" w:themeColor="text1"/>
          <w:spacing w:val="-6"/>
          <w:sz w:val="26"/>
          <w:szCs w:val="26"/>
        </w:rPr>
        <w:t xml:space="preserve">Công an </w:t>
      </w:r>
      <w:r w:rsidRPr="00135D4B">
        <w:rPr>
          <w:color w:val="000000" w:themeColor="text1"/>
          <w:spacing w:val="-6"/>
          <w:sz w:val="26"/>
          <w:szCs w:val="26"/>
          <w:lang w:val="vi-VN"/>
        </w:rPr>
        <w:t>.....................</w:t>
      </w:r>
      <w:r w:rsidRPr="00135D4B">
        <w:rPr>
          <w:rStyle w:val="FootnoteReference"/>
          <w:color w:val="000000" w:themeColor="text1"/>
          <w:spacing w:val="-6"/>
          <w:sz w:val="26"/>
          <w:szCs w:val="26"/>
          <w:lang w:val="vi-VN"/>
        </w:rPr>
        <w:t xml:space="preserve"> </w:t>
      </w:r>
      <w:r w:rsidRPr="00135D4B">
        <w:rPr>
          <w:rStyle w:val="FootnoteReference"/>
          <w:color w:val="000000" w:themeColor="text1"/>
          <w:spacing w:val="-6"/>
          <w:sz w:val="26"/>
          <w:szCs w:val="26"/>
        </w:rPr>
        <w:footnoteReference w:id="220"/>
      </w:r>
      <w:r w:rsidRPr="00135D4B">
        <w:rPr>
          <w:color w:val="000000" w:themeColor="text1"/>
          <w:spacing w:val="-6"/>
          <w:sz w:val="26"/>
          <w:szCs w:val="26"/>
          <w:lang w:val="vi-VN"/>
        </w:rPr>
        <w:t>......………</w:t>
      </w:r>
      <w:r w:rsidRPr="00135D4B">
        <w:rPr>
          <w:rStyle w:val="FootnoteReference"/>
          <w:color w:val="000000" w:themeColor="text1"/>
          <w:spacing w:val="-6"/>
          <w:sz w:val="26"/>
          <w:szCs w:val="26"/>
          <w:lang w:val="vi-VN"/>
        </w:rPr>
        <w:t xml:space="preserve"> </w:t>
      </w:r>
      <w:r w:rsidRPr="00135D4B">
        <w:rPr>
          <w:color w:val="000000" w:themeColor="text1"/>
          <w:spacing w:val="-6"/>
          <w:sz w:val="26"/>
          <w:szCs w:val="26"/>
          <w:lang w:val="vi-VN"/>
        </w:rPr>
        <w:t>……</w:t>
      </w:r>
    </w:p>
    <w:p w:rsidR="00BA7914" w:rsidP="005F5304" w:rsidRDefault="00BA7914" w14:paraId="68FBC6D4" w14:textId="77777777">
      <w:pPr>
        <w:spacing w:before="60" w:after="60"/>
        <w:ind w:firstLine="709"/>
        <w:rPr>
          <w:color w:val="000000" w:themeColor="text1"/>
          <w:sz w:val="26"/>
          <w:szCs w:val="26"/>
        </w:rPr>
      </w:pPr>
    </w:p>
    <w:p w:rsidRPr="00135D4B" w:rsidR="005F5304" w:rsidP="005F5304" w:rsidRDefault="005F5304" w14:paraId="1E079DCA" w14:textId="77777777">
      <w:pPr>
        <w:spacing w:before="60" w:after="60"/>
        <w:ind w:firstLine="709"/>
        <w:rPr>
          <w:color w:val="000000" w:themeColor="text1"/>
          <w:sz w:val="26"/>
          <w:szCs w:val="26"/>
        </w:rPr>
      </w:pPr>
      <w:r w:rsidRPr="00135D4B">
        <w:rPr>
          <w:color w:val="000000" w:themeColor="text1"/>
          <w:sz w:val="26"/>
          <w:szCs w:val="26"/>
          <w:lang w:val="vi-VN"/>
        </w:rPr>
        <w:t>...........................</w:t>
      </w:r>
      <w:r w:rsidRPr="00135D4B">
        <w:rPr>
          <w:color w:val="000000" w:themeColor="text1"/>
          <w:sz w:val="26"/>
          <w:szCs w:val="26"/>
          <w:vertAlign w:val="superscript"/>
          <w:lang w:val="vi-VN"/>
        </w:rPr>
        <w:t>2</w:t>
      </w:r>
      <w:r w:rsidRPr="00135D4B">
        <w:rPr>
          <w:color w:val="000000" w:themeColor="text1"/>
          <w:sz w:val="26"/>
          <w:szCs w:val="26"/>
          <w:lang w:val="vi-VN"/>
        </w:rPr>
        <w:t xml:space="preserve">...................... thông báo tới </w:t>
      </w:r>
      <w:r w:rsidRPr="00135D4B">
        <w:rPr>
          <w:color w:val="000000" w:themeColor="text1"/>
          <w:sz w:val="26"/>
          <w:szCs w:val="26"/>
        </w:rPr>
        <w:t>Công an ……</w:t>
      </w:r>
      <w:r w:rsidRPr="00135D4B">
        <w:rPr>
          <w:color w:val="000000" w:themeColor="text1"/>
          <w:sz w:val="26"/>
          <w:szCs w:val="26"/>
          <w:vertAlign w:val="superscript"/>
        </w:rPr>
        <w:t>5</w:t>
      </w:r>
      <w:r w:rsidRPr="00135D4B">
        <w:rPr>
          <w:color w:val="000000" w:themeColor="text1"/>
          <w:sz w:val="26"/>
          <w:szCs w:val="26"/>
        </w:rPr>
        <w:t>…….. về việc người cai nghiện ma túy chuẩn bị hoàn thành cai nghiện ma túy của người có tên sau:</w:t>
      </w:r>
    </w:p>
    <w:p w:rsidRPr="00135D4B" w:rsidR="005F5304" w:rsidP="005F5304" w:rsidRDefault="005F5304" w14:paraId="253D2201" w14:textId="77777777">
      <w:pPr>
        <w:spacing w:before="60" w:after="60"/>
        <w:ind w:firstLine="709"/>
        <w:rPr>
          <w:color w:val="000000" w:themeColor="text1"/>
          <w:sz w:val="26"/>
          <w:szCs w:val="26"/>
        </w:rPr>
      </w:pPr>
      <w:r w:rsidRPr="00135D4B">
        <w:rPr>
          <w:color w:val="000000" w:themeColor="text1"/>
          <w:sz w:val="26"/>
          <w:szCs w:val="26"/>
        </w:rPr>
        <w:t>Họ và tên: ....................................................Giới tính: .........................................</w:t>
      </w:r>
    </w:p>
    <w:p w:rsidRPr="00135D4B" w:rsidR="005F5304" w:rsidP="005F5304" w:rsidRDefault="005F5304" w14:paraId="354E4F1D" w14:textId="77777777">
      <w:pPr>
        <w:spacing w:before="60" w:after="60"/>
        <w:ind w:firstLine="709"/>
        <w:rPr>
          <w:color w:val="000000" w:themeColor="text1"/>
          <w:sz w:val="26"/>
          <w:szCs w:val="26"/>
        </w:rPr>
      </w:pPr>
      <w:r w:rsidRPr="00135D4B">
        <w:rPr>
          <w:color w:val="000000" w:themeColor="text1"/>
          <w:sz w:val="26"/>
          <w:szCs w:val="26"/>
        </w:rPr>
        <w:t>Tên gọi khác: .........................................................................................................</w:t>
      </w:r>
    </w:p>
    <w:p w:rsidRPr="00135D4B" w:rsidR="005F5304" w:rsidP="005F5304" w:rsidRDefault="005F5304" w14:paraId="183DE1B5" w14:textId="77777777">
      <w:pPr>
        <w:spacing w:before="60" w:after="60"/>
        <w:ind w:firstLine="709"/>
        <w:rPr>
          <w:color w:val="000000" w:themeColor="text1"/>
          <w:sz w:val="26"/>
          <w:szCs w:val="26"/>
        </w:rPr>
      </w:pPr>
      <w:r w:rsidRPr="00135D4B">
        <w:rPr>
          <w:color w:val="000000" w:themeColor="text1"/>
          <w:sz w:val="26"/>
          <w:szCs w:val="26"/>
        </w:rPr>
        <w:t xml:space="preserve">Ngày, tháng, năm sinh: </w:t>
      </w:r>
      <w:proofErr w:type="gramStart"/>
      <w:r w:rsidRPr="00135D4B">
        <w:rPr>
          <w:color w:val="000000" w:themeColor="text1"/>
          <w:sz w:val="26"/>
          <w:szCs w:val="26"/>
        </w:rPr>
        <w:t>.....</w:t>
      </w:r>
      <w:proofErr w:type="gramEnd"/>
      <w:r w:rsidRPr="00135D4B">
        <w:rPr>
          <w:color w:val="000000" w:themeColor="text1"/>
          <w:sz w:val="26"/>
          <w:szCs w:val="26"/>
        </w:rPr>
        <w:t>/</w:t>
      </w:r>
      <w:proofErr w:type="gramStart"/>
      <w:r w:rsidRPr="00135D4B">
        <w:rPr>
          <w:color w:val="000000" w:themeColor="text1"/>
          <w:sz w:val="26"/>
          <w:szCs w:val="26"/>
        </w:rPr>
        <w:t>.....</w:t>
      </w:r>
      <w:proofErr w:type="gramEnd"/>
      <w:r w:rsidRPr="00135D4B">
        <w:rPr>
          <w:color w:val="000000" w:themeColor="text1"/>
          <w:sz w:val="26"/>
          <w:szCs w:val="26"/>
        </w:rPr>
        <w:t>/...... Nơi sinh.........................................................</w:t>
      </w:r>
    </w:p>
    <w:p w:rsidRPr="00135D4B" w:rsidR="005F5304" w:rsidP="005F5304" w:rsidRDefault="005F5304" w14:paraId="19088BE3" w14:textId="77777777">
      <w:pPr>
        <w:spacing w:before="60" w:after="60"/>
        <w:ind w:firstLine="709"/>
        <w:rPr>
          <w:color w:val="000000" w:themeColor="text1"/>
          <w:sz w:val="26"/>
          <w:szCs w:val="26"/>
        </w:rPr>
      </w:pPr>
      <w:r w:rsidRPr="00135D4B">
        <w:rPr>
          <w:color w:val="000000" w:themeColor="text1"/>
          <w:sz w:val="26"/>
          <w:szCs w:val="26"/>
        </w:rPr>
        <w:t>Quê quán: ..............................................................................................................</w:t>
      </w:r>
    </w:p>
    <w:p w:rsidRPr="00135D4B" w:rsidR="005F5304" w:rsidP="005F5304" w:rsidRDefault="005F5304" w14:paraId="77EB409A" w14:textId="77777777">
      <w:pPr>
        <w:spacing w:before="60" w:after="60"/>
        <w:ind w:firstLine="709"/>
        <w:rPr>
          <w:color w:val="000000" w:themeColor="text1"/>
          <w:sz w:val="26"/>
          <w:szCs w:val="26"/>
        </w:rPr>
      </w:pPr>
      <w:r w:rsidRPr="00135D4B">
        <w:rPr>
          <w:color w:val="000000" w:themeColor="text1"/>
          <w:sz w:val="26"/>
          <w:szCs w:val="26"/>
        </w:rPr>
        <w:t>Nơi thường trú/tạm trú: .........................................................................................</w:t>
      </w:r>
    </w:p>
    <w:p w:rsidRPr="00135D4B" w:rsidR="005F5304" w:rsidP="005F5304" w:rsidRDefault="005F5304" w14:paraId="171A5C8B" w14:textId="77777777">
      <w:pPr>
        <w:spacing w:before="60" w:after="60"/>
        <w:ind w:firstLine="709"/>
        <w:rPr>
          <w:color w:val="000000" w:themeColor="text1"/>
          <w:sz w:val="26"/>
          <w:szCs w:val="26"/>
        </w:rPr>
      </w:pPr>
      <w:r w:rsidRPr="00135D4B">
        <w:rPr>
          <w:color w:val="000000" w:themeColor="text1"/>
          <w:sz w:val="26"/>
          <w:szCs w:val="26"/>
        </w:rPr>
        <w:t xml:space="preserve">Số </w:t>
      </w:r>
      <w:r w:rsidR="00BA7914">
        <w:rPr>
          <w:color w:val="000000" w:themeColor="text1"/>
          <w:sz w:val="26"/>
          <w:szCs w:val="26"/>
        </w:rPr>
        <w:t>CC/</w:t>
      </w:r>
      <w:r w:rsidRPr="00135D4B">
        <w:rPr>
          <w:color w:val="000000" w:themeColor="text1"/>
          <w:sz w:val="26"/>
          <w:szCs w:val="26"/>
        </w:rPr>
        <w:t>CCCD/</w:t>
      </w:r>
      <w:r w:rsidR="00BA7914">
        <w:rPr>
          <w:color w:val="000000" w:themeColor="text1"/>
          <w:sz w:val="26"/>
          <w:szCs w:val="26"/>
        </w:rPr>
        <w:t>CMND/</w:t>
      </w:r>
      <w:r w:rsidRPr="00135D4B">
        <w:rPr>
          <w:color w:val="000000" w:themeColor="text1"/>
          <w:sz w:val="26"/>
          <w:szCs w:val="26"/>
        </w:rPr>
        <w:t>H</w:t>
      </w:r>
      <w:r w:rsidR="00BA7914">
        <w:rPr>
          <w:color w:val="000000" w:themeColor="text1"/>
          <w:sz w:val="26"/>
          <w:szCs w:val="26"/>
        </w:rPr>
        <w:t>C</w:t>
      </w:r>
      <w:r w:rsidRPr="00135D4B">
        <w:rPr>
          <w:color w:val="000000" w:themeColor="text1"/>
          <w:sz w:val="26"/>
          <w:szCs w:val="26"/>
        </w:rPr>
        <w:t xml:space="preserve">: ..................; ngày cấp: </w:t>
      </w:r>
      <w:proofErr w:type="gramStart"/>
      <w:r w:rsidRPr="00135D4B">
        <w:rPr>
          <w:color w:val="000000" w:themeColor="text1"/>
          <w:sz w:val="26"/>
          <w:szCs w:val="26"/>
        </w:rPr>
        <w:t>..../..../</w:t>
      </w:r>
      <w:proofErr w:type="gramEnd"/>
      <w:r w:rsidRPr="00135D4B">
        <w:rPr>
          <w:color w:val="000000" w:themeColor="text1"/>
          <w:sz w:val="26"/>
          <w:szCs w:val="26"/>
        </w:rPr>
        <w:t xml:space="preserve">......; nơi </w:t>
      </w:r>
      <w:proofErr w:type="gramStart"/>
      <w:r w:rsidRPr="00135D4B">
        <w:rPr>
          <w:color w:val="000000" w:themeColor="text1"/>
          <w:sz w:val="26"/>
          <w:szCs w:val="26"/>
        </w:rPr>
        <w:t>cấp:............</w:t>
      </w:r>
      <w:proofErr w:type="gramEnd"/>
    </w:p>
    <w:p w:rsidRPr="00135D4B" w:rsidR="005F5304" w:rsidP="005F5304" w:rsidRDefault="005F5304" w14:paraId="695CF911" w14:textId="77777777">
      <w:pPr>
        <w:spacing w:before="60" w:after="60"/>
        <w:ind w:firstLine="709"/>
        <w:rPr>
          <w:color w:val="000000" w:themeColor="text1"/>
          <w:sz w:val="26"/>
          <w:szCs w:val="26"/>
        </w:rPr>
      </w:pPr>
      <w:r w:rsidRPr="00135D4B">
        <w:rPr>
          <w:color w:val="000000" w:themeColor="text1"/>
          <w:sz w:val="26"/>
          <w:szCs w:val="26"/>
        </w:rPr>
        <w:t>Dân tộc: ....................... Tôn giáo: .............. Trình độ học vấn: ...............................</w:t>
      </w:r>
    </w:p>
    <w:p w:rsidRPr="00135D4B" w:rsidR="005F5304" w:rsidP="005F5304" w:rsidRDefault="005F5304" w14:paraId="2ECBE056" w14:textId="77777777">
      <w:pPr>
        <w:spacing w:before="60" w:after="60"/>
        <w:ind w:firstLine="709"/>
        <w:rPr>
          <w:color w:val="000000" w:themeColor="text1"/>
          <w:sz w:val="26"/>
          <w:szCs w:val="26"/>
        </w:rPr>
      </w:pPr>
      <w:r w:rsidRPr="00135D4B">
        <w:rPr>
          <w:color w:val="000000" w:themeColor="text1"/>
          <w:sz w:val="26"/>
          <w:szCs w:val="26"/>
        </w:rPr>
        <w:t>Nghề nghiệp: ..........................................................................</w:t>
      </w:r>
    </w:p>
    <w:p w:rsidRPr="00135D4B" w:rsidR="005F5304" w:rsidP="005F5304" w:rsidRDefault="005F5304" w14:paraId="5E6A10F1" w14:textId="77777777">
      <w:pPr>
        <w:spacing w:before="60" w:after="60"/>
        <w:ind w:firstLine="709"/>
        <w:rPr>
          <w:color w:val="000000" w:themeColor="text1"/>
          <w:sz w:val="26"/>
          <w:szCs w:val="26"/>
        </w:rPr>
      </w:pPr>
      <w:r w:rsidRPr="00135D4B">
        <w:rPr>
          <w:color w:val="000000" w:themeColor="text1"/>
          <w:sz w:val="26"/>
          <w:szCs w:val="26"/>
        </w:rPr>
        <w:t>Đã thực hiện việc cai nghiện ma túy theo Quyết định số……………………</w:t>
      </w:r>
    </w:p>
    <w:p w:rsidRPr="00135D4B" w:rsidR="005F5304" w:rsidP="005F5304" w:rsidRDefault="005F5304" w14:paraId="2618D541" w14:textId="77777777">
      <w:pPr>
        <w:spacing w:before="60" w:after="60"/>
        <w:ind w:firstLine="709"/>
        <w:rPr>
          <w:color w:val="000000" w:themeColor="text1"/>
          <w:sz w:val="26"/>
          <w:szCs w:val="26"/>
        </w:rPr>
      </w:pPr>
      <w:r w:rsidRPr="00135D4B">
        <w:rPr>
          <w:color w:val="000000" w:themeColor="text1"/>
          <w:sz w:val="26"/>
          <w:szCs w:val="26"/>
        </w:rPr>
        <w:t>……………………………………………………………………………………</w:t>
      </w:r>
    </w:p>
    <w:p w:rsidRPr="00135D4B" w:rsidR="005F5304" w:rsidP="005F5304" w:rsidRDefault="005F5304" w14:paraId="21B9E114" w14:textId="77777777">
      <w:pPr>
        <w:spacing w:before="60" w:after="60"/>
        <w:ind w:firstLine="709"/>
        <w:rPr>
          <w:color w:val="000000" w:themeColor="text1"/>
          <w:sz w:val="26"/>
          <w:szCs w:val="26"/>
        </w:rPr>
      </w:pPr>
      <w:r w:rsidRPr="00135D4B">
        <w:rPr>
          <w:color w:val="000000" w:themeColor="text1"/>
          <w:sz w:val="26"/>
          <w:szCs w:val="26"/>
        </w:rPr>
        <w:t>Nội dung thông báo: …………………………………………………………</w:t>
      </w:r>
    </w:p>
    <w:p w:rsidRPr="00135D4B" w:rsidR="005F5304" w:rsidP="005F5304" w:rsidRDefault="005F5304" w14:paraId="72FC7429" w14:textId="77777777">
      <w:pPr>
        <w:spacing w:before="60" w:after="60"/>
        <w:ind w:firstLine="709"/>
        <w:rPr>
          <w:color w:val="000000" w:themeColor="text1"/>
          <w:sz w:val="26"/>
          <w:szCs w:val="26"/>
        </w:rPr>
      </w:pPr>
      <w:r w:rsidRPr="00135D4B">
        <w:rPr>
          <w:color w:val="000000" w:themeColor="text1"/>
          <w:sz w:val="26"/>
          <w:szCs w:val="26"/>
        </w:rPr>
        <w:t>(người có tên trên chuẩn bị hoàn thành việc cai nghiện ma túy, ghi rõ thời gian bắt đầu tiếp nhận cai nghiện, ngày hoàn thành việc cai nghiện).</w:t>
      </w:r>
    </w:p>
    <w:p w:rsidRPr="00135D4B" w:rsidR="005F5304" w:rsidP="005F5304" w:rsidRDefault="005F5304" w14:paraId="5A013610" w14:textId="77777777">
      <w:pPr>
        <w:spacing w:before="60" w:after="60"/>
        <w:ind w:firstLine="709"/>
        <w:rPr>
          <w:color w:val="000000" w:themeColor="text1"/>
          <w:sz w:val="26"/>
          <w:szCs w:val="26"/>
        </w:rPr>
      </w:pPr>
      <w:r w:rsidRPr="00135D4B">
        <w:rPr>
          <w:color w:val="000000" w:themeColor="text1"/>
          <w:sz w:val="26"/>
          <w:szCs w:val="26"/>
        </w:rPr>
        <w:t>…………</w:t>
      </w:r>
      <w:r w:rsidR="00C57654">
        <w:rPr>
          <w:color w:val="000000" w:themeColor="text1"/>
          <w:sz w:val="26"/>
          <w:szCs w:val="26"/>
          <w:vertAlign w:val="superscript"/>
        </w:rPr>
        <w:t>2</w:t>
      </w:r>
      <w:r w:rsidRPr="00135D4B">
        <w:rPr>
          <w:color w:val="000000" w:themeColor="text1"/>
          <w:sz w:val="26"/>
          <w:szCs w:val="26"/>
        </w:rPr>
        <w:t>…………thông báo để biết, thực hiện theo quy định./.</w:t>
      </w:r>
    </w:p>
    <w:p w:rsidRPr="00135D4B" w:rsidR="005F5304" w:rsidP="005F5304" w:rsidRDefault="005F5304" w14:paraId="7B83F6AD" w14:textId="77777777">
      <w:pPr>
        <w:spacing w:before="60" w:after="60"/>
        <w:ind w:firstLine="709"/>
        <w:rPr>
          <w:color w:val="000000" w:themeColor="text1"/>
          <w:sz w:val="26"/>
          <w:szCs w:val="26"/>
          <w:lang w:val="vi-VN"/>
        </w:rPr>
      </w:pPr>
    </w:p>
    <w:tbl>
      <w:tblPr>
        <w:tblW w:w="0" w:type="auto"/>
        <w:tblCellMar>
          <w:left w:w="0" w:type="dxa"/>
          <w:right w:w="0" w:type="dxa"/>
        </w:tblCellMar>
        <w:tblLook w:val="04A0" w:firstRow="1" w:lastRow="0" w:firstColumn="1" w:lastColumn="0" w:noHBand="0" w:noVBand="1"/>
      </w:tblPr>
      <w:tblGrid>
        <w:gridCol w:w="4323"/>
        <w:gridCol w:w="4749"/>
      </w:tblGrid>
      <w:tr w:rsidRPr="00135D4B" w:rsidR="005F5304" w:rsidTr="00916FF9" w14:paraId="30A11125" w14:textId="77777777">
        <w:tc>
          <w:tcPr>
            <w:tcW w:w="4428" w:type="dxa"/>
            <w:tcMar>
              <w:top w:w="0" w:type="dxa"/>
              <w:left w:w="108" w:type="dxa"/>
              <w:bottom w:w="0" w:type="dxa"/>
              <w:right w:w="108" w:type="dxa"/>
            </w:tcMar>
          </w:tcPr>
          <w:p w:rsidRPr="00135D4B" w:rsidR="00582FDF" w:rsidP="00582FDF" w:rsidRDefault="005F5304" w14:paraId="109B3626" w14:textId="77777777">
            <w:pPr>
              <w:ind w:firstLine="34"/>
              <w:jc w:val="left"/>
              <w:rPr>
                <w:color w:val="000000" w:themeColor="text1"/>
                <w:sz w:val="22"/>
              </w:rPr>
            </w:pPr>
            <w:r w:rsidRPr="00135D4B">
              <w:rPr>
                <w:b/>
                <w:bCs/>
                <w:i/>
                <w:iCs/>
                <w:color w:val="000000" w:themeColor="text1"/>
                <w:lang w:val="vi-VN"/>
              </w:rPr>
              <w:t>Nơi nhận:</w:t>
            </w:r>
            <w:r w:rsidRPr="00135D4B">
              <w:rPr>
                <w:b/>
                <w:bCs/>
                <w:i/>
                <w:iCs/>
                <w:color w:val="000000" w:themeColor="text1"/>
                <w:sz w:val="26"/>
                <w:szCs w:val="26"/>
                <w:lang w:val="vi-VN"/>
              </w:rPr>
              <w:br/>
            </w:r>
            <w:r w:rsidRPr="00135D4B" w:rsidR="00582FDF">
              <w:rPr>
                <w:color w:val="000000" w:themeColor="text1"/>
                <w:sz w:val="22"/>
              </w:rPr>
              <w:t xml:space="preserve">- </w:t>
            </w:r>
            <w:r w:rsidRPr="00135D4B">
              <w:rPr>
                <w:color w:val="000000" w:themeColor="text1"/>
                <w:sz w:val="22"/>
                <w:lang w:val="vi-VN"/>
              </w:rPr>
              <w:t>Như trên</w:t>
            </w:r>
            <w:r w:rsidRPr="00135D4B" w:rsidR="00582FDF">
              <w:rPr>
                <w:color w:val="000000" w:themeColor="text1"/>
                <w:sz w:val="22"/>
              </w:rPr>
              <w:t>;</w:t>
            </w:r>
            <w:r w:rsidRPr="00135D4B">
              <w:rPr>
                <w:color w:val="000000" w:themeColor="text1"/>
                <w:sz w:val="22"/>
                <w:lang w:val="vi-VN"/>
              </w:rPr>
              <w:t xml:space="preserve"> </w:t>
            </w:r>
          </w:p>
          <w:p w:rsidRPr="00135D4B" w:rsidR="00582FDF" w:rsidP="00582FDF" w:rsidRDefault="00582FDF" w14:paraId="2D79077A" w14:textId="77777777">
            <w:pPr>
              <w:ind w:firstLine="34"/>
              <w:jc w:val="left"/>
              <w:rPr>
                <w:color w:val="000000" w:themeColor="text1"/>
                <w:sz w:val="22"/>
              </w:rPr>
            </w:pPr>
            <w:r w:rsidRPr="00135D4B">
              <w:rPr>
                <w:color w:val="000000" w:themeColor="text1"/>
                <w:sz w:val="22"/>
              </w:rPr>
              <w:t>- Cha, mẹ, ngươi đại diện hợp pháp của người từ đủ 12 tuổi đến dưới 18 tuổi;</w:t>
            </w:r>
          </w:p>
          <w:p w:rsidRPr="00135D4B" w:rsidR="005F5304" w:rsidP="00582FDF" w:rsidRDefault="00582FDF" w14:paraId="1720AB97" w14:textId="77777777">
            <w:pPr>
              <w:ind w:firstLine="34"/>
              <w:jc w:val="left"/>
              <w:rPr>
                <w:color w:val="000000" w:themeColor="text1"/>
                <w:sz w:val="26"/>
                <w:szCs w:val="26"/>
                <w:lang w:val="vi-VN"/>
              </w:rPr>
            </w:pPr>
            <w:r w:rsidRPr="00135D4B">
              <w:rPr>
                <w:color w:val="000000" w:themeColor="text1"/>
                <w:sz w:val="22"/>
              </w:rPr>
              <w:t xml:space="preserve">- </w:t>
            </w:r>
            <w:r w:rsidRPr="00135D4B" w:rsidR="005F5304">
              <w:rPr>
                <w:color w:val="000000" w:themeColor="text1"/>
                <w:sz w:val="22"/>
                <w:lang w:val="vi-VN"/>
              </w:rPr>
              <w:t>Lưu: ............</w:t>
            </w:r>
          </w:p>
        </w:tc>
        <w:tc>
          <w:tcPr>
            <w:tcW w:w="4860" w:type="dxa"/>
            <w:tcMar>
              <w:top w:w="0" w:type="dxa"/>
              <w:left w:w="108" w:type="dxa"/>
              <w:bottom w:w="0" w:type="dxa"/>
              <w:right w:w="108" w:type="dxa"/>
            </w:tcMar>
          </w:tcPr>
          <w:p w:rsidR="008317BF" w:rsidP="00916FF9" w:rsidRDefault="00C57654" w14:paraId="5B637248" w14:textId="77777777">
            <w:pPr>
              <w:ind w:hanging="33"/>
              <w:jc w:val="center"/>
              <w:rPr>
                <w:b/>
                <w:bCs/>
                <w:color w:val="000000" w:themeColor="text1"/>
                <w:szCs w:val="26"/>
              </w:rPr>
            </w:pPr>
            <w:r>
              <w:rPr>
                <w:b/>
                <w:bCs/>
                <w:color w:val="000000" w:themeColor="text1"/>
                <w:szCs w:val="26"/>
              </w:rPr>
              <w:t>NGƯỜI THÔNG BÁO</w:t>
            </w:r>
          </w:p>
          <w:p w:rsidRPr="00135D4B" w:rsidR="005F5304" w:rsidP="00916FF9" w:rsidRDefault="005F5304" w14:paraId="1124175D" w14:textId="77777777">
            <w:pPr>
              <w:ind w:hanging="33"/>
              <w:jc w:val="center"/>
              <w:rPr>
                <w:b/>
                <w:bCs/>
                <w:color w:val="000000" w:themeColor="text1"/>
                <w:sz w:val="26"/>
                <w:szCs w:val="26"/>
                <w:lang w:val="vi-VN"/>
              </w:rPr>
            </w:pPr>
            <w:r w:rsidRPr="00135D4B">
              <w:rPr>
                <w:i/>
                <w:iCs/>
                <w:color w:val="000000" w:themeColor="text1"/>
                <w:szCs w:val="26"/>
                <w:lang w:val="vi-VN"/>
              </w:rPr>
              <w:t>(Ký, ghi rõ họ tên và đóng dấu)</w:t>
            </w:r>
          </w:p>
        </w:tc>
      </w:tr>
    </w:tbl>
    <w:p w:rsidRPr="00135D4B" w:rsidR="005F5304" w:rsidP="005F5304" w:rsidRDefault="005F5304" w14:paraId="2E1B816C" w14:textId="77777777">
      <w:pPr>
        <w:ind w:firstLine="0"/>
        <w:rPr>
          <w:rFonts w:asciiTheme="minorHAnsi" w:hAnsiTheme="minorHAnsi"/>
          <w:b/>
          <w:color w:val="000000" w:themeColor="text1"/>
          <w:spacing w:val="-6"/>
          <w:sz w:val="25"/>
          <w:szCs w:val="25"/>
        </w:rPr>
      </w:pPr>
    </w:p>
    <w:p w:rsidRPr="00135D4B" w:rsidR="005F5304" w:rsidP="00DA2394" w:rsidRDefault="005F5304" w14:paraId="7040E2EC" w14:textId="77777777">
      <w:pPr>
        <w:rPr>
          <w:b/>
          <w:color w:val="000000" w:themeColor="text1"/>
          <w:sz w:val="25"/>
          <w:szCs w:val="25"/>
          <w:lang w:val="sv-SE"/>
        </w:rPr>
      </w:pPr>
    </w:p>
    <w:p w:rsidRPr="00135D4B" w:rsidR="005F5304" w:rsidP="00DA2394" w:rsidRDefault="005F5304" w14:paraId="044E7E03" w14:textId="77777777">
      <w:pPr>
        <w:rPr>
          <w:b/>
          <w:color w:val="000000" w:themeColor="text1"/>
          <w:sz w:val="25"/>
          <w:szCs w:val="25"/>
          <w:lang w:val="sv-SE"/>
        </w:rPr>
      </w:pPr>
    </w:p>
    <w:p w:rsidRPr="00135D4B" w:rsidR="005F5304" w:rsidRDefault="005F5304" w14:paraId="5244D962" w14:textId="77777777">
      <w:pPr>
        <w:spacing w:after="200" w:line="276" w:lineRule="auto"/>
        <w:ind w:firstLine="0"/>
        <w:jc w:val="left"/>
        <w:rPr>
          <w:b/>
          <w:color w:val="000000" w:themeColor="text1"/>
          <w:sz w:val="25"/>
          <w:szCs w:val="25"/>
          <w:lang w:val="sv-SE"/>
        </w:rPr>
      </w:pPr>
      <w:r w:rsidRPr="00135D4B">
        <w:rPr>
          <w:b/>
          <w:color w:val="000000" w:themeColor="text1"/>
          <w:sz w:val="25"/>
          <w:szCs w:val="25"/>
          <w:lang w:val="sv-SE"/>
        </w:rPr>
        <w:br w:type="page"/>
      </w:r>
    </w:p>
    <w:p w:rsidRPr="00135D4B" w:rsidR="00B3741E" w:rsidP="00BC0611" w:rsidRDefault="00B3741E" w14:paraId="36546975" w14:textId="60BC9AAB">
      <w:pPr>
        <w:jc w:val="right"/>
        <w:rPr>
          <w:b/>
          <w:color w:val="000000" w:themeColor="text1"/>
          <w:sz w:val="25"/>
          <w:szCs w:val="25"/>
          <w:lang w:val="sv-SE"/>
        </w:rPr>
      </w:pPr>
      <w:r w:rsidRPr="00135D4B">
        <w:rPr>
          <w:b/>
          <w:color w:val="000000" w:themeColor="text1"/>
          <w:sz w:val="25"/>
          <w:szCs w:val="25"/>
          <w:lang w:val="sv-SE"/>
        </w:rPr>
        <w:t xml:space="preserve">Mẫu số </w:t>
      </w:r>
      <w:r w:rsidR="00DF4D88">
        <w:rPr>
          <w:b/>
          <w:color w:val="000000" w:themeColor="text1"/>
          <w:sz w:val="25"/>
          <w:szCs w:val="25"/>
        </w:rPr>
        <w:t>52</w:t>
      </w:r>
    </w:p>
    <w:p w:rsidRPr="00135D4B" w:rsidR="00B3741E" w:rsidP="00B3741E" w:rsidRDefault="00B3741E" w14:paraId="5F5E73B6" w14:textId="77777777">
      <w:pPr>
        <w:rPr>
          <w:b/>
          <w:color w:val="000000" w:themeColor="text1"/>
          <w:sz w:val="25"/>
          <w:szCs w:val="25"/>
          <w:lang w:val="vi-VN"/>
        </w:rPr>
      </w:pPr>
    </w:p>
    <w:tbl>
      <w:tblPr>
        <w:tblW w:w="9498" w:type="dxa"/>
        <w:jc w:val="center"/>
        <w:tblLayout w:type="fixed"/>
        <w:tblCellMar>
          <w:left w:w="0" w:type="dxa"/>
          <w:right w:w="0" w:type="dxa"/>
        </w:tblCellMar>
        <w:tblLook w:val="0000" w:firstRow="0" w:lastRow="0" w:firstColumn="0" w:lastColumn="0" w:noHBand="0" w:noVBand="0"/>
      </w:tblPr>
      <w:tblGrid>
        <w:gridCol w:w="3530"/>
        <w:gridCol w:w="5968"/>
      </w:tblGrid>
      <w:tr w:rsidRPr="00135D4B" w:rsidR="00135D4B" w:rsidTr="00E417F9" w14:paraId="4381175F" w14:textId="77777777">
        <w:trPr>
          <w:trHeight w:val="688"/>
          <w:jc w:val="center"/>
        </w:trPr>
        <w:tc>
          <w:tcPr>
            <w:tcW w:w="3530" w:type="dxa"/>
            <w:tcBorders>
              <w:left w:val="nil"/>
              <w:right w:val="nil"/>
            </w:tcBorders>
            <w:shd w:val="clear" w:color="auto" w:fill="FFFFFF"/>
          </w:tcPr>
          <w:p w:rsidRPr="00135D4B" w:rsidR="00B3741E" w:rsidP="006337F6" w:rsidRDefault="00B3741E" w14:paraId="4589EE86" w14:textId="77777777">
            <w:pPr>
              <w:widowControl w:val="0"/>
              <w:spacing w:line="320" w:lineRule="exact"/>
              <w:ind w:firstLine="0"/>
              <w:jc w:val="center"/>
              <w:rPr>
                <w:b/>
                <w:bCs/>
                <w:color w:val="000000" w:themeColor="text1"/>
                <w:szCs w:val="26"/>
                <w:shd w:val="clear" w:color="auto" w:fill="FFFFFF"/>
                <w:vertAlign w:val="superscript"/>
                <w:lang w:eastAsia="vi-VN"/>
              </w:rPr>
            </w:pPr>
            <w:r w:rsidRPr="00135D4B">
              <w:rPr>
                <w:b/>
                <w:bCs/>
                <w:color w:val="000000" w:themeColor="text1"/>
                <w:szCs w:val="26"/>
                <w:shd w:val="clear" w:color="auto" w:fill="FFFFFF"/>
                <w:lang w:val="vi-VN" w:eastAsia="vi-VN"/>
              </w:rPr>
              <w:t xml:space="preserve">CÔNG AN </w:t>
            </w:r>
            <w:r w:rsidRPr="00135D4B" w:rsidR="00195DC7">
              <w:rPr>
                <w:b/>
                <w:bCs/>
                <w:color w:val="000000" w:themeColor="text1"/>
                <w:szCs w:val="26"/>
                <w:shd w:val="clear" w:color="auto" w:fill="FFFFFF"/>
                <w:lang w:eastAsia="vi-VN"/>
              </w:rPr>
              <w:t>TỈNH/TP</w:t>
            </w:r>
            <w:r w:rsidRPr="00135D4B" w:rsidR="00BD37A9">
              <w:rPr>
                <w:b/>
                <w:bCs/>
                <w:color w:val="000000" w:themeColor="text1"/>
                <w:szCs w:val="26"/>
                <w:shd w:val="clear" w:color="auto" w:fill="FFFFFF"/>
                <w:lang w:eastAsia="vi-VN"/>
              </w:rPr>
              <w:t>…………</w:t>
            </w:r>
            <w:r w:rsidRPr="00135D4B">
              <w:rPr>
                <w:b/>
                <w:bCs/>
                <w:color w:val="000000" w:themeColor="text1"/>
                <w:szCs w:val="26"/>
                <w:shd w:val="clear" w:color="auto" w:fill="FFFFFF"/>
                <w:lang w:val="vi-VN" w:eastAsia="vi-VN"/>
              </w:rPr>
              <w:br/>
            </w:r>
            <w:r w:rsidRPr="00135D4B" w:rsidR="00195DC7">
              <w:rPr>
                <w:b/>
                <w:bCs/>
                <w:color w:val="000000" w:themeColor="text1"/>
                <w:szCs w:val="26"/>
                <w:shd w:val="clear" w:color="auto" w:fill="FFFFFF"/>
                <w:lang w:eastAsia="vi-VN"/>
              </w:rPr>
              <w:t>CÔNG AN</w:t>
            </w:r>
            <w:r w:rsidRPr="00135D4B">
              <w:rPr>
                <w:b/>
                <w:bCs/>
                <w:color w:val="000000" w:themeColor="text1"/>
                <w:szCs w:val="26"/>
                <w:shd w:val="clear" w:color="auto" w:fill="FFFFFF"/>
                <w:lang w:eastAsia="vi-VN"/>
              </w:rPr>
              <w:t xml:space="preserve"> ……….</w:t>
            </w:r>
            <w:r w:rsidRPr="00135D4B">
              <w:rPr>
                <w:rStyle w:val="FootnoteReference"/>
                <w:b/>
                <w:bCs/>
                <w:color w:val="000000" w:themeColor="text1"/>
                <w:szCs w:val="26"/>
                <w:shd w:val="clear" w:color="auto" w:fill="FFFFFF"/>
                <w:lang w:eastAsia="vi-VN"/>
              </w:rPr>
              <w:footnoteReference w:id="221"/>
            </w:r>
            <w:r w:rsidRPr="00135D4B">
              <w:rPr>
                <w:b/>
                <w:bCs/>
                <w:color w:val="000000" w:themeColor="text1"/>
                <w:szCs w:val="26"/>
                <w:shd w:val="clear" w:color="auto" w:fill="FFFFFF"/>
                <w:lang w:eastAsia="vi-VN"/>
              </w:rPr>
              <w:t>…………</w:t>
            </w:r>
          </w:p>
          <w:p w:rsidRPr="00135D4B" w:rsidR="00B3741E" w:rsidP="00D04FE7" w:rsidRDefault="00D04FE7" w14:paraId="5790699D" w14:textId="77777777">
            <w:pPr>
              <w:widowControl w:val="0"/>
              <w:spacing w:line="320" w:lineRule="exact"/>
              <w:ind w:firstLine="0"/>
              <w:jc w:val="center"/>
              <w:rPr>
                <w:color w:val="000000" w:themeColor="text1"/>
                <w:szCs w:val="26"/>
                <w:shd w:val="clear" w:color="auto" w:fill="FFFFFF"/>
                <w:vertAlign w:val="superscript"/>
              </w:rPr>
            </w:pPr>
            <w:r w:rsidRPr="00135D4B">
              <w:rPr>
                <w:color w:val="000000" w:themeColor="text1"/>
                <w:szCs w:val="26"/>
                <w:shd w:val="clear" w:color="auto" w:fill="FFFFFF"/>
                <w:vertAlign w:val="superscript"/>
              </w:rPr>
              <w:t>___________</w:t>
            </w:r>
          </w:p>
        </w:tc>
        <w:tc>
          <w:tcPr>
            <w:tcW w:w="5968" w:type="dxa"/>
            <w:tcBorders>
              <w:left w:val="nil"/>
              <w:right w:val="nil"/>
            </w:tcBorders>
            <w:shd w:val="clear" w:color="auto" w:fill="FFFFFF"/>
          </w:tcPr>
          <w:p w:rsidRPr="00135D4B" w:rsidR="00B3741E" w:rsidP="00B3741E" w:rsidRDefault="00B3741E" w14:paraId="5A308B31" w14:textId="77777777">
            <w:pPr>
              <w:widowControl w:val="0"/>
              <w:spacing w:line="320" w:lineRule="exact"/>
              <w:ind w:firstLine="142"/>
              <w:jc w:val="center"/>
              <w:rPr>
                <w:b/>
                <w:bCs/>
                <w:color w:val="000000" w:themeColor="text1"/>
                <w:szCs w:val="26"/>
                <w:shd w:val="clear" w:color="auto" w:fill="FFFFFF"/>
                <w:lang w:eastAsia="vi-VN"/>
              </w:rPr>
            </w:pPr>
            <w:r w:rsidRPr="00135D4B">
              <w:rPr>
                <w:b/>
                <w:bCs/>
                <w:color w:val="000000" w:themeColor="text1"/>
                <w:szCs w:val="26"/>
                <w:shd w:val="clear" w:color="auto" w:fill="FFFFFF"/>
                <w:lang w:eastAsia="vi-VN"/>
              </w:rPr>
              <w:t xml:space="preserve">CỘNG HÒA XÃ HỘI CHỦ NGHĨA VIỆT NAM </w:t>
            </w:r>
          </w:p>
          <w:p w:rsidRPr="00135D4B" w:rsidR="00B3741E" w:rsidP="00B3741E" w:rsidRDefault="00B3741E" w14:paraId="1358CADE" w14:textId="77777777">
            <w:pPr>
              <w:widowControl w:val="0"/>
              <w:spacing w:line="320" w:lineRule="exact"/>
              <w:ind w:firstLine="142"/>
              <w:jc w:val="center"/>
              <w:rPr>
                <w:b/>
                <w:bCs/>
                <w:color w:val="000000" w:themeColor="text1"/>
                <w:sz w:val="26"/>
                <w:szCs w:val="26"/>
                <w:shd w:val="clear" w:color="auto" w:fill="FFFFFF"/>
                <w:lang w:eastAsia="vi-VN"/>
              </w:rPr>
            </w:pPr>
            <w:r w:rsidRPr="00135D4B">
              <w:rPr>
                <w:b/>
                <w:bCs/>
                <w:color w:val="000000" w:themeColor="text1"/>
                <w:sz w:val="26"/>
                <w:szCs w:val="26"/>
                <w:shd w:val="clear" w:color="auto" w:fill="FFFFFF"/>
                <w:lang w:eastAsia="vi-VN"/>
              </w:rPr>
              <w:t>Độc lập - Tự do - Hạnh phúc</w:t>
            </w:r>
          </w:p>
          <w:p w:rsidRPr="00135D4B" w:rsidR="00D04FE7" w:rsidP="00B3741E" w:rsidRDefault="00D04FE7" w14:paraId="506B67FC" w14:textId="77777777">
            <w:pPr>
              <w:widowControl w:val="0"/>
              <w:spacing w:line="320" w:lineRule="exact"/>
              <w:ind w:firstLine="142"/>
              <w:jc w:val="center"/>
              <w:rPr>
                <w:color w:val="000000" w:themeColor="text1"/>
                <w:sz w:val="26"/>
                <w:szCs w:val="26"/>
                <w:shd w:val="clear" w:color="auto" w:fill="FFFFFF"/>
                <w:vertAlign w:val="superscript"/>
              </w:rPr>
            </w:pPr>
            <w:r w:rsidRPr="00135D4B">
              <w:rPr>
                <w:color w:val="000000" w:themeColor="text1"/>
                <w:sz w:val="26"/>
                <w:szCs w:val="26"/>
                <w:shd w:val="clear" w:color="auto" w:fill="FFFFFF"/>
                <w:vertAlign w:val="superscript"/>
              </w:rPr>
              <w:t>_________________________________________</w:t>
            </w:r>
          </w:p>
        </w:tc>
      </w:tr>
      <w:tr w:rsidRPr="00135D4B" w:rsidR="00135D4B" w:rsidTr="00E417F9" w14:paraId="17776617" w14:textId="77777777">
        <w:trPr>
          <w:trHeight w:val="279"/>
          <w:jc w:val="center"/>
        </w:trPr>
        <w:tc>
          <w:tcPr>
            <w:tcW w:w="3530" w:type="dxa"/>
            <w:tcBorders>
              <w:left w:val="nil"/>
              <w:right w:val="nil"/>
            </w:tcBorders>
            <w:shd w:val="clear" w:color="auto" w:fill="FFFFFF"/>
          </w:tcPr>
          <w:p w:rsidRPr="00135D4B" w:rsidR="00B3741E" w:rsidP="00B3741E" w:rsidRDefault="00B3741E" w14:paraId="4A6A75C5" w14:textId="77777777">
            <w:pPr>
              <w:widowControl w:val="0"/>
              <w:jc w:val="center"/>
              <w:rPr>
                <w:bCs/>
                <w:color w:val="000000" w:themeColor="text1"/>
                <w:sz w:val="26"/>
                <w:szCs w:val="26"/>
                <w:shd w:val="clear" w:color="auto" w:fill="FFFFFF"/>
                <w:lang w:eastAsia="vi-VN"/>
              </w:rPr>
            </w:pPr>
            <w:r w:rsidRPr="00135D4B">
              <w:rPr>
                <w:color w:val="000000" w:themeColor="text1"/>
                <w:sz w:val="26"/>
                <w:szCs w:val="28"/>
                <w:shd w:val="clear" w:color="auto" w:fill="FFFFFF"/>
                <w:lang w:val="vi-VN"/>
              </w:rPr>
              <w:t>Số:          /ĐN-</w:t>
            </w:r>
            <w:r w:rsidRPr="00135D4B" w:rsidR="00BD37A9">
              <w:rPr>
                <w:color w:val="000000" w:themeColor="text1"/>
                <w:sz w:val="26"/>
                <w:szCs w:val="28"/>
                <w:shd w:val="clear" w:color="auto" w:fill="FFFFFF"/>
              </w:rPr>
              <w:t>QLSC</w:t>
            </w:r>
          </w:p>
        </w:tc>
        <w:tc>
          <w:tcPr>
            <w:tcW w:w="5968" w:type="dxa"/>
            <w:tcBorders>
              <w:left w:val="nil"/>
              <w:right w:val="nil"/>
            </w:tcBorders>
            <w:shd w:val="clear" w:color="auto" w:fill="FFFFFF"/>
          </w:tcPr>
          <w:p w:rsidRPr="00135D4B" w:rsidR="00B3741E" w:rsidP="00D04FE7" w:rsidRDefault="00B3741E" w14:paraId="7134F3BC" w14:textId="77777777">
            <w:pPr>
              <w:autoSpaceDE w:val="0"/>
              <w:autoSpaceDN w:val="0"/>
              <w:adjustRightInd w:val="0"/>
              <w:ind w:right="136"/>
              <w:jc w:val="right"/>
              <w:rPr>
                <w:b/>
                <w:bCs/>
                <w:color w:val="000000" w:themeColor="text1"/>
                <w:sz w:val="26"/>
                <w:szCs w:val="26"/>
                <w:shd w:val="clear" w:color="auto" w:fill="FFFFFF"/>
              </w:rPr>
            </w:pPr>
            <w:r w:rsidRPr="00135D4B">
              <w:rPr>
                <w:i/>
                <w:iCs/>
                <w:color w:val="000000" w:themeColor="text1"/>
                <w:sz w:val="26"/>
                <w:szCs w:val="26"/>
                <w:shd w:val="clear" w:color="auto" w:fill="FFFFFF"/>
                <w:lang w:val="vi-VN" w:eastAsia="vi-VN"/>
              </w:rPr>
              <w:t>..........</w:t>
            </w:r>
            <w:r w:rsidRPr="00135D4B">
              <w:rPr>
                <w:i/>
                <w:iCs/>
                <w:color w:val="000000" w:themeColor="text1"/>
                <w:vertAlign w:val="superscript"/>
                <w:lang w:eastAsia="vi-VN"/>
              </w:rPr>
              <w:t xml:space="preserve"> </w:t>
            </w:r>
            <w:r w:rsidRPr="00135D4B">
              <w:rPr>
                <w:i/>
                <w:iCs/>
                <w:color w:val="000000" w:themeColor="text1"/>
                <w:vertAlign w:val="superscript"/>
                <w:lang w:eastAsia="vi-VN"/>
              </w:rPr>
              <w:footnoteReference w:id="222"/>
            </w:r>
            <w:r w:rsidRPr="00135D4B">
              <w:rPr>
                <w:i/>
                <w:iCs/>
                <w:color w:val="000000" w:themeColor="text1"/>
                <w:sz w:val="26"/>
                <w:szCs w:val="26"/>
                <w:shd w:val="clear" w:color="auto" w:fill="FFFFFF"/>
                <w:lang w:val="vi-VN" w:eastAsia="vi-VN"/>
              </w:rPr>
              <w:t>........</w:t>
            </w:r>
            <w:r w:rsidRPr="00135D4B">
              <w:rPr>
                <w:i/>
                <w:iCs/>
                <w:color w:val="000000" w:themeColor="text1"/>
                <w:sz w:val="26"/>
                <w:szCs w:val="26"/>
                <w:shd w:val="clear" w:color="auto" w:fill="FFFFFF"/>
                <w:lang w:eastAsia="vi-VN"/>
              </w:rPr>
              <w:t>.....,</w:t>
            </w:r>
            <w:r w:rsidRPr="00135D4B">
              <w:rPr>
                <w:i/>
                <w:iCs/>
                <w:color w:val="000000" w:themeColor="text1"/>
                <w:sz w:val="26"/>
                <w:szCs w:val="26"/>
                <w:shd w:val="clear" w:color="auto" w:fill="FFFFFF"/>
                <w:vertAlign w:val="superscript"/>
                <w:lang w:eastAsia="vi-VN"/>
              </w:rPr>
              <w:t xml:space="preserve"> </w:t>
            </w:r>
            <w:r w:rsidRPr="00135D4B">
              <w:rPr>
                <w:i/>
                <w:iCs/>
                <w:color w:val="000000" w:themeColor="text1"/>
                <w:sz w:val="26"/>
                <w:szCs w:val="26"/>
                <w:shd w:val="clear" w:color="auto" w:fill="FFFFFF"/>
                <w:lang w:eastAsia="vi-VN"/>
              </w:rPr>
              <w:t>ngày... tháng... năm..</w:t>
            </w:r>
            <w:r w:rsidRPr="00135D4B">
              <w:rPr>
                <w:i/>
                <w:iCs/>
                <w:color w:val="000000" w:themeColor="text1"/>
                <w:sz w:val="26"/>
                <w:szCs w:val="26"/>
                <w:shd w:val="clear" w:color="auto" w:fill="FFFFFF"/>
                <w:lang w:val="vi-VN" w:eastAsia="vi-VN"/>
              </w:rPr>
              <w:t>...........</w:t>
            </w:r>
          </w:p>
        </w:tc>
      </w:tr>
    </w:tbl>
    <w:p w:rsidRPr="00135D4B" w:rsidR="00D04FE7" w:rsidP="006337F6" w:rsidRDefault="00D04FE7" w14:paraId="5A943E52" w14:textId="77777777">
      <w:pPr>
        <w:spacing w:before="120" w:after="60"/>
        <w:ind w:firstLine="0"/>
        <w:jc w:val="center"/>
        <w:rPr>
          <w:b/>
          <w:color w:val="000000" w:themeColor="text1"/>
          <w:spacing w:val="-6"/>
          <w:sz w:val="26"/>
          <w:szCs w:val="26"/>
        </w:rPr>
      </w:pPr>
    </w:p>
    <w:p w:rsidRPr="00135D4B" w:rsidR="00B3741E" w:rsidP="00D04FE7" w:rsidRDefault="00B3741E" w14:paraId="0427B1F3" w14:textId="77777777">
      <w:pPr>
        <w:spacing w:before="120" w:after="60"/>
        <w:ind w:firstLine="0"/>
        <w:jc w:val="center"/>
        <w:rPr>
          <w:b/>
          <w:color w:val="000000" w:themeColor="text1"/>
          <w:spacing w:val="-6"/>
          <w:sz w:val="26"/>
          <w:szCs w:val="26"/>
        </w:rPr>
      </w:pPr>
      <w:r w:rsidRPr="00135D4B">
        <w:rPr>
          <w:b/>
          <w:color w:val="000000" w:themeColor="text1"/>
          <w:spacing w:val="-6"/>
          <w:sz w:val="26"/>
          <w:szCs w:val="26"/>
        </w:rPr>
        <w:t>ĐỀ NGHỊ</w:t>
      </w:r>
    </w:p>
    <w:p w:rsidRPr="00135D4B" w:rsidR="00B3741E" w:rsidP="00D04FE7" w:rsidRDefault="00B3741E" w14:paraId="01E268CF" w14:textId="77777777">
      <w:pPr>
        <w:spacing w:before="60" w:after="60"/>
        <w:ind w:firstLine="0"/>
        <w:jc w:val="center"/>
        <w:rPr>
          <w:b/>
          <w:color w:val="000000" w:themeColor="text1"/>
          <w:spacing w:val="-6"/>
          <w:sz w:val="26"/>
          <w:szCs w:val="26"/>
        </w:rPr>
      </w:pPr>
      <w:r w:rsidRPr="00135D4B">
        <w:rPr>
          <w:b/>
          <w:color w:val="000000" w:themeColor="text1"/>
          <w:spacing w:val="-6"/>
          <w:sz w:val="26"/>
          <w:szCs w:val="26"/>
          <w:lang w:val="vi-VN"/>
        </w:rPr>
        <w:t>Xem xét, quyết định quản lý sau cai nghiện ma túy</w:t>
      </w:r>
      <w:r w:rsidRPr="00135D4B">
        <w:rPr>
          <w:b/>
          <w:color w:val="000000" w:themeColor="text1"/>
          <w:spacing w:val="-6"/>
          <w:sz w:val="26"/>
          <w:szCs w:val="26"/>
        </w:rPr>
        <w:t xml:space="preserve"> tại nơi cư trú</w:t>
      </w:r>
    </w:p>
    <w:p w:rsidRPr="00135D4B" w:rsidR="00B3741E" w:rsidP="00D04FE7" w:rsidRDefault="00D04FE7" w14:paraId="65DB8325" w14:textId="77777777">
      <w:pPr>
        <w:ind w:firstLine="0"/>
        <w:jc w:val="center"/>
        <w:rPr>
          <w:color w:val="000000" w:themeColor="text1"/>
          <w:spacing w:val="-6"/>
          <w:sz w:val="26"/>
          <w:szCs w:val="26"/>
        </w:rPr>
      </w:pPr>
      <w:r w:rsidRPr="00135D4B">
        <w:rPr>
          <w:color w:val="000000" w:themeColor="text1"/>
          <w:spacing w:val="-6"/>
          <w:sz w:val="26"/>
          <w:szCs w:val="26"/>
        </w:rPr>
        <w:t>_</w:t>
      </w:r>
      <w:r w:rsidRPr="00135D4B">
        <w:rPr>
          <w:color w:val="000000" w:themeColor="text1"/>
          <w:spacing w:val="-6"/>
          <w:sz w:val="26"/>
          <w:szCs w:val="26"/>
          <w:vertAlign w:val="superscript"/>
        </w:rPr>
        <w:t>___________________</w:t>
      </w:r>
    </w:p>
    <w:p w:rsidRPr="00135D4B" w:rsidR="00D04FE7" w:rsidP="00D04FE7" w:rsidRDefault="00D04FE7" w14:paraId="31431A41" w14:textId="77777777">
      <w:pPr>
        <w:ind w:firstLine="709"/>
        <w:jc w:val="center"/>
        <w:rPr>
          <w:color w:val="000000" w:themeColor="text1"/>
          <w:spacing w:val="-6"/>
          <w:sz w:val="26"/>
          <w:szCs w:val="26"/>
        </w:rPr>
      </w:pPr>
    </w:p>
    <w:p w:rsidRPr="00135D4B" w:rsidR="00B3741E" w:rsidP="00B3741E" w:rsidRDefault="00B3741E" w14:paraId="76530B19" w14:textId="77777777">
      <w:pPr>
        <w:spacing w:before="60" w:after="60"/>
        <w:ind w:firstLine="709"/>
        <w:jc w:val="center"/>
        <w:rPr>
          <w:color w:val="000000" w:themeColor="text1"/>
          <w:spacing w:val="-6"/>
          <w:sz w:val="26"/>
          <w:szCs w:val="26"/>
          <w:lang w:val="vi-VN"/>
        </w:rPr>
      </w:pPr>
      <w:r w:rsidRPr="00135D4B">
        <w:rPr>
          <w:color w:val="000000" w:themeColor="text1"/>
          <w:spacing w:val="-6"/>
          <w:sz w:val="26"/>
          <w:szCs w:val="26"/>
        </w:rPr>
        <w:t xml:space="preserve">Kính gửi: </w:t>
      </w:r>
      <w:r w:rsidRPr="00135D4B">
        <w:rPr>
          <w:color w:val="000000" w:themeColor="text1"/>
          <w:spacing w:val="-6"/>
          <w:sz w:val="26"/>
          <w:szCs w:val="26"/>
          <w:lang w:val="vi-VN"/>
        </w:rPr>
        <w:t>Chủ tịch Ủy ban nhân dân xã/phường/</w:t>
      </w:r>
      <w:r w:rsidRPr="00135D4B" w:rsidR="00BD37A9">
        <w:rPr>
          <w:color w:val="000000" w:themeColor="text1"/>
          <w:spacing w:val="-6"/>
          <w:sz w:val="26"/>
          <w:szCs w:val="26"/>
        </w:rPr>
        <w:t xml:space="preserve">đặc </w:t>
      </w:r>
      <w:proofErr w:type="gramStart"/>
      <w:r w:rsidRPr="00135D4B" w:rsidR="00BD37A9">
        <w:rPr>
          <w:color w:val="000000" w:themeColor="text1"/>
          <w:spacing w:val="-6"/>
          <w:sz w:val="26"/>
          <w:szCs w:val="26"/>
        </w:rPr>
        <w:t>khu</w:t>
      </w:r>
      <w:r w:rsidRPr="00135D4B">
        <w:rPr>
          <w:color w:val="000000" w:themeColor="text1"/>
          <w:spacing w:val="-6"/>
          <w:sz w:val="26"/>
          <w:szCs w:val="26"/>
          <w:lang w:val="vi-VN"/>
        </w:rPr>
        <w:t>:</w:t>
      </w:r>
      <w:r w:rsidRPr="00135D4B">
        <w:rPr>
          <w:color w:val="000000" w:themeColor="text1"/>
          <w:spacing w:val="-6"/>
          <w:sz w:val="26"/>
          <w:szCs w:val="26"/>
        </w:rPr>
        <w:t>…</w:t>
      </w:r>
      <w:proofErr w:type="gramEnd"/>
      <w:r w:rsidRPr="00135D4B">
        <w:rPr>
          <w:color w:val="000000" w:themeColor="text1"/>
          <w:spacing w:val="-6"/>
          <w:sz w:val="26"/>
          <w:szCs w:val="26"/>
        </w:rPr>
        <w:t>……</w:t>
      </w:r>
      <w:r w:rsidRPr="00135D4B">
        <w:rPr>
          <w:rStyle w:val="FootnoteReference"/>
          <w:color w:val="000000" w:themeColor="text1"/>
          <w:spacing w:val="-6"/>
          <w:sz w:val="26"/>
          <w:szCs w:val="26"/>
        </w:rPr>
        <w:footnoteReference w:id="223"/>
      </w:r>
      <w:r w:rsidRPr="00135D4B">
        <w:rPr>
          <w:color w:val="000000" w:themeColor="text1"/>
          <w:spacing w:val="-6"/>
          <w:sz w:val="26"/>
          <w:szCs w:val="26"/>
        </w:rPr>
        <w:t>……</w:t>
      </w:r>
      <w:r w:rsidRPr="00135D4B">
        <w:rPr>
          <w:color w:val="000000" w:themeColor="text1"/>
          <w:spacing w:val="-6"/>
          <w:sz w:val="26"/>
          <w:szCs w:val="26"/>
          <w:lang w:val="vi-VN"/>
        </w:rPr>
        <w:t>....</w:t>
      </w:r>
    </w:p>
    <w:p w:rsidRPr="00135D4B" w:rsidR="00103339" w:rsidP="00B3741E" w:rsidRDefault="00103339" w14:paraId="6ADDB5F7" w14:textId="77777777">
      <w:pPr>
        <w:spacing w:before="120" w:after="60"/>
        <w:ind w:left="720" w:firstLine="709"/>
        <w:rPr>
          <w:color w:val="000000" w:themeColor="text1"/>
          <w:spacing w:val="-6"/>
          <w:sz w:val="26"/>
          <w:szCs w:val="26"/>
        </w:rPr>
      </w:pPr>
    </w:p>
    <w:p w:rsidRPr="00135D4B" w:rsidR="00B3741E" w:rsidP="00B3741E" w:rsidRDefault="00B3741E" w14:paraId="569AB68C" w14:textId="77777777">
      <w:pPr>
        <w:spacing w:before="120" w:after="60"/>
        <w:ind w:left="720" w:firstLine="709"/>
        <w:rPr>
          <w:color w:val="000000" w:themeColor="text1"/>
          <w:spacing w:val="-6"/>
          <w:sz w:val="26"/>
          <w:szCs w:val="26"/>
          <w:lang w:val="vi-VN"/>
        </w:rPr>
      </w:pPr>
      <w:r w:rsidRPr="00135D4B">
        <w:rPr>
          <w:color w:val="000000" w:themeColor="text1"/>
          <w:spacing w:val="-6"/>
          <w:sz w:val="26"/>
          <w:szCs w:val="26"/>
        </w:rPr>
        <w:t>Tôi là: …………………………………………</w:t>
      </w:r>
      <w:r w:rsidRPr="00135D4B">
        <w:rPr>
          <w:color w:val="000000" w:themeColor="text1"/>
          <w:spacing w:val="-6"/>
          <w:sz w:val="26"/>
          <w:szCs w:val="26"/>
          <w:lang w:val="vi-VN"/>
        </w:rPr>
        <w:t>.........</w:t>
      </w:r>
      <w:r w:rsidRPr="00135D4B">
        <w:rPr>
          <w:color w:val="000000" w:themeColor="text1"/>
          <w:spacing w:val="-6"/>
          <w:sz w:val="26"/>
          <w:szCs w:val="26"/>
        </w:rPr>
        <w:t>……</w:t>
      </w:r>
      <w:r w:rsidRPr="00135D4B">
        <w:rPr>
          <w:color w:val="000000" w:themeColor="text1"/>
          <w:spacing w:val="-6"/>
          <w:sz w:val="26"/>
          <w:szCs w:val="26"/>
          <w:lang w:val="vi-VN"/>
        </w:rPr>
        <w:t>.</w:t>
      </w:r>
    </w:p>
    <w:p w:rsidRPr="00135D4B" w:rsidR="00B3741E" w:rsidP="00B3741E" w:rsidRDefault="00B3741E" w14:paraId="0859EF68" w14:textId="77777777">
      <w:pPr>
        <w:spacing w:before="60" w:after="60"/>
        <w:ind w:left="720" w:firstLine="709"/>
        <w:rPr>
          <w:color w:val="000000" w:themeColor="text1"/>
          <w:spacing w:val="-6"/>
          <w:sz w:val="26"/>
          <w:szCs w:val="26"/>
          <w:lang w:val="vi-VN"/>
        </w:rPr>
      </w:pPr>
      <w:r w:rsidRPr="00135D4B">
        <w:rPr>
          <w:color w:val="000000" w:themeColor="text1"/>
          <w:spacing w:val="-6"/>
          <w:sz w:val="26"/>
          <w:szCs w:val="26"/>
        </w:rPr>
        <w:t xml:space="preserve">Chức vụ: </w:t>
      </w:r>
      <w:r w:rsidRPr="00135D4B">
        <w:rPr>
          <w:color w:val="000000" w:themeColor="text1"/>
          <w:spacing w:val="-6"/>
          <w:sz w:val="26"/>
          <w:szCs w:val="26"/>
          <w:lang w:val="vi-VN"/>
        </w:rPr>
        <w:t>Trưởng Công an</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vertAlign w:val="superscript"/>
        </w:rPr>
        <w:t>1</w:t>
      </w:r>
      <w:r w:rsidRPr="00135D4B">
        <w:rPr>
          <w:color w:val="000000" w:themeColor="text1"/>
          <w:spacing w:val="-6"/>
          <w:sz w:val="26"/>
          <w:szCs w:val="26"/>
          <w:lang w:val="vi-VN"/>
        </w:rPr>
        <w:t>.............................</w:t>
      </w:r>
    </w:p>
    <w:p w:rsidRPr="00135D4B" w:rsidR="00B3741E" w:rsidP="00B3741E" w:rsidRDefault="00B3741E" w14:paraId="7D421463" w14:textId="77777777">
      <w:pPr>
        <w:tabs>
          <w:tab w:val="right" w:leader="dot" w:pos="0"/>
        </w:tabs>
        <w:spacing w:before="40" w:after="40"/>
        <w:rPr>
          <w:color w:val="000000" w:themeColor="text1"/>
          <w:sz w:val="26"/>
          <w:szCs w:val="26"/>
        </w:rPr>
      </w:pPr>
    </w:p>
    <w:p w:rsidRPr="00135D4B" w:rsidR="00B3741E" w:rsidP="00103339" w:rsidRDefault="00B3741E" w14:paraId="6B150F3A" w14:textId="77777777">
      <w:pPr>
        <w:tabs>
          <w:tab w:val="right" w:leader="dot" w:pos="0"/>
        </w:tabs>
        <w:spacing w:before="120" w:after="120" w:line="340" w:lineRule="atLeast"/>
        <w:rPr>
          <w:color w:val="000000" w:themeColor="text1"/>
          <w:spacing w:val="-6"/>
          <w:sz w:val="26"/>
          <w:szCs w:val="26"/>
          <w:lang w:val="vi-VN"/>
        </w:rPr>
      </w:pPr>
      <w:r w:rsidRPr="00135D4B">
        <w:rPr>
          <w:color w:val="000000" w:themeColor="text1"/>
          <w:sz w:val="26"/>
          <w:szCs w:val="26"/>
          <w:lang w:val="vi-VN"/>
        </w:rPr>
        <w:t>Đ</w:t>
      </w:r>
      <w:r w:rsidRPr="00135D4B">
        <w:rPr>
          <w:color w:val="000000" w:themeColor="text1"/>
          <w:spacing w:val="-6"/>
          <w:sz w:val="26"/>
          <w:szCs w:val="26"/>
        </w:rPr>
        <w:t xml:space="preserve">ề nghị </w:t>
      </w:r>
      <w:r w:rsidRPr="00135D4B">
        <w:rPr>
          <w:color w:val="000000" w:themeColor="text1"/>
          <w:spacing w:val="-6"/>
          <w:sz w:val="26"/>
          <w:szCs w:val="26"/>
          <w:lang w:val="vi-VN"/>
        </w:rPr>
        <w:t>Chủ tịch Ủy ban nhân dân xã/phường/</w:t>
      </w:r>
      <w:r w:rsidRPr="00135D4B" w:rsidR="00BD37A9">
        <w:rPr>
          <w:color w:val="000000" w:themeColor="text1"/>
          <w:spacing w:val="-6"/>
          <w:sz w:val="26"/>
          <w:szCs w:val="26"/>
        </w:rPr>
        <w:t>đặc</w:t>
      </w:r>
      <w:r w:rsidR="00C57654">
        <w:rPr>
          <w:color w:val="000000" w:themeColor="text1"/>
          <w:spacing w:val="-6"/>
          <w:sz w:val="26"/>
          <w:szCs w:val="26"/>
        </w:rPr>
        <w:t xml:space="preserve"> khu</w:t>
      </w:r>
      <w:r w:rsidRPr="00135D4B">
        <w:rPr>
          <w:color w:val="000000" w:themeColor="text1"/>
          <w:spacing w:val="-6"/>
          <w:sz w:val="26"/>
          <w:szCs w:val="26"/>
          <w:lang w:val="vi-VN"/>
        </w:rPr>
        <w:t>:</w:t>
      </w:r>
      <w:r w:rsidRPr="00135D4B">
        <w:rPr>
          <w:color w:val="000000" w:themeColor="text1"/>
          <w:spacing w:val="-6"/>
          <w:sz w:val="26"/>
          <w:szCs w:val="26"/>
        </w:rPr>
        <w:t>……</w:t>
      </w:r>
      <w:r w:rsidRPr="00135D4B">
        <w:rPr>
          <w:color w:val="000000" w:themeColor="text1"/>
          <w:spacing w:val="-6"/>
          <w:sz w:val="26"/>
          <w:szCs w:val="26"/>
          <w:lang w:val="vi-VN"/>
        </w:rPr>
        <w:t>.</w:t>
      </w:r>
      <w:r w:rsidRPr="00135D4B">
        <w:rPr>
          <w:color w:val="000000" w:themeColor="text1"/>
          <w:spacing w:val="-6"/>
          <w:sz w:val="26"/>
          <w:szCs w:val="26"/>
          <w:vertAlign w:val="superscript"/>
        </w:rPr>
        <w:t>3</w:t>
      </w:r>
      <w:r w:rsidRPr="00135D4B">
        <w:rPr>
          <w:color w:val="000000" w:themeColor="text1"/>
          <w:spacing w:val="-6"/>
          <w:sz w:val="26"/>
          <w:szCs w:val="26"/>
        </w:rPr>
        <w:t>………</w:t>
      </w:r>
      <w:r w:rsidRPr="00135D4B">
        <w:rPr>
          <w:color w:val="000000" w:themeColor="text1"/>
          <w:spacing w:val="-6"/>
          <w:sz w:val="26"/>
          <w:szCs w:val="26"/>
          <w:lang w:val="vi-VN"/>
        </w:rPr>
        <w:t xml:space="preserve">.... xem xét, quyết định áp dụng biện pháp quản lý sau cai nghiện </w:t>
      </w:r>
      <w:r w:rsidR="001B02BB">
        <w:rPr>
          <w:color w:val="000000" w:themeColor="text1"/>
          <w:spacing w:val="-6"/>
          <w:sz w:val="26"/>
          <w:szCs w:val="26"/>
        </w:rPr>
        <w:t xml:space="preserve">ma túy </w:t>
      </w:r>
      <w:r w:rsidRPr="00135D4B">
        <w:rPr>
          <w:color w:val="000000" w:themeColor="text1"/>
          <w:spacing w:val="-6"/>
          <w:sz w:val="26"/>
          <w:szCs w:val="26"/>
          <w:lang w:val="vi-VN"/>
        </w:rPr>
        <w:t>đối với:</w:t>
      </w:r>
    </w:p>
    <w:p w:rsidRPr="00135D4B" w:rsidR="00B3741E" w:rsidP="00103339" w:rsidRDefault="00B3741E" w14:paraId="21F60840" w14:textId="77777777">
      <w:pPr>
        <w:tabs>
          <w:tab w:val="left" w:pos="6663"/>
          <w:tab w:val="left" w:pos="9072"/>
        </w:tabs>
        <w:spacing w:before="120" w:after="120" w:line="340" w:lineRule="atLeast"/>
        <w:ind w:firstLine="709"/>
        <w:rPr>
          <w:color w:val="000000" w:themeColor="text1"/>
          <w:spacing w:val="-6"/>
          <w:sz w:val="26"/>
          <w:szCs w:val="26"/>
        </w:rPr>
      </w:pPr>
      <w:r w:rsidRPr="00135D4B">
        <w:rPr>
          <w:color w:val="000000" w:themeColor="text1"/>
          <w:spacing w:val="-6"/>
          <w:sz w:val="26"/>
          <w:szCs w:val="26"/>
          <w:lang w:val="vi-VN"/>
        </w:rPr>
        <w:t xml:space="preserve">1. </w:t>
      </w:r>
      <w:r w:rsidRPr="00135D4B">
        <w:rPr>
          <w:color w:val="000000" w:themeColor="text1"/>
          <w:spacing w:val="-6"/>
          <w:sz w:val="26"/>
          <w:szCs w:val="26"/>
        </w:rPr>
        <w:t>Họ và tên</w:t>
      </w:r>
      <w:r w:rsidRPr="00135D4B">
        <w:rPr>
          <w:color w:val="000000" w:themeColor="text1"/>
          <w:spacing w:val="-6"/>
          <w:sz w:val="26"/>
          <w:szCs w:val="26"/>
          <w:lang w:val="vi-VN"/>
        </w:rPr>
        <w:t xml:space="preserve"> </w:t>
      </w:r>
      <w:r w:rsidRPr="00135D4B">
        <w:rPr>
          <w:i/>
          <w:color w:val="000000" w:themeColor="text1"/>
          <w:spacing w:val="-6"/>
          <w:szCs w:val="26"/>
          <w:lang w:val="vi-VN"/>
        </w:rPr>
        <w:t>(viết in hoa)</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rStyle w:val="FootnoteReference"/>
          <w:color w:val="000000" w:themeColor="text1"/>
          <w:spacing w:val="-6"/>
          <w:sz w:val="26"/>
          <w:szCs w:val="26"/>
          <w:lang w:val="vi-VN"/>
        </w:rPr>
        <w:t xml:space="preserve"> </w:t>
      </w:r>
      <w:r w:rsidRPr="00135D4B">
        <w:rPr>
          <w:rStyle w:val="FootnoteReference"/>
          <w:color w:val="000000" w:themeColor="text1"/>
          <w:spacing w:val="-6"/>
          <w:sz w:val="26"/>
          <w:szCs w:val="26"/>
          <w:lang w:val="vi-VN"/>
        </w:rPr>
        <w:footnoteReference w:id="224"/>
      </w:r>
      <w:r w:rsidRPr="00135D4B">
        <w:rPr>
          <w:color w:val="000000" w:themeColor="text1"/>
          <w:spacing w:val="-6"/>
          <w:sz w:val="26"/>
          <w:szCs w:val="26"/>
          <w:lang w:val="vi-VN"/>
        </w:rPr>
        <w:t>.................................</w:t>
      </w:r>
      <w:r w:rsidRPr="00135D4B">
        <w:rPr>
          <w:color w:val="000000" w:themeColor="text1"/>
          <w:spacing w:val="-6"/>
          <w:sz w:val="26"/>
          <w:szCs w:val="26"/>
        </w:rPr>
        <w:tab/>
      </w:r>
      <w:r w:rsidRPr="00135D4B">
        <w:rPr>
          <w:color w:val="000000" w:themeColor="text1"/>
          <w:spacing w:val="-6"/>
          <w:sz w:val="26"/>
          <w:szCs w:val="26"/>
          <w:lang w:val="vi-VN"/>
        </w:rPr>
        <w:t>; Giới tính</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rPr>
        <w:tab/>
      </w:r>
    </w:p>
    <w:p w:rsidRPr="00135D4B" w:rsidR="00B3741E" w:rsidP="00103339" w:rsidRDefault="00B3741E" w14:paraId="76A7538B" w14:textId="77777777">
      <w:pPr>
        <w:tabs>
          <w:tab w:val="left" w:pos="9072"/>
        </w:tabs>
        <w:spacing w:before="120" w:after="120" w:line="340" w:lineRule="atLeast"/>
        <w:ind w:firstLine="709"/>
        <w:rPr>
          <w:color w:val="000000" w:themeColor="text1"/>
          <w:spacing w:val="-6"/>
          <w:sz w:val="26"/>
          <w:szCs w:val="26"/>
        </w:rPr>
      </w:pPr>
      <w:r w:rsidRPr="00135D4B">
        <w:rPr>
          <w:color w:val="000000" w:themeColor="text1"/>
          <w:spacing w:val="-6"/>
          <w:sz w:val="26"/>
          <w:szCs w:val="26"/>
        </w:rPr>
        <w:t>Tên gọi khác</w:t>
      </w:r>
      <w:r w:rsidRPr="00135D4B">
        <w:rPr>
          <w:color w:val="000000" w:themeColor="text1"/>
          <w:spacing w:val="-6"/>
          <w:sz w:val="26"/>
          <w:szCs w:val="26"/>
          <w:lang w:val="vi-VN"/>
        </w:rPr>
        <w:t xml:space="preserve"> (nếu có)</w:t>
      </w:r>
      <w:r w:rsidRPr="00135D4B">
        <w:rPr>
          <w:color w:val="000000" w:themeColor="text1"/>
          <w:spacing w:val="-6"/>
          <w:sz w:val="26"/>
          <w:szCs w:val="26"/>
        </w:rPr>
        <w:t>:</w:t>
      </w:r>
      <w:r w:rsidRPr="00135D4B">
        <w:rPr>
          <w:color w:val="000000" w:themeColor="text1"/>
          <w:spacing w:val="-6"/>
          <w:sz w:val="26"/>
          <w:szCs w:val="26"/>
          <w:lang w:val="vi-VN"/>
        </w:rPr>
        <w:t xml:space="preserve"> .......................................................................................................</w:t>
      </w:r>
      <w:r w:rsidRPr="00135D4B">
        <w:rPr>
          <w:color w:val="000000" w:themeColor="text1"/>
          <w:spacing w:val="-6"/>
          <w:sz w:val="26"/>
          <w:szCs w:val="26"/>
        </w:rPr>
        <w:tab/>
      </w:r>
    </w:p>
    <w:p w:rsidRPr="00135D4B" w:rsidR="00B3741E" w:rsidP="00103339" w:rsidRDefault="00B3741E" w14:paraId="0C3CE29A" w14:textId="77777777">
      <w:pPr>
        <w:tabs>
          <w:tab w:val="left" w:pos="9072"/>
        </w:tabs>
        <w:spacing w:before="120" w:after="120" w:line="340" w:lineRule="atLeast"/>
        <w:ind w:firstLine="709"/>
        <w:rPr>
          <w:color w:val="000000" w:themeColor="text1"/>
          <w:spacing w:val="-6"/>
          <w:sz w:val="26"/>
          <w:szCs w:val="26"/>
        </w:rPr>
      </w:pPr>
      <w:r w:rsidRPr="00135D4B">
        <w:rPr>
          <w:color w:val="000000" w:themeColor="text1"/>
          <w:spacing w:val="-6"/>
          <w:sz w:val="26"/>
          <w:szCs w:val="26"/>
        </w:rPr>
        <w:t>Ngày, tháng, năm sinh: .....................................................................................................</w:t>
      </w:r>
    </w:p>
    <w:p w:rsidRPr="00135D4B" w:rsidR="00B3741E" w:rsidP="00103339" w:rsidRDefault="00B3741E" w14:paraId="16CDDF07" w14:textId="77777777">
      <w:pPr>
        <w:tabs>
          <w:tab w:val="left" w:pos="9072"/>
        </w:tabs>
        <w:spacing w:before="120" w:after="120" w:line="340" w:lineRule="atLeast"/>
        <w:ind w:firstLine="709"/>
        <w:rPr>
          <w:color w:val="000000" w:themeColor="text1"/>
          <w:spacing w:val="-6"/>
          <w:sz w:val="26"/>
          <w:szCs w:val="26"/>
        </w:rPr>
      </w:pPr>
      <w:r w:rsidRPr="00135D4B">
        <w:rPr>
          <w:color w:val="000000" w:themeColor="text1"/>
          <w:sz w:val="26"/>
          <w:szCs w:val="26"/>
        </w:rPr>
        <w:t xml:space="preserve">Số </w:t>
      </w:r>
      <w:r w:rsidR="00002CD3">
        <w:rPr>
          <w:color w:val="000000" w:themeColor="text1"/>
          <w:sz w:val="26"/>
          <w:szCs w:val="26"/>
        </w:rPr>
        <w:t>CC/</w:t>
      </w:r>
      <w:r w:rsidRPr="00135D4B">
        <w:rPr>
          <w:color w:val="000000" w:themeColor="text1"/>
          <w:sz w:val="26"/>
          <w:szCs w:val="26"/>
          <w:lang w:val="vi-VN"/>
        </w:rPr>
        <w:t>CCCD</w:t>
      </w:r>
      <w:r w:rsidRPr="00135D4B">
        <w:rPr>
          <w:color w:val="000000" w:themeColor="text1"/>
          <w:sz w:val="26"/>
          <w:szCs w:val="26"/>
        </w:rPr>
        <w:t>/</w:t>
      </w:r>
      <w:r w:rsidRPr="00135D4B">
        <w:rPr>
          <w:color w:val="000000" w:themeColor="text1"/>
          <w:sz w:val="26"/>
          <w:szCs w:val="26"/>
          <w:lang w:val="vi-VN"/>
        </w:rPr>
        <w:t>CMND</w:t>
      </w:r>
      <w:r w:rsidRPr="00135D4B">
        <w:rPr>
          <w:color w:val="000000" w:themeColor="text1"/>
          <w:sz w:val="26"/>
          <w:szCs w:val="26"/>
        </w:rPr>
        <w:t>/</w:t>
      </w:r>
      <w:proofErr w:type="gramStart"/>
      <w:r w:rsidRPr="00135D4B">
        <w:rPr>
          <w:color w:val="000000" w:themeColor="text1"/>
          <w:sz w:val="26"/>
          <w:szCs w:val="26"/>
        </w:rPr>
        <w:t>H</w:t>
      </w:r>
      <w:r w:rsidR="00002CD3">
        <w:rPr>
          <w:color w:val="000000" w:themeColor="text1"/>
          <w:sz w:val="26"/>
          <w:szCs w:val="26"/>
        </w:rPr>
        <w:t>C</w:t>
      </w:r>
      <w:r w:rsidRPr="00135D4B">
        <w:rPr>
          <w:color w:val="000000" w:themeColor="text1"/>
          <w:sz w:val="26"/>
          <w:szCs w:val="26"/>
        </w:rPr>
        <w:t>:…</w:t>
      </w:r>
      <w:proofErr w:type="gramEnd"/>
      <w:r w:rsidRPr="00135D4B">
        <w:rPr>
          <w:color w:val="000000" w:themeColor="text1"/>
          <w:sz w:val="26"/>
          <w:szCs w:val="26"/>
        </w:rPr>
        <w:t>…………</w:t>
      </w:r>
      <w:r w:rsidRPr="00135D4B">
        <w:rPr>
          <w:color w:val="000000" w:themeColor="text1"/>
          <w:sz w:val="26"/>
          <w:szCs w:val="26"/>
          <w:lang w:val="vi-VN"/>
        </w:rPr>
        <w:t>................</w:t>
      </w:r>
      <w:r w:rsidRPr="00135D4B">
        <w:rPr>
          <w:color w:val="000000" w:themeColor="text1"/>
          <w:sz w:val="26"/>
          <w:szCs w:val="26"/>
        </w:rPr>
        <w:t>… ngày cấp …………</w:t>
      </w:r>
      <w:proofErr w:type="gramStart"/>
      <w:r w:rsidRPr="00135D4B">
        <w:rPr>
          <w:color w:val="000000" w:themeColor="text1"/>
          <w:sz w:val="26"/>
          <w:szCs w:val="26"/>
        </w:rPr>
        <w:t>…..</w:t>
      </w:r>
      <w:proofErr w:type="gramEnd"/>
      <w:r w:rsidRPr="00135D4B">
        <w:rPr>
          <w:color w:val="000000" w:themeColor="text1"/>
          <w:sz w:val="26"/>
          <w:szCs w:val="26"/>
        </w:rPr>
        <w:t xml:space="preserve"> nơi cấp…………………………………………………………………………………...</w:t>
      </w:r>
      <w:r w:rsidR="00002CD3">
        <w:rPr>
          <w:color w:val="000000" w:themeColor="text1"/>
          <w:sz w:val="26"/>
          <w:szCs w:val="26"/>
        </w:rPr>
        <w:t>.....</w:t>
      </w:r>
    </w:p>
    <w:p w:rsidRPr="00135D4B" w:rsidR="00B3741E" w:rsidP="00103339" w:rsidRDefault="00B3741E" w14:paraId="72F1C20B" w14:textId="77777777">
      <w:pPr>
        <w:tabs>
          <w:tab w:val="left" w:pos="9072"/>
        </w:tabs>
        <w:spacing w:before="120" w:after="120" w:line="340" w:lineRule="atLeast"/>
        <w:ind w:firstLine="709"/>
        <w:rPr>
          <w:color w:val="000000" w:themeColor="text1"/>
          <w:spacing w:val="-6"/>
          <w:sz w:val="26"/>
          <w:szCs w:val="26"/>
          <w:lang w:val="vi-VN"/>
        </w:rPr>
      </w:pPr>
      <w:r w:rsidRPr="00135D4B">
        <w:rPr>
          <w:color w:val="000000" w:themeColor="text1"/>
          <w:spacing w:val="-6"/>
          <w:sz w:val="26"/>
          <w:szCs w:val="26"/>
        </w:rPr>
        <w:t>Nơi cư trú</w:t>
      </w:r>
      <w:r w:rsidRPr="00135D4B">
        <w:rPr>
          <w:color w:val="000000" w:themeColor="text1"/>
          <w:spacing w:val="-6"/>
          <w:sz w:val="26"/>
          <w:szCs w:val="26"/>
          <w:lang w:val="vi-VN"/>
        </w:rPr>
        <w:t xml:space="preserve"> hoặc chỗ ở hiện nay: ........................................................................................</w:t>
      </w:r>
    </w:p>
    <w:p w:rsidRPr="00135D4B" w:rsidR="00B3741E" w:rsidP="00103339" w:rsidRDefault="00B3741E" w14:paraId="3FAE0A2B" w14:textId="77777777">
      <w:pPr>
        <w:tabs>
          <w:tab w:val="left" w:pos="6946"/>
        </w:tabs>
        <w:spacing w:before="120" w:after="120" w:line="340" w:lineRule="atLeast"/>
        <w:ind w:firstLine="709"/>
        <w:rPr>
          <w:color w:val="000000" w:themeColor="text1"/>
          <w:spacing w:val="-6"/>
          <w:sz w:val="26"/>
          <w:szCs w:val="26"/>
          <w:lang w:val="vi-VN"/>
        </w:rPr>
      </w:pPr>
      <w:r w:rsidRPr="00135D4B">
        <w:rPr>
          <w:color w:val="000000" w:themeColor="text1"/>
          <w:spacing w:val="-6"/>
          <w:sz w:val="26"/>
          <w:szCs w:val="26"/>
          <w:lang w:val="vi-VN"/>
        </w:rPr>
        <w:t>Họ, tên ....</w:t>
      </w:r>
      <w:r w:rsidRPr="00135D4B">
        <w:rPr>
          <w:rStyle w:val="FootnoteReference"/>
          <w:color w:val="000000" w:themeColor="text1"/>
          <w:spacing w:val="-6"/>
          <w:sz w:val="26"/>
          <w:szCs w:val="26"/>
          <w:lang w:val="vi-VN"/>
        </w:rPr>
        <w:footnoteReference w:id="225"/>
      </w:r>
      <w:r w:rsidRPr="00135D4B">
        <w:rPr>
          <w:color w:val="000000" w:themeColor="text1"/>
          <w:spacing w:val="-6"/>
          <w:sz w:val="26"/>
          <w:szCs w:val="26"/>
          <w:lang w:val="vi-VN"/>
        </w:rPr>
        <w:t>: ………………………..........................................;Tuổi: …………....…...</w:t>
      </w:r>
    </w:p>
    <w:p w:rsidRPr="00135D4B" w:rsidR="00B3741E" w:rsidP="00103339" w:rsidRDefault="00B3741E" w14:paraId="12C8FC4D" w14:textId="77777777">
      <w:pPr>
        <w:tabs>
          <w:tab w:val="left" w:pos="9072"/>
        </w:tabs>
        <w:spacing w:before="120" w:after="120" w:line="340" w:lineRule="atLeast"/>
        <w:ind w:firstLine="709"/>
        <w:rPr>
          <w:color w:val="000000" w:themeColor="text1"/>
          <w:spacing w:val="-6"/>
          <w:sz w:val="26"/>
          <w:szCs w:val="26"/>
          <w:lang w:val="vi-VN"/>
        </w:rPr>
      </w:pPr>
      <w:r w:rsidRPr="00135D4B">
        <w:rPr>
          <w:color w:val="000000" w:themeColor="text1"/>
          <w:spacing w:val="-6"/>
          <w:sz w:val="26"/>
          <w:szCs w:val="26"/>
          <w:lang w:val="vi-VN"/>
        </w:rPr>
        <w:t>Nghề nghiệp: ………………………………………………...……………................</w:t>
      </w:r>
    </w:p>
    <w:p w:rsidRPr="00135D4B" w:rsidR="00B3741E" w:rsidP="00103339" w:rsidRDefault="00B3741E" w14:paraId="4383BFEF" w14:textId="77777777">
      <w:pPr>
        <w:tabs>
          <w:tab w:val="left" w:pos="9072"/>
        </w:tabs>
        <w:spacing w:before="120" w:after="120" w:line="340" w:lineRule="atLeast"/>
        <w:ind w:firstLine="709"/>
        <w:rPr>
          <w:color w:val="000000" w:themeColor="text1"/>
          <w:spacing w:val="-6"/>
          <w:sz w:val="26"/>
          <w:szCs w:val="26"/>
          <w:lang w:val="vi-VN"/>
        </w:rPr>
      </w:pPr>
      <w:r w:rsidRPr="00135D4B">
        <w:rPr>
          <w:color w:val="000000" w:themeColor="text1"/>
          <w:spacing w:val="-6"/>
          <w:sz w:val="26"/>
          <w:szCs w:val="26"/>
          <w:lang w:val="vi-VN"/>
        </w:rPr>
        <w:t>Nơi cư trú</w:t>
      </w:r>
      <w:r w:rsidRPr="00135D4B">
        <w:rPr>
          <w:color w:val="000000" w:themeColor="text1"/>
          <w:spacing w:val="-6"/>
          <w:sz w:val="26"/>
          <w:szCs w:val="26"/>
          <w:vertAlign w:val="superscript"/>
          <w:lang w:val="vi-VN"/>
        </w:rPr>
        <w:t xml:space="preserve"> </w:t>
      </w:r>
      <w:r w:rsidRPr="00135D4B">
        <w:rPr>
          <w:color w:val="000000" w:themeColor="text1"/>
          <w:spacing w:val="-6"/>
          <w:sz w:val="26"/>
          <w:szCs w:val="26"/>
          <w:lang w:val="vi-VN"/>
        </w:rPr>
        <w:t>hoặc chỗ ở hiện nay: .......................................................................................</w:t>
      </w:r>
    </w:p>
    <w:p w:rsidRPr="00135D4B" w:rsidR="00B3741E" w:rsidP="00103339" w:rsidRDefault="00B3741E" w14:paraId="306702E0" w14:textId="77777777">
      <w:pPr>
        <w:spacing w:before="120" w:after="120" w:line="340" w:lineRule="atLeast"/>
        <w:ind w:firstLine="709"/>
        <w:rPr>
          <w:color w:val="000000" w:themeColor="text1"/>
          <w:spacing w:val="-6"/>
          <w:sz w:val="26"/>
          <w:szCs w:val="26"/>
          <w:lang w:val="vi-VN"/>
        </w:rPr>
      </w:pPr>
      <w:r w:rsidRPr="00135D4B">
        <w:rPr>
          <w:b/>
          <w:color w:val="000000" w:themeColor="text1"/>
          <w:spacing w:val="-6"/>
          <w:sz w:val="26"/>
          <w:szCs w:val="26"/>
          <w:lang w:val="vi-VN"/>
        </w:rPr>
        <w:t>2.</w:t>
      </w:r>
      <w:r w:rsidRPr="00135D4B">
        <w:rPr>
          <w:color w:val="000000" w:themeColor="text1"/>
          <w:spacing w:val="-6"/>
          <w:sz w:val="26"/>
          <w:szCs w:val="26"/>
          <w:lang w:val="vi-VN"/>
        </w:rPr>
        <w:t xml:space="preserve"> Lý do: ........................................................</w:t>
      </w:r>
      <w:r w:rsidRPr="00135D4B">
        <w:rPr>
          <w:rStyle w:val="FootnoteReference"/>
          <w:color w:val="000000" w:themeColor="text1"/>
          <w:spacing w:val="-6"/>
          <w:sz w:val="26"/>
          <w:szCs w:val="26"/>
          <w:lang w:val="vi-VN"/>
        </w:rPr>
        <w:footnoteReference w:id="226"/>
      </w:r>
      <w:r w:rsidRPr="00135D4B">
        <w:rPr>
          <w:color w:val="000000" w:themeColor="text1"/>
          <w:spacing w:val="-6"/>
          <w:sz w:val="26"/>
          <w:szCs w:val="26"/>
          <w:lang w:val="vi-VN"/>
        </w:rPr>
        <w:t>....................................................................</w:t>
      </w:r>
    </w:p>
    <w:p w:rsidRPr="00135D4B" w:rsidR="00B3741E" w:rsidP="00103339" w:rsidRDefault="00B3741E" w14:paraId="7AE6170D" w14:textId="77777777">
      <w:pPr>
        <w:tabs>
          <w:tab w:val="left" w:pos="9072"/>
        </w:tabs>
        <w:spacing w:before="120" w:after="120" w:line="340" w:lineRule="atLeast"/>
        <w:ind w:firstLine="709"/>
        <w:rPr>
          <w:color w:val="000000" w:themeColor="text1"/>
          <w:spacing w:val="-6"/>
          <w:sz w:val="26"/>
          <w:szCs w:val="26"/>
        </w:rPr>
      </w:pPr>
      <w:r w:rsidRPr="00135D4B">
        <w:rPr>
          <w:b/>
          <w:color w:val="000000" w:themeColor="text1"/>
          <w:spacing w:val="-6"/>
          <w:sz w:val="26"/>
          <w:szCs w:val="26"/>
        </w:rPr>
        <w:t>3.</w:t>
      </w:r>
      <w:r w:rsidRPr="00135D4B">
        <w:rPr>
          <w:color w:val="000000" w:themeColor="text1"/>
          <w:spacing w:val="-6"/>
          <w:sz w:val="26"/>
          <w:szCs w:val="26"/>
        </w:rPr>
        <w:t xml:space="preserve"> Thời hạn: từ ngày ......</w:t>
      </w:r>
      <w:r w:rsidRPr="00135D4B">
        <w:rPr>
          <w:color w:val="000000" w:themeColor="text1"/>
          <w:spacing w:val="-6"/>
          <w:sz w:val="26"/>
          <w:szCs w:val="26"/>
          <w:lang w:val="vi-VN"/>
        </w:rPr>
        <w:t>/</w:t>
      </w:r>
      <w:proofErr w:type="gramStart"/>
      <w:r w:rsidRPr="00135D4B">
        <w:rPr>
          <w:color w:val="000000" w:themeColor="text1"/>
          <w:spacing w:val="-6"/>
          <w:sz w:val="26"/>
          <w:szCs w:val="26"/>
        </w:rPr>
        <w:t>.....</w:t>
      </w:r>
      <w:proofErr w:type="gramEnd"/>
      <w:r w:rsidRPr="00135D4B">
        <w:rPr>
          <w:color w:val="000000" w:themeColor="text1"/>
          <w:spacing w:val="-6"/>
          <w:sz w:val="26"/>
          <w:szCs w:val="26"/>
          <w:lang w:val="vi-VN"/>
        </w:rPr>
        <w:t>/</w:t>
      </w:r>
      <w:r w:rsidRPr="00135D4B">
        <w:rPr>
          <w:color w:val="000000" w:themeColor="text1"/>
          <w:spacing w:val="-6"/>
          <w:sz w:val="26"/>
          <w:szCs w:val="26"/>
        </w:rPr>
        <w:t>.............. đến ngày ......</w:t>
      </w:r>
      <w:r w:rsidRPr="00135D4B">
        <w:rPr>
          <w:color w:val="000000" w:themeColor="text1"/>
          <w:spacing w:val="-6"/>
          <w:sz w:val="26"/>
          <w:szCs w:val="26"/>
          <w:lang w:val="vi-VN"/>
        </w:rPr>
        <w:t>/</w:t>
      </w:r>
      <w:proofErr w:type="gramStart"/>
      <w:r w:rsidRPr="00135D4B">
        <w:rPr>
          <w:color w:val="000000" w:themeColor="text1"/>
          <w:spacing w:val="-6"/>
          <w:sz w:val="26"/>
          <w:szCs w:val="26"/>
        </w:rPr>
        <w:t>.....</w:t>
      </w:r>
      <w:proofErr w:type="gramEnd"/>
      <w:r w:rsidRPr="00135D4B">
        <w:rPr>
          <w:color w:val="000000" w:themeColor="text1"/>
          <w:spacing w:val="-6"/>
          <w:sz w:val="26"/>
          <w:szCs w:val="26"/>
          <w:lang w:val="vi-VN"/>
        </w:rPr>
        <w:t>/</w:t>
      </w:r>
      <w:r w:rsidRPr="00135D4B">
        <w:rPr>
          <w:color w:val="000000" w:themeColor="text1"/>
          <w:spacing w:val="-6"/>
          <w:sz w:val="26"/>
          <w:szCs w:val="26"/>
        </w:rPr>
        <w:t>..............</w:t>
      </w:r>
    </w:p>
    <w:p w:rsidRPr="00135D4B" w:rsidR="00B3741E" w:rsidP="00103339" w:rsidRDefault="00B3741E" w14:paraId="680F3918" w14:textId="77777777">
      <w:pPr>
        <w:spacing w:before="120" w:after="120" w:line="340" w:lineRule="atLeast"/>
        <w:ind w:firstLine="709"/>
        <w:rPr>
          <w:color w:val="000000" w:themeColor="text1"/>
          <w:spacing w:val="-6"/>
          <w:sz w:val="26"/>
          <w:szCs w:val="26"/>
        </w:rPr>
      </w:pPr>
      <w:r w:rsidRPr="00135D4B">
        <w:rPr>
          <w:b/>
          <w:color w:val="000000" w:themeColor="text1"/>
          <w:spacing w:val="-6"/>
          <w:sz w:val="26"/>
          <w:szCs w:val="26"/>
          <w:lang w:val="vi-VN"/>
        </w:rPr>
        <w:t>4.</w:t>
      </w:r>
      <w:r w:rsidRPr="00135D4B">
        <w:rPr>
          <w:color w:val="000000" w:themeColor="text1"/>
          <w:spacing w:val="-6"/>
          <w:sz w:val="26"/>
          <w:szCs w:val="26"/>
          <w:lang w:val="vi-VN"/>
        </w:rPr>
        <w:t xml:space="preserve"> Các biện pháp quản lý, hỗ trợ: ............................................</w:t>
      </w:r>
      <w:r w:rsidRPr="00135D4B">
        <w:rPr>
          <w:rStyle w:val="FootnoteReference"/>
          <w:color w:val="000000" w:themeColor="text1"/>
          <w:spacing w:val="-6"/>
          <w:sz w:val="26"/>
          <w:szCs w:val="26"/>
          <w:lang w:val="vi-VN"/>
        </w:rPr>
        <w:footnoteReference w:id="227"/>
      </w:r>
      <w:r w:rsidRPr="00135D4B">
        <w:rPr>
          <w:color w:val="000000" w:themeColor="text1"/>
          <w:spacing w:val="-6"/>
          <w:sz w:val="26"/>
          <w:szCs w:val="26"/>
          <w:lang w:val="vi-VN"/>
        </w:rPr>
        <w:t>.......................................</w:t>
      </w:r>
    </w:p>
    <w:p w:rsidRPr="00135D4B" w:rsidR="00B3741E" w:rsidP="00103339" w:rsidRDefault="00B3741E" w14:paraId="2B0E32CC" w14:textId="77777777">
      <w:pPr>
        <w:spacing w:before="120" w:after="120" w:line="340" w:lineRule="atLeast"/>
        <w:ind w:firstLine="709"/>
        <w:rPr>
          <w:color w:val="000000" w:themeColor="text1"/>
          <w:spacing w:val="-6"/>
          <w:sz w:val="26"/>
          <w:szCs w:val="26"/>
          <w:lang w:val="vi-VN"/>
        </w:rPr>
      </w:pPr>
      <w:r w:rsidRPr="00135D4B">
        <w:rPr>
          <w:b/>
          <w:color w:val="000000" w:themeColor="text1"/>
          <w:spacing w:val="-6"/>
          <w:sz w:val="26"/>
          <w:szCs w:val="26"/>
          <w:lang w:val="vi-VN"/>
        </w:rPr>
        <w:t>5.</w:t>
      </w:r>
      <w:r w:rsidRPr="00135D4B">
        <w:rPr>
          <w:color w:val="000000" w:themeColor="text1"/>
          <w:spacing w:val="-6"/>
          <w:sz w:val="26"/>
          <w:szCs w:val="26"/>
          <w:lang w:val="vi-VN"/>
        </w:rPr>
        <w:t xml:space="preserve"> Dự kiến cơ quan/tổ chức/ cá nhân chịu trách nhiệm, thực hiện quản lý, hỗ trợ: .......</w:t>
      </w:r>
    </w:p>
    <w:p w:rsidRPr="00135D4B" w:rsidR="00B3741E" w:rsidP="00103339" w:rsidRDefault="00B3741E" w14:paraId="5ABF9739" w14:textId="77777777">
      <w:pPr>
        <w:spacing w:before="120" w:after="120" w:line="340" w:lineRule="atLeast"/>
        <w:ind w:firstLine="709"/>
        <w:rPr>
          <w:color w:val="000000" w:themeColor="text1"/>
          <w:spacing w:val="-6"/>
          <w:sz w:val="26"/>
          <w:szCs w:val="26"/>
          <w:lang w:val="vi-VN"/>
        </w:rPr>
      </w:pPr>
      <w:r w:rsidRPr="00135D4B">
        <w:rPr>
          <w:color w:val="000000" w:themeColor="text1"/>
          <w:spacing w:val="-6"/>
          <w:sz w:val="26"/>
          <w:szCs w:val="26"/>
          <w:lang w:val="vi-VN"/>
        </w:rPr>
        <w:t>.............................................................................................................................................</w:t>
      </w:r>
    </w:p>
    <w:p w:rsidRPr="00135D4B" w:rsidR="00B3741E" w:rsidP="00103339" w:rsidRDefault="00B3741E" w14:paraId="03193AC1" w14:textId="77777777">
      <w:pPr>
        <w:spacing w:before="120" w:after="120" w:line="340" w:lineRule="atLeast"/>
        <w:ind w:firstLine="709"/>
        <w:rPr>
          <w:color w:val="000000" w:themeColor="text1"/>
          <w:spacing w:val="-6"/>
          <w:sz w:val="26"/>
          <w:szCs w:val="26"/>
          <w:lang w:val="vi-VN"/>
        </w:rPr>
      </w:pPr>
      <w:r w:rsidRPr="00135D4B">
        <w:rPr>
          <w:b/>
          <w:color w:val="000000" w:themeColor="text1"/>
          <w:spacing w:val="-6"/>
          <w:sz w:val="26"/>
          <w:szCs w:val="26"/>
          <w:lang w:val="vi-VN"/>
        </w:rPr>
        <w:t>6.</w:t>
      </w:r>
      <w:r w:rsidRPr="00135D4B">
        <w:rPr>
          <w:color w:val="000000" w:themeColor="text1"/>
          <w:spacing w:val="-6"/>
          <w:sz w:val="26"/>
          <w:szCs w:val="26"/>
          <w:lang w:val="vi-VN"/>
        </w:rPr>
        <w:t xml:space="preserve"> Hồ sơ đề nghị kèm theo gồm:</w:t>
      </w:r>
    </w:p>
    <w:p w:rsidRPr="00135D4B" w:rsidR="00B3741E" w:rsidP="00B3741E" w:rsidRDefault="00B3741E" w14:paraId="79EFB7CE" w14:textId="77777777">
      <w:pPr>
        <w:spacing w:before="60" w:after="60"/>
        <w:ind w:firstLine="709"/>
        <w:rPr>
          <w:i/>
          <w:color w:val="000000" w:themeColor="text1"/>
          <w:spacing w:val="-6"/>
          <w:sz w:val="26"/>
          <w:szCs w:val="26"/>
          <w:lang w:val="vi-VN"/>
        </w:rPr>
      </w:pPr>
      <w:r w:rsidRPr="00135D4B">
        <w:rPr>
          <w:i/>
          <w:color w:val="000000" w:themeColor="text1"/>
          <w:spacing w:val="-6"/>
          <w:sz w:val="26"/>
          <w:szCs w:val="26"/>
          <w:lang w:val="vi-VN"/>
        </w:rPr>
        <w:t>.........................................................................................................................................</w:t>
      </w:r>
    </w:p>
    <w:tbl>
      <w:tblPr>
        <w:tblW w:w="0" w:type="auto"/>
        <w:tblCellMar>
          <w:left w:w="0" w:type="dxa"/>
          <w:right w:w="0" w:type="dxa"/>
        </w:tblCellMar>
        <w:tblLook w:val="04A0" w:firstRow="1" w:lastRow="0" w:firstColumn="1" w:lastColumn="0" w:noHBand="0" w:noVBand="1"/>
      </w:tblPr>
      <w:tblGrid>
        <w:gridCol w:w="4319"/>
        <w:gridCol w:w="4753"/>
      </w:tblGrid>
      <w:tr w:rsidRPr="00135D4B" w:rsidR="00342CAB" w:rsidTr="00B3741E" w14:paraId="033F24C1" w14:textId="77777777">
        <w:tc>
          <w:tcPr>
            <w:tcW w:w="4428" w:type="dxa"/>
            <w:tcMar>
              <w:top w:w="0" w:type="dxa"/>
              <w:left w:w="108" w:type="dxa"/>
              <w:bottom w:w="0" w:type="dxa"/>
              <w:right w:w="108" w:type="dxa"/>
            </w:tcMar>
          </w:tcPr>
          <w:p w:rsidRPr="00135D4B" w:rsidR="00B3741E" w:rsidP="00AF5EC1" w:rsidRDefault="00B3741E" w14:paraId="7C6B54CB" w14:textId="77777777">
            <w:pPr>
              <w:ind w:firstLine="34"/>
              <w:jc w:val="left"/>
              <w:rPr>
                <w:color w:val="000000" w:themeColor="text1"/>
                <w:sz w:val="26"/>
                <w:szCs w:val="26"/>
                <w:lang w:val="vi-VN"/>
              </w:rPr>
            </w:pP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lang w:val="vi-VN"/>
              </w:rPr>
              <w:t>- Như trên</w:t>
            </w:r>
            <w:r w:rsidRPr="00135D4B">
              <w:rPr>
                <w:color w:val="000000" w:themeColor="text1"/>
                <w:sz w:val="22"/>
                <w:lang w:val="vi-VN"/>
              </w:rPr>
              <w:br/>
            </w:r>
            <w:r w:rsidRPr="00135D4B">
              <w:rPr>
                <w:color w:val="000000" w:themeColor="text1"/>
                <w:sz w:val="22"/>
                <w:lang w:val="vi-VN"/>
              </w:rPr>
              <w:t>- Lưu: ............</w:t>
            </w:r>
          </w:p>
        </w:tc>
        <w:tc>
          <w:tcPr>
            <w:tcW w:w="4860" w:type="dxa"/>
            <w:tcMar>
              <w:top w:w="0" w:type="dxa"/>
              <w:left w:w="108" w:type="dxa"/>
              <w:bottom w:w="0" w:type="dxa"/>
              <w:right w:w="108" w:type="dxa"/>
            </w:tcMar>
          </w:tcPr>
          <w:p w:rsidRPr="00135D4B" w:rsidR="00B3741E" w:rsidP="00B3741E" w:rsidRDefault="00B3741E" w14:paraId="3CA0E35C" w14:textId="77777777">
            <w:pPr>
              <w:ind w:hanging="33"/>
              <w:jc w:val="center"/>
              <w:rPr>
                <w:b/>
                <w:bCs/>
                <w:color w:val="000000" w:themeColor="text1"/>
                <w:sz w:val="26"/>
                <w:szCs w:val="26"/>
                <w:lang w:val="vi-VN"/>
              </w:rPr>
            </w:pPr>
            <w:r w:rsidRPr="00135D4B">
              <w:rPr>
                <w:b/>
                <w:bCs/>
                <w:color w:val="000000" w:themeColor="text1"/>
                <w:sz w:val="26"/>
                <w:szCs w:val="26"/>
                <w:lang w:val="vi-VN"/>
              </w:rPr>
              <w:t>TRƯỞNG CÔNG AN</w:t>
            </w:r>
            <w:r w:rsidRPr="00135D4B">
              <w:rPr>
                <w:b/>
                <w:bCs/>
                <w:color w:val="000000" w:themeColor="text1"/>
                <w:sz w:val="26"/>
                <w:szCs w:val="26"/>
                <w:lang w:val="vi-VN"/>
              </w:rPr>
              <w:br/>
            </w:r>
            <w:r w:rsidRPr="00135D4B">
              <w:rPr>
                <w:i/>
                <w:iCs/>
                <w:color w:val="000000" w:themeColor="text1"/>
                <w:sz w:val="26"/>
                <w:szCs w:val="26"/>
                <w:lang w:val="vi-VN"/>
              </w:rPr>
              <w:t>(Ký, ghi rõ họ tên và đóng dấu)</w:t>
            </w:r>
          </w:p>
        </w:tc>
      </w:tr>
    </w:tbl>
    <w:p w:rsidRPr="00135D4B" w:rsidR="00103339" w:rsidP="00B3741E" w:rsidRDefault="00103339" w14:paraId="2871BBE8" w14:textId="77777777">
      <w:pPr>
        <w:rPr>
          <w:b/>
          <w:color w:val="000000" w:themeColor="text1"/>
          <w:sz w:val="25"/>
          <w:szCs w:val="25"/>
          <w:lang w:val="vi-VN"/>
        </w:rPr>
      </w:pPr>
    </w:p>
    <w:p w:rsidRPr="00135D4B" w:rsidR="00103339" w:rsidP="00B3741E" w:rsidRDefault="00103339" w14:paraId="2E428B2D" w14:textId="77777777">
      <w:pPr>
        <w:rPr>
          <w:b/>
          <w:color w:val="000000" w:themeColor="text1"/>
          <w:sz w:val="25"/>
          <w:szCs w:val="25"/>
          <w:lang w:val="vi-VN"/>
        </w:rPr>
      </w:pPr>
    </w:p>
    <w:p w:rsidRPr="00135D4B" w:rsidR="00103339" w:rsidP="00B3741E" w:rsidRDefault="00103339" w14:paraId="49E20A4C" w14:textId="77777777">
      <w:pPr>
        <w:rPr>
          <w:b/>
          <w:color w:val="000000" w:themeColor="text1"/>
          <w:sz w:val="25"/>
          <w:szCs w:val="25"/>
          <w:lang w:val="vi-VN"/>
        </w:rPr>
      </w:pPr>
    </w:p>
    <w:p w:rsidRPr="00135D4B" w:rsidR="00103339" w:rsidP="00B3741E" w:rsidRDefault="00103339" w14:paraId="7FB1F45A" w14:textId="77777777">
      <w:pPr>
        <w:rPr>
          <w:b/>
          <w:color w:val="000000" w:themeColor="text1"/>
          <w:sz w:val="25"/>
          <w:szCs w:val="25"/>
          <w:lang w:val="vi-VN"/>
        </w:rPr>
      </w:pPr>
    </w:p>
    <w:p w:rsidRPr="00135D4B" w:rsidR="00103339" w:rsidP="00B3741E" w:rsidRDefault="00103339" w14:paraId="68F80C5D" w14:textId="77777777">
      <w:pPr>
        <w:rPr>
          <w:b/>
          <w:color w:val="000000" w:themeColor="text1"/>
          <w:sz w:val="25"/>
          <w:szCs w:val="25"/>
          <w:lang w:val="vi-VN"/>
        </w:rPr>
      </w:pPr>
    </w:p>
    <w:p w:rsidRPr="00135D4B" w:rsidR="00103339" w:rsidP="00B3741E" w:rsidRDefault="00103339" w14:paraId="0EFF4CBD" w14:textId="77777777">
      <w:pPr>
        <w:rPr>
          <w:b/>
          <w:color w:val="000000" w:themeColor="text1"/>
          <w:sz w:val="25"/>
          <w:szCs w:val="25"/>
          <w:lang w:val="vi-VN"/>
        </w:rPr>
      </w:pPr>
    </w:p>
    <w:p w:rsidRPr="00135D4B" w:rsidR="00103339" w:rsidP="00B3741E" w:rsidRDefault="00103339" w14:paraId="732FB949" w14:textId="77777777">
      <w:pPr>
        <w:rPr>
          <w:b/>
          <w:color w:val="000000" w:themeColor="text1"/>
          <w:sz w:val="25"/>
          <w:szCs w:val="25"/>
          <w:lang w:val="vi-VN"/>
        </w:rPr>
      </w:pPr>
    </w:p>
    <w:p w:rsidRPr="00135D4B" w:rsidR="00103339" w:rsidP="00B3741E" w:rsidRDefault="00103339" w14:paraId="08E4226E" w14:textId="77777777">
      <w:pPr>
        <w:rPr>
          <w:b/>
          <w:color w:val="000000" w:themeColor="text1"/>
          <w:sz w:val="25"/>
          <w:szCs w:val="25"/>
          <w:lang w:val="vi-VN"/>
        </w:rPr>
      </w:pPr>
    </w:p>
    <w:p w:rsidRPr="00135D4B" w:rsidR="00103339" w:rsidP="00B3741E" w:rsidRDefault="00103339" w14:paraId="330981A5" w14:textId="77777777">
      <w:pPr>
        <w:rPr>
          <w:b/>
          <w:color w:val="000000" w:themeColor="text1"/>
          <w:sz w:val="25"/>
          <w:szCs w:val="25"/>
          <w:lang w:val="vi-VN"/>
        </w:rPr>
      </w:pPr>
    </w:p>
    <w:p w:rsidRPr="00135D4B" w:rsidR="00103339" w:rsidP="00B3741E" w:rsidRDefault="00103339" w14:paraId="0EBF6CD0" w14:textId="77777777">
      <w:pPr>
        <w:rPr>
          <w:b/>
          <w:color w:val="000000" w:themeColor="text1"/>
          <w:sz w:val="25"/>
          <w:szCs w:val="25"/>
          <w:lang w:val="vi-VN"/>
        </w:rPr>
      </w:pPr>
    </w:p>
    <w:p w:rsidRPr="00135D4B" w:rsidR="00103339" w:rsidP="00B3741E" w:rsidRDefault="00103339" w14:paraId="60BE212E" w14:textId="77777777">
      <w:pPr>
        <w:rPr>
          <w:b/>
          <w:color w:val="000000" w:themeColor="text1"/>
          <w:sz w:val="25"/>
          <w:szCs w:val="25"/>
          <w:lang w:val="vi-VN"/>
        </w:rPr>
      </w:pPr>
    </w:p>
    <w:p w:rsidRPr="00135D4B" w:rsidR="00103339" w:rsidP="00B3741E" w:rsidRDefault="00103339" w14:paraId="790BD5B2" w14:textId="77777777">
      <w:pPr>
        <w:rPr>
          <w:b/>
          <w:color w:val="000000" w:themeColor="text1"/>
          <w:sz w:val="25"/>
          <w:szCs w:val="25"/>
          <w:lang w:val="vi-VN"/>
        </w:rPr>
      </w:pPr>
    </w:p>
    <w:p w:rsidRPr="00135D4B" w:rsidR="00103339" w:rsidP="00B3741E" w:rsidRDefault="00103339" w14:paraId="561214C2" w14:textId="77777777">
      <w:pPr>
        <w:rPr>
          <w:b/>
          <w:color w:val="000000" w:themeColor="text1"/>
          <w:sz w:val="25"/>
          <w:szCs w:val="25"/>
          <w:lang w:val="vi-VN"/>
        </w:rPr>
      </w:pPr>
    </w:p>
    <w:p w:rsidRPr="00135D4B" w:rsidR="00103339" w:rsidP="00B3741E" w:rsidRDefault="00103339" w14:paraId="0EB34380" w14:textId="77777777">
      <w:pPr>
        <w:rPr>
          <w:b/>
          <w:color w:val="000000" w:themeColor="text1"/>
          <w:sz w:val="25"/>
          <w:szCs w:val="25"/>
          <w:lang w:val="vi-VN"/>
        </w:rPr>
      </w:pPr>
    </w:p>
    <w:p w:rsidRPr="00135D4B" w:rsidR="00103339" w:rsidP="00B3741E" w:rsidRDefault="00103339" w14:paraId="0E3143FE" w14:textId="77777777">
      <w:pPr>
        <w:rPr>
          <w:b/>
          <w:color w:val="000000" w:themeColor="text1"/>
          <w:sz w:val="25"/>
          <w:szCs w:val="25"/>
          <w:lang w:val="vi-VN"/>
        </w:rPr>
      </w:pPr>
    </w:p>
    <w:p w:rsidRPr="00135D4B" w:rsidR="00103339" w:rsidP="00B3741E" w:rsidRDefault="00103339" w14:paraId="130A2D7C" w14:textId="77777777">
      <w:pPr>
        <w:rPr>
          <w:b/>
          <w:color w:val="000000" w:themeColor="text1"/>
          <w:sz w:val="25"/>
          <w:szCs w:val="25"/>
          <w:lang w:val="vi-VN"/>
        </w:rPr>
      </w:pPr>
    </w:p>
    <w:p w:rsidRPr="00135D4B" w:rsidR="00103339" w:rsidP="00B3741E" w:rsidRDefault="00103339" w14:paraId="087FA918" w14:textId="77777777">
      <w:pPr>
        <w:rPr>
          <w:b/>
          <w:color w:val="000000" w:themeColor="text1"/>
          <w:sz w:val="25"/>
          <w:szCs w:val="25"/>
          <w:lang w:val="vi-VN"/>
        </w:rPr>
      </w:pPr>
    </w:p>
    <w:p w:rsidRPr="00135D4B" w:rsidR="00103339" w:rsidP="00B3741E" w:rsidRDefault="00103339" w14:paraId="2486B64B" w14:textId="77777777">
      <w:pPr>
        <w:rPr>
          <w:b/>
          <w:color w:val="000000" w:themeColor="text1"/>
          <w:sz w:val="25"/>
          <w:szCs w:val="25"/>
          <w:lang w:val="vi-VN"/>
        </w:rPr>
      </w:pPr>
    </w:p>
    <w:p w:rsidRPr="00135D4B" w:rsidR="00103339" w:rsidP="00B3741E" w:rsidRDefault="00103339" w14:paraId="5F0C140A" w14:textId="77777777">
      <w:pPr>
        <w:rPr>
          <w:b/>
          <w:color w:val="000000" w:themeColor="text1"/>
          <w:sz w:val="25"/>
          <w:szCs w:val="25"/>
          <w:lang w:val="vi-VN"/>
        </w:rPr>
      </w:pPr>
    </w:p>
    <w:p w:rsidRPr="00135D4B" w:rsidR="00103339" w:rsidP="00B3741E" w:rsidRDefault="00103339" w14:paraId="6D69B7B2" w14:textId="77777777">
      <w:pPr>
        <w:rPr>
          <w:b/>
          <w:color w:val="000000" w:themeColor="text1"/>
          <w:sz w:val="25"/>
          <w:szCs w:val="25"/>
          <w:lang w:val="vi-VN"/>
        </w:rPr>
      </w:pPr>
    </w:p>
    <w:p w:rsidRPr="00135D4B" w:rsidR="00103339" w:rsidP="00B3741E" w:rsidRDefault="00103339" w14:paraId="0BB90F5E" w14:textId="77777777">
      <w:pPr>
        <w:rPr>
          <w:b/>
          <w:color w:val="000000" w:themeColor="text1"/>
          <w:sz w:val="25"/>
          <w:szCs w:val="25"/>
          <w:lang w:val="vi-VN"/>
        </w:rPr>
      </w:pPr>
    </w:p>
    <w:p w:rsidRPr="00135D4B" w:rsidR="00103339" w:rsidP="00B3741E" w:rsidRDefault="00103339" w14:paraId="558F4B9C" w14:textId="77777777">
      <w:pPr>
        <w:rPr>
          <w:b/>
          <w:color w:val="000000" w:themeColor="text1"/>
          <w:sz w:val="25"/>
          <w:szCs w:val="25"/>
          <w:lang w:val="vi-VN"/>
        </w:rPr>
      </w:pPr>
    </w:p>
    <w:p w:rsidRPr="00135D4B" w:rsidR="00103339" w:rsidP="00B3741E" w:rsidRDefault="00103339" w14:paraId="75547DEE" w14:textId="77777777">
      <w:pPr>
        <w:rPr>
          <w:b/>
          <w:color w:val="000000" w:themeColor="text1"/>
          <w:sz w:val="25"/>
          <w:szCs w:val="25"/>
          <w:lang w:val="vi-VN"/>
        </w:rPr>
      </w:pPr>
    </w:p>
    <w:p w:rsidRPr="00135D4B" w:rsidR="00103339" w:rsidP="00B3741E" w:rsidRDefault="00103339" w14:paraId="457000A2" w14:textId="77777777">
      <w:pPr>
        <w:rPr>
          <w:b/>
          <w:color w:val="000000" w:themeColor="text1"/>
          <w:sz w:val="25"/>
          <w:szCs w:val="25"/>
          <w:lang w:val="vi-VN"/>
        </w:rPr>
      </w:pPr>
    </w:p>
    <w:p w:rsidRPr="00135D4B" w:rsidR="00103339" w:rsidP="00B3741E" w:rsidRDefault="00103339" w14:paraId="74D5135A" w14:textId="77777777">
      <w:pPr>
        <w:rPr>
          <w:b/>
          <w:color w:val="000000" w:themeColor="text1"/>
          <w:sz w:val="25"/>
          <w:szCs w:val="25"/>
          <w:lang w:val="vi-VN"/>
        </w:rPr>
      </w:pPr>
    </w:p>
    <w:p w:rsidRPr="00135D4B" w:rsidR="00103339" w:rsidP="00B3741E" w:rsidRDefault="00103339" w14:paraId="2D544EFE" w14:textId="77777777">
      <w:pPr>
        <w:rPr>
          <w:b/>
          <w:color w:val="000000" w:themeColor="text1"/>
          <w:sz w:val="25"/>
          <w:szCs w:val="25"/>
          <w:lang w:val="vi-VN"/>
        </w:rPr>
      </w:pPr>
    </w:p>
    <w:p w:rsidRPr="00135D4B" w:rsidR="00103339" w:rsidP="00B3741E" w:rsidRDefault="00103339" w14:paraId="16674450" w14:textId="77777777">
      <w:pPr>
        <w:rPr>
          <w:b/>
          <w:color w:val="000000" w:themeColor="text1"/>
          <w:sz w:val="25"/>
          <w:szCs w:val="25"/>
          <w:lang w:val="vi-VN"/>
        </w:rPr>
      </w:pPr>
    </w:p>
    <w:p w:rsidRPr="00135D4B" w:rsidR="00103339" w:rsidP="00B3741E" w:rsidRDefault="00103339" w14:paraId="12B462F8" w14:textId="77777777">
      <w:pPr>
        <w:rPr>
          <w:b/>
          <w:color w:val="000000" w:themeColor="text1"/>
          <w:sz w:val="25"/>
          <w:szCs w:val="25"/>
          <w:lang w:val="vi-VN"/>
        </w:rPr>
      </w:pPr>
    </w:p>
    <w:p w:rsidRPr="00135D4B" w:rsidR="00103339" w:rsidP="00B3741E" w:rsidRDefault="00103339" w14:paraId="2D457686" w14:textId="77777777">
      <w:pPr>
        <w:rPr>
          <w:b/>
          <w:color w:val="000000" w:themeColor="text1"/>
          <w:sz w:val="25"/>
          <w:szCs w:val="25"/>
          <w:lang w:val="vi-VN"/>
        </w:rPr>
      </w:pPr>
    </w:p>
    <w:p w:rsidRPr="00135D4B" w:rsidR="00103339" w:rsidP="00B3741E" w:rsidRDefault="00103339" w14:paraId="5CE0AF85" w14:textId="77777777">
      <w:pPr>
        <w:rPr>
          <w:b/>
          <w:color w:val="000000" w:themeColor="text1"/>
          <w:sz w:val="25"/>
          <w:szCs w:val="25"/>
          <w:lang w:val="vi-VN"/>
        </w:rPr>
      </w:pPr>
    </w:p>
    <w:p w:rsidRPr="00135D4B" w:rsidR="00103339" w:rsidP="00B3741E" w:rsidRDefault="00103339" w14:paraId="32BA6E0A" w14:textId="77777777">
      <w:pPr>
        <w:rPr>
          <w:b/>
          <w:color w:val="000000" w:themeColor="text1"/>
          <w:sz w:val="25"/>
          <w:szCs w:val="25"/>
          <w:lang w:val="vi-VN"/>
        </w:rPr>
      </w:pPr>
    </w:p>
    <w:p w:rsidRPr="00135D4B" w:rsidR="00103339" w:rsidP="00B3741E" w:rsidRDefault="00103339" w14:paraId="351C3E9D" w14:textId="77777777">
      <w:pPr>
        <w:rPr>
          <w:b/>
          <w:color w:val="000000" w:themeColor="text1"/>
          <w:sz w:val="25"/>
          <w:szCs w:val="25"/>
          <w:lang w:val="vi-VN"/>
        </w:rPr>
      </w:pPr>
    </w:p>
    <w:p w:rsidRPr="00135D4B" w:rsidR="00103339" w:rsidP="00B3741E" w:rsidRDefault="00103339" w14:paraId="179AE3BB" w14:textId="77777777">
      <w:pPr>
        <w:rPr>
          <w:b/>
          <w:color w:val="000000" w:themeColor="text1"/>
          <w:sz w:val="25"/>
          <w:szCs w:val="25"/>
          <w:lang w:val="vi-VN"/>
        </w:rPr>
      </w:pPr>
    </w:p>
    <w:p w:rsidRPr="00135D4B" w:rsidR="00103339" w:rsidP="00B3741E" w:rsidRDefault="00103339" w14:paraId="2C1F367B" w14:textId="77777777">
      <w:pPr>
        <w:rPr>
          <w:b/>
          <w:color w:val="000000" w:themeColor="text1"/>
          <w:sz w:val="25"/>
          <w:szCs w:val="25"/>
          <w:lang w:val="vi-VN"/>
        </w:rPr>
      </w:pPr>
    </w:p>
    <w:p w:rsidRPr="00135D4B" w:rsidR="00103339" w:rsidP="00B3741E" w:rsidRDefault="00103339" w14:paraId="4479D357" w14:textId="77777777">
      <w:pPr>
        <w:rPr>
          <w:b/>
          <w:color w:val="000000" w:themeColor="text1"/>
          <w:sz w:val="25"/>
          <w:szCs w:val="25"/>
          <w:lang w:val="vi-VN"/>
        </w:rPr>
      </w:pPr>
    </w:p>
    <w:p w:rsidRPr="00135D4B" w:rsidR="00103339" w:rsidP="00B3741E" w:rsidRDefault="00103339" w14:paraId="10AD9576" w14:textId="77777777">
      <w:pPr>
        <w:rPr>
          <w:b/>
          <w:color w:val="000000" w:themeColor="text1"/>
          <w:sz w:val="25"/>
          <w:szCs w:val="25"/>
          <w:lang w:val="vi-VN"/>
        </w:rPr>
      </w:pPr>
    </w:p>
    <w:p w:rsidRPr="00135D4B" w:rsidR="00103339" w:rsidP="00B3741E" w:rsidRDefault="00103339" w14:paraId="6E4B9613" w14:textId="77777777">
      <w:pPr>
        <w:rPr>
          <w:b/>
          <w:color w:val="000000" w:themeColor="text1"/>
          <w:sz w:val="25"/>
          <w:szCs w:val="25"/>
          <w:lang w:val="vi-VN"/>
        </w:rPr>
      </w:pPr>
    </w:p>
    <w:p w:rsidR="001B60ED" w:rsidRDefault="001B60ED" w14:paraId="64C9384F"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135D4B" w:rsidR="00B3741E" w:rsidP="006A2F60" w:rsidRDefault="00B3741E" w14:paraId="16820DA3" w14:textId="4034A01A">
      <w:pPr>
        <w:jc w:val="right"/>
        <w:rPr>
          <w:b/>
          <w:color w:val="000000" w:themeColor="text1"/>
          <w:sz w:val="25"/>
          <w:szCs w:val="25"/>
          <w:lang w:val="vi-VN"/>
        </w:rPr>
      </w:pPr>
      <w:r w:rsidRPr="00135D4B">
        <w:rPr>
          <w:b/>
          <w:color w:val="000000" w:themeColor="text1"/>
          <w:sz w:val="25"/>
          <w:szCs w:val="25"/>
          <w:lang w:val="vi-VN"/>
        </w:rPr>
        <w:t xml:space="preserve">Mẫu số </w:t>
      </w:r>
      <w:r w:rsidRPr="00135D4B" w:rsidR="005F5304">
        <w:rPr>
          <w:b/>
          <w:color w:val="000000" w:themeColor="text1"/>
          <w:sz w:val="25"/>
          <w:szCs w:val="25"/>
        </w:rPr>
        <w:t>5</w:t>
      </w:r>
      <w:r w:rsidR="00794B13">
        <w:rPr>
          <w:b/>
          <w:color w:val="000000" w:themeColor="text1"/>
          <w:sz w:val="25"/>
          <w:szCs w:val="25"/>
        </w:rPr>
        <w:t>3</w:t>
      </w:r>
    </w:p>
    <w:p w:rsidRPr="00135D4B" w:rsidR="00B3741E" w:rsidP="00B3741E" w:rsidRDefault="00B3741E" w14:paraId="1651DF03" w14:textId="77777777">
      <w:pPr>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tblGrid>
      <w:tr w:rsidRPr="00135D4B" w:rsidR="00135D4B" w:rsidTr="00B3741E" w14:paraId="73AD9D76" w14:textId="77777777">
        <w:tc>
          <w:tcPr>
            <w:tcW w:w="3544" w:type="dxa"/>
            <w:tcBorders>
              <w:top w:val="nil"/>
              <w:left w:val="nil"/>
              <w:bottom w:val="nil"/>
              <w:right w:val="nil"/>
              <w:tl2br w:val="nil"/>
              <w:tr2bl w:val="nil"/>
            </w:tcBorders>
            <w:tcMar>
              <w:top w:w="0" w:type="dxa"/>
              <w:left w:w="108" w:type="dxa"/>
              <w:bottom w:w="0" w:type="dxa"/>
              <w:right w:w="108" w:type="dxa"/>
            </w:tcMar>
          </w:tcPr>
          <w:p w:rsidRPr="00A215D1" w:rsidR="00B3741E" w:rsidP="00B431F5" w:rsidRDefault="00B3741E" w14:paraId="5DE543CA" w14:textId="77777777">
            <w:pPr>
              <w:ind w:firstLine="34"/>
              <w:jc w:val="center"/>
              <w:rPr>
                <w:bCs/>
                <w:color w:val="000000" w:themeColor="text1"/>
                <w:szCs w:val="28"/>
                <w:lang w:val="vi-VN"/>
              </w:rPr>
            </w:pPr>
            <w:r w:rsidRPr="00A215D1">
              <w:rPr>
                <w:bCs/>
                <w:color w:val="000000" w:themeColor="text1"/>
                <w:szCs w:val="28"/>
                <w:lang w:val="vi-VN"/>
              </w:rPr>
              <w:t>ỦY BAN NHÂN DÂN</w:t>
            </w:r>
          </w:p>
          <w:p w:rsidR="00B3741E" w:rsidP="00B431F5" w:rsidRDefault="00B3741E" w14:paraId="3F668415" w14:textId="77777777">
            <w:pPr>
              <w:ind w:firstLine="34"/>
              <w:jc w:val="center"/>
              <w:rPr>
                <w:color w:val="000000" w:themeColor="text1"/>
                <w:szCs w:val="28"/>
              </w:rPr>
            </w:pPr>
            <w:r w:rsidRPr="00A215D1">
              <w:rPr>
                <w:bCs/>
                <w:color w:val="000000" w:themeColor="text1"/>
                <w:szCs w:val="28"/>
                <w:lang w:val="vi-VN"/>
              </w:rPr>
              <w:t>CẤP</w:t>
            </w:r>
            <w:r w:rsidRPr="00A215D1" w:rsidR="00A215D1">
              <w:rPr>
                <w:bCs/>
                <w:color w:val="000000" w:themeColor="text1"/>
                <w:szCs w:val="28"/>
              </w:rPr>
              <w:t xml:space="preserve"> TỈNH</w:t>
            </w:r>
            <w:r w:rsidRPr="00135D4B">
              <w:rPr>
                <w:b/>
                <w:color w:val="000000" w:themeColor="text1"/>
                <w:szCs w:val="28"/>
                <w:lang w:val="vi-VN"/>
              </w:rPr>
              <w:t xml:space="preserve"> </w:t>
            </w:r>
            <w:r w:rsidRPr="00135D4B">
              <w:rPr>
                <w:color w:val="000000" w:themeColor="text1"/>
                <w:szCs w:val="28"/>
                <w:lang w:val="vi-VN"/>
              </w:rPr>
              <w:t>............</w:t>
            </w:r>
            <w:r w:rsidRPr="00135D4B">
              <w:rPr>
                <w:rStyle w:val="FootnoteReference"/>
                <w:color w:val="000000" w:themeColor="text1"/>
                <w:szCs w:val="28"/>
                <w:lang w:val="vi-VN"/>
              </w:rPr>
              <w:footnoteReference w:id="228"/>
            </w:r>
            <w:r w:rsidRPr="00135D4B">
              <w:rPr>
                <w:color w:val="000000" w:themeColor="text1"/>
                <w:szCs w:val="28"/>
                <w:lang w:val="vi-VN"/>
              </w:rPr>
              <w:t>...................</w:t>
            </w:r>
          </w:p>
          <w:p w:rsidRPr="00A215D1" w:rsidR="00A215D1" w:rsidP="00B431F5" w:rsidRDefault="00A215D1" w14:paraId="5AE60274" w14:textId="77777777">
            <w:pPr>
              <w:ind w:firstLine="34"/>
              <w:jc w:val="center"/>
              <w:rPr>
                <w:b/>
                <w:bCs/>
                <w:color w:val="000000" w:themeColor="text1"/>
                <w:szCs w:val="28"/>
              </w:rPr>
            </w:pPr>
            <w:r w:rsidRPr="00A215D1">
              <w:rPr>
                <w:b/>
                <w:bCs/>
                <w:color w:val="000000" w:themeColor="text1"/>
                <w:szCs w:val="28"/>
              </w:rPr>
              <w:t xml:space="preserve">ỦY BAN NHÂN DÂN </w:t>
            </w:r>
          </w:p>
          <w:p w:rsidRPr="00A215D1" w:rsidR="00A215D1" w:rsidP="00B431F5" w:rsidRDefault="00A215D1" w14:paraId="44F8FA67" w14:textId="77777777">
            <w:pPr>
              <w:ind w:firstLine="34"/>
              <w:jc w:val="center"/>
              <w:rPr>
                <w:color w:val="000000" w:themeColor="text1"/>
                <w:szCs w:val="28"/>
              </w:rPr>
            </w:pPr>
            <w:r>
              <w:rPr>
                <w:color w:val="000000" w:themeColor="text1"/>
                <w:szCs w:val="28"/>
              </w:rPr>
              <w:t>………………..</w:t>
            </w:r>
            <w:r>
              <w:rPr>
                <w:rStyle w:val="FootnoteReference"/>
                <w:color w:val="000000" w:themeColor="text1"/>
                <w:szCs w:val="28"/>
              </w:rPr>
              <w:footnoteReference w:id="229"/>
            </w:r>
          </w:p>
          <w:p w:rsidRPr="00135D4B" w:rsidR="00B3741E" w:rsidP="00D04FE7" w:rsidRDefault="00D04FE7" w14:paraId="1EAB083A" w14:textId="77777777">
            <w:pPr>
              <w:ind w:firstLine="0"/>
              <w:jc w:val="center"/>
              <w:rPr>
                <w:color w:val="000000" w:themeColor="text1"/>
                <w:szCs w:val="28"/>
                <w:vertAlign w:val="superscript"/>
              </w:rPr>
            </w:pPr>
            <w:r w:rsidRPr="00135D4B">
              <w:rPr>
                <w:color w:val="000000" w:themeColor="text1"/>
                <w:szCs w:val="28"/>
                <w:vertAlign w:val="superscript"/>
              </w:rPr>
              <w:t>____________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D04FE7" w:rsidP="00D04FE7" w:rsidRDefault="00B3741E" w14:paraId="22676580" w14:textId="77777777">
            <w:pPr>
              <w:ind w:firstLine="34"/>
              <w:jc w:val="center"/>
              <w:rPr>
                <w:color w:val="000000" w:themeColor="text1"/>
                <w:szCs w:val="28"/>
                <w:vertAlign w:val="superscript"/>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r w:rsidRPr="00135D4B">
              <w:rPr>
                <w:b/>
                <w:bCs/>
                <w:color w:val="000000" w:themeColor="text1"/>
                <w:szCs w:val="28"/>
                <w:lang w:val="vi-VN"/>
              </w:rPr>
              <w:br/>
            </w:r>
            <w:r w:rsidRPr="00135D4B" w:rsidR="00D04FE7">
              <w:rPr>
                <w:color w:val="000000" w:themeColor="text1"/>
                <w:szCs w:val="28"/>
                <w:vertAlign w:val="superscript"/>
              </w:rPr>
              <w:t>______________________________________________</w:t>
            </w:r>
          </w:p>
        </w:tc>
      </w:tr>
      <w:tr w:rsidRPr="00135D4B" w:rsidR="00B3741E" w:rsidTr="00B3741E" w14:paraId="5D34069C"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135D4B" w:rsidR="00B3741E" w:rsidP="00306FBE" w:rsidRDefault="00B3741E" w14:paraId="667EC062" w14:textId="77777777">
            <w:pPr>
              <w:ind w:firstLine="34"/>
              <w:jc w:val="center"/>
              <w:rPr>
                <w:color w:val="000000" w:themeColor="text1"/>
                <w:sz w:val="28"/>
                <w:szCs w:val="28"/>
                <w:lang w:val="vi-VN"/>
              </w:rPr>
            </w:pPr>
            <w:r w:rsidRPr="00135D4B">
              <w:rPr>
                <w:color w:val="000000" w:themeColor="text1"/>
                <w:sz w:val="26"/>
                <w:szCs w:val="28"/>
                <w:lang w:val="vi-VN"/>
              </w:rPr>
              <w:t>Số:       /QĐ-UBND</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B3741E" w:rsidP="00B431F5" w:rsidRDefault="00B3741E" w14:paraId="27A76E02" w14:textId="77777777">
            <w:pPr>
              <w:ind w:firstLine="34"/>
              <w:jc w:val="center"/>
              <w:rPr>
                <w:color w:val="000000" w:themeColor="text1"/>
                <w:sz w:val="28"/>
                <w:szCs w:val="28"/>
              </w:rPr>
            </w:pPr>
            <w:r w:rsidRPr="00135D4B">
              <w:rPr>
                <w:i/>
                <w:color w:val="000000" w:themeColor="text1"/>
                <w:sz w:val="28"/>
                <w:szCs w:val="28"/>
              </w:rPr>
              <w:t>…………</w:t>
            </w:r>
            <w:r w:rsidRPr="00135D4B">
              <w:rPr>
                <w:i/>
                <w:color w:val="000000" w:themeColor="text1"/>
                <w:sz w:val="28"/>
                <w:szCs w:val="28"/>
                <w:vertAlign w:val="superscript"/>
              </w:rPr>
              <w:footnoteReference w:id="230"/>
            </w:r>
            <w:r w:rsidRPr="00135D4B">
              <w:rPr>
                <w:i/>
                <w:color w:val="000000" w:themeColor="text1"/>
                <w:sz w:val="28"/>
                <w:szCs w:val="28"/>
              </w:rPr>
              <w:t>......, ngày .... tháng ... năm ……</w:t>
            </w:r>
          </w:p>
        </w:tc>
      </w:tr>
    </w:tbl>
    <w:p w:rsidRPr="00135D4B" w:rsidR="00B3741E" w:rsidP="00B3741E" w:rsidRDefault="00B3741E" w14:paraId="2FEE7E3E" w14:textId="77777777">
      <w:pPr>
        <w:tabs>
          <w:tab w:val="right" w:leader="dot" w:pos="6237"/>
        </w:tabs>
        <w:jc w:val="center"/>
        <w:rPr>
          <w:b/>
          <w:color w:val="000000" w:themeColor="text1"/>
          <w:sz w:val="26"/>
          <w:szCs w:val="26"/>
        </w:rPr>
      </w:pPr>
    </w:p>
    <w:p w:rsidRPr="00135D4B" w:rsidR="00B3741E" w:rsidP="00B431F5" w:rsidRDefault="00B3741E" w14:paraId="6B6DD5C1" w14:textId="77777777">
      <w:pPr>
        <w:tabs>
          <w:tab w:val="right" w:leader="dot" w:pos="6237"/>
        </w:tabs>
        <w:ind w:firstLine="0"/>
        <w:jc w:val="center"/>
        <w:rPr>
          <w:b/>
          <w:color w:val="000000" w:themeColor="text1"/>
          <w:sz w:val="26"/>
          <w:szCs w:val="26"/>
        </w:rPr>
      </w:pPr>
      <w:r w:rsidRPr="00135D4B">
        <w:rPr>
          <w:b/>
          <w:color w:val="000000" w:themeColor="text1"/>
          <w:sz w:val="26"/>
          <w:szCs w:val="26"/>
        </w:rPr>
        <w:t>QUYẾT ĐỊNH</w:t>
      </w:r>
    </w:p>
    <w:p w:rsidRPr="00135D4B" w:rsidR="00B3741E" w:rsidP="00B431F5" w:rsidRDefault="00B3741E" w14:paraId="6FAE4705" w14:textId="77777777">
      <w:pPr>
        <w:tabs>
          <w:tab w:val="right" w:leader="dot" w:pos="6237"/>
        </w:tabs>
        <w:ind w:firstLine="0"/>
        <w:jc w:val="center"/>
        <w:rPr>
          <w:b/>
          <w:color w:val="000000" w:themeColor="text1"/>
          <w:sz w:val="26"/>
          <w:szCs w:val="26"/>
        </w:rPr>
      </w:pPr>
      <w:r w:rsidRPr="00135D4B">
        <w:rPr>
          <w:b/>
          <w:color w:val="000000" w:themeColor="text1"/>
          <w:sz w:val="26"/>
          <w:szCs w:val="26"/>
          <w:lang w:val="vi-VN"/>
        </w:rPr>
        <w:t xml:space="preserve">Quản lý sau cai nghiện </w:t>
      </w:r>
      <w:r w:rsidRPr="00135D4B">
        <w:rPr>
          <w:b/>
          <w:color w:val="000000" w:themeColor="text1"/>
          <w:sz w:val="26"/>
          <w:szCs w:val="26"/>
        </w:rPr>
        <w:t xml:space="preserve">ma túy </w:t>
      </w:r>
      <w:r w:rsidRPr="00135D4B">
        <w:rPr>
          <w:b/>
          <w:color w:val="000000" w:themeColor="text1"/>
          <w:sz w:val="26"/>
          <w:szCs w:val="26"/>
          <w:lang w:val="vi-VN"/>
        </w:rPr>
        <w:t>tại nơi cư trú</w:t>
      </w:r>
      <w:r w:rsidRPr="00135D4B">
        <w:rPr>
          <w:b/>
          <w:color w:val="000000" w:themeColor="text1"/>
          <w:sz w:val="26"/>
          <w:szCs w:val="26"/>
        </w:rPr>
        <w:t xml:space="preserve"> </w:t>
      </w:r>
    </w:p>
    <w:p w:rsidR="00704E12" w:rsidP="00704E12" w:rsidRDefault="00704E12" w14:paraId="0BE7790A" w14:textId="77777777">
      <w:pPr>
        <w:tabs>
          <w:tab w:val="right" w:leader="dot" w:pos="0"/>
        </w:tabs>
        <w:spacing w:before="120" w:after="120"/>
        <w:jc w:val="center"/>
        <w:rPr>
          <w:b/>
          <w:color w:val="000000" w:themeColor="text1"/>
          <w:szCs w:val="26"/>
        </w:rPr>
      </w:pPr>
      <w:r>
        <w:rPr>
          <w:b/>
          <w:noProof/>
          <w:color w:val="000000" w:themeColor="text1"/>
          <w:szCs w:val="26"/>
        </w:rPr>
        <mc:AlternateContent>
          <mc:Choice Requires="wps">
            <w:drawing>
              <wp:anchor distT="0" distB="0" distL="114300" distR="114300" simplePos="0" relativeHeight="251966464" behindDoc="0" locked="0" layoutInCell="1" allowOverlap="1" wp14:anchorId="2404C668" wp14:editId="446116A2">
                <wp:simplePos x="0" y="0"/>
                <wp:positionH relativeFrom="column">
                  <wp:posOffset>2362835</wp:posOffset>
                </wp:positionH>
                <wp:positionV relativeFrom="paragraph">
                  <wp:posOffset>61032</wp:posOffset>
                </wp:positionV>
                <wp:extent cx="1024360" cy="0"/>
                <wp:effectExtent l="0" t="0" r="0" b="0"/>
                <wp:wrapNone/>
                <wp:docPr id="1328993808" name="Straight Connector 45"/>
                <wp:cNvGraphicFramePr/>
                <a:graphic xmlns:a="http://schemas.openxmlformats.org/drawingml/2006/main">
                  <a:graphicData uri="http://schemas.microsoft.com/office/word/2010/wordprocessingShape">
                    <wps:wsp>
                      <wps:cNvCnPr/>
                      <wps:spPr>
                        <a:xfrm>
                          <a:off x="0" y="0"/>
                          <a:ext cx="10243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C0F172B">
              <v:line id="Straight Connector 45" style="position:absolute;z-index:25196646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86.05pt,4.8pt" to="266.7pt,4.8pt" w14:anchorId="150CA9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"/>
            </w:pict>
          </mc:Fallback>
        </mc:AlternateContent>
      </w:r>
    </w:p>
    <w:p w:rsidRPr="00135D4B" w:rsidR="00B3741E" w:rsidP="00704E12" w:rsidRDefault="00B3741E" w14:paraId="4A1B2F9A" w14:textId="77777777">
      <w:pPr>
        <w:tabs>
          <w:tab w:val="right" w:leader="dot" w:pos="0"/>
        </w:tabs>
        <w:spacing w:before="120" w:after="120"/>
        <w:rPr>
          <w:b/>
          <w:color w:val="000000" w:themeColor="text1"/>
          <w:szCs w:val="26"/>
        </w:rPr>
      </w:pPr>
      <w:r w:rsidRPr="00135D4B">
        <w:rPr>
          <w:b/>
          <w:color w:val="000000" w:themeColor="text1"/>
          <w:szCs w:val="26"/>
        </w:rPr>
        <w:tab/>
      </w:r>
      <w:r w:rsidRPr="00135D4B">
        <w:rPr>
          <w:b/>
          <w:color w:val="000000" w:themeColor="text1"/>
          <w:szCs w:val="26"/>
        </w:rPr>
        <w:tab/>
      </w:r>
      <w:r w:rsidRPr="00135D4B">
        <w:rPr>
          <w:b/>
          <w:color w:val="000000" w:themeColor="text1"/>
          <w:szCs w:val="26"/>
        </w:rPr>
        <w:tab/>
      </w:r>
      <w:r w:rsidRPr="00135D4B">
        <w:rPr>
          <w:b/>
          <w:color w:val="000000" w:themeColor="text1"/>
          <w:szCs w:val="26"/>
        </w:rPr>
        <w:t>CHỦ TỊCH UBND ………….</w:t>
      </w:r>
      <w:r w:rsidRPr="00135D4B">
        <w:rPr>
          <w:b/>
          <w:color w:val="000000" w:themeColor="text1"/>
          <w:szCs w:val="26"/>
          <w:vertAlign w:val="superscript"/>
        </w:rPr>
        <w:t>1</w:t>
      </w:r>
      <w:r w:rsidRPr="00135D4B">
        <w:rPr>
          <w:b/>
          <w:color w:val="000000" w:themeColor="text1"/>
          <w:szCs w:val="26"/>
        </w:rPr>
        <w:t>………</w:t>
      </w:r>
    </w:p>
    <w:p w:rsidRPr="00135D4B" w:rsidR="00D04FE7" w:rsidP="00D04FE7" w:rsidRDefault="00D04FE7" w14:paraId="0FFDFEEA" w14:textId="77777777">
      <w:pPr>
        <w:tabs>
          <w:tab w:val="right" w:leader="dot" w:pos="0"/>
        </w:tabs>
        <w:spacing w:before="120" w:after="120"/>
        <w:jc w:val="center"/>
        <w:rPr>
          <w:b/>
          <w:color w:val="000000" w:themeColor="text1"/>
          <w:szCs w:val="26"/>
        </w:rPr>
      </w:pPr>
    </w:p>
    <w:p w:rsidRPr="00135D4B" w:rsidR="00B3741E" w:rsidP="00D35F34" w:rsidRDefault="00D35F34" w14:paraId="1E2913ED"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sidR="00B3741E">
        <w:rPr>
          <w:i/>
          <w:color w:val="000000" w:themeColor="text1"/>
          <w:sz w:val="26"/>
          <w:szCs w:val="26"/>
        </w:rPr>
        <w:t>;</w:t>
      </w:r>
    </w:p>
    <w:p w:rsidRPr="00135D4B" w:rsidR="00B3741E" w:rsidP="00B3741E" w:rsidRDefault="00B3741E" w14:paraId="28EE386D" w14:textId="77777777">
      <w:pPr>
        <w:tabs>
          <w:tab w:val="right" w:leader="dot" w:pos="9356"/>
        </w:tabs>
        <w:spacing w:before="120" w:after="120"/>
        <w:rPr>
          <w:i/>
          <w:color w:val="000000" w:themeColor="text1"/>
          <w:sz w:val="26"/>
          <w:szCs w:val="26"/>
        </w:rPr>
      </w:pPr>
      <w:r w:rsidRPr="00135D4B">
        <w:rPr>
          <w:i/>
          <w:color w:val="000000" w:themeColor="text1"/>
          <w:sz w:val="26"/>
          <w:szCs w:val="26"/>
        </w:rPr>
        <w:t xml:space="preserve">Theo đề nghị của Trưởng Công an </w:t>
      </w:r>
      <w:r w:rsidRPr="00135D4B">
        <w:rPr>
          <w:i/>
          <w:color w:val="000000" w:themeColor="text1"/>
          <w:sz w:val="26"/>
          <w:szCs w:val="26"/>
          <w:lang w:val="vi-VN"/>
        </w:rPr>
        <w:t>....................................</w:t>
      </w:r>
      <w:r w:rsidRPr="00135D4B">
        <w:rPr>
          <w:i/>
          <w:color w:val="000000" w:themeColor="text1"/>
          <w:sz w:val="26"/>
          <w:szCs w:val="26"/>
        </w:rPr>
        <w:t>,</w:t>
      </w:r>
    </w:p>
    <w:p w:rsidRPr="00135D4B" w:rsidR="00B3741E" w:rsidP="00B3741E" w:rsidRDefault="00B3741E" w14:paraId="55F77275" w14:textId="77777777">
      <w:pPr>
        <w:tabs>
          <w:tab w:val="right" w:leader="dot" w:pos="0"/>
        </w:tabs>
        <w:spacing w:before="120" w:after="120"/>
        <w:jc w:val="center"/>
        <w:rPr>
          <w:b/>
          <w:color w:val="000000" w:themeColor="text1"/>
          <w:szCs w:val="26"/>
        </w:rPr>
      </w:pPr>
      <w:r w:rsidRPr="00135D4B">
        <w:rPr>
          <w:b/>
          <w:color w:val="000000" w:themeColor="text1"/>
          <w:szCs w:val="26"/>
        </w:rPr>
        <w:t>QUYẾT ĐỊNH:</w:t>
      </w:r>
    </w:p>
    <w:p w:rsidRPr="00135D4B" w:rsidR="00B3741E" w:rsidP="00B3741E" w:rsidRDefault="00B3741E" w14:paraId="10EEC993" w14:textId="77777777">
      <w:pPr>
        <w:shd w:val="clear" w:color="auto" w:fill="FFFFFF"/>
        <w:spacing w:before="120" w:after="120"/>
        <w:rPr>
          <w:bCs/>
          <w:color w:val="000000" w:themeColor="text1"/>
          <w:sz w:val="26"/>
          <w:szCs w:val="26"/>
        </w:rPr>
      </w:pPr>
      <w:r w:rsidRPr="00135D4B">
        <w:rPr>
          <w:b/>
          <w:bCs/>
          <w:color w:val="000000" w:themeColor="text1"/>
          <w:sz w:val="26"/>
          <w:szCs w:val="26"/>
        </w:rPr>
        <w:t>Điều 1. </w:t>
      </w:r>
      <w:r w:rsidRPr="00135D4B">
        <w:rPr>
          <w:bCs/>
          <w:color w:val="000000" w:themeColor="text1"/>
          <w:sz w:val="26"/>
          <w:szCs w:val="26"/>
        </w:rPr>
        <w:t>Quản lý sau cai nghiện ma túy tại nơi cư trú đối với người có tên sau đây:</w:t>
      </w:r>
    </w:p>
    <w:p w:rsidRPr="00135D4B" w:rsidR="00B3741E" w:rsidP="00B3741E" w:rsidRDefault="00B3741E" w14:paraId="33B7C26D" w14:textId="77777777">
      <w:pPr>
        <w:tabs>
          <w:tab w:val="left" w:pos="6663"/>
          <w:tab w:val="left" w:pos="9072"/>
        </w:tabs>
        <w:spacing w:before="60" w:after="60"/>
        <w:ind w:firstLine="709"/>
        <w:rPr>
          <w:color w:val="000000" w:themeColor="text1"/>
          <w:spacing w:val="-6"/>
          <w:sz w:val="26"/>
          <w:szCs w:val="26"/>
        </w:rPr>
      </w:pPr>
      <w:r w:rsidRPr="00135D4B">
        <w:rPr>
          <w:b/>
          <w:color w:val="000000" w:themeColor="text1"/>
          <w:spacing w:val="-6"/>
          <w:sz w:val="26"/>
          <w:szCs w:val="26"/>
        </w:rPr>
        <w:t>1.</w:t>
      </w:r>
      <w:r w:rsidRPr="00135D4B">
        <w:rPr>
          <w:color w:val="000000" w:themeColor="text1"/>
          <w:spacing w:val="-6"/>
          <w:sz w:val="26"/>
          <w:szCs w:val="26"/>
          <w:lang w:val="vi-VN"/>
        </w:rPr>
        <w:t xml:space="preserve"> </w:t>
      </w:r>
      <w:r w:rsidRPr="00135D4B">
        <w:rPr>
          <w:color w:val="000000" w:themeColor="text1"/>
          <w:spacing w:val="-6"/>
          <w:sz w:val="26"/>
          <w:szCs w:val="26"/>
        </w:rPr>
        <w:t>Họ và tên</w:t>
      </w:r>
      <w:r w:rsidRPr="00135D4B">
        <w:rPr>
          <w:color w:val="000000" w:themeColor="text1"/>
          <w:spacing w:val="-6"/>
          <w:sz w:val="26"/>
          <w:szCs w:val="26"/>
          <w:lang w:val="vi-VN"/>
        </w:rPr>
        <w:t xml:space="preserve"> </w:t>
      </w:r>
      <w:r w:rsidRPr="00135D4B">
        <w:rPr>
          <w:i/>
          <w:color w:val="000000" w:themeColor="text1"/>
          <w:spacing w:val="-6"/>
          <w:szCs w:val="26"/>
          <w:lang w:val="vi-VN"/>
        </w:rPr>
        <w:t>(viết in hoa)</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rStyle w:val="FootnoteReference"/>
          <w:color w:val="000000" w:themeColor="text1"/>
          <w:spacing w:val="-6"/>
          <w:sz w:val="26"/>
          <w:szCs w:val="26"/>
          <w:lang w:val="vi-VN"/>
        </w:rPr>
        <w:t xml:space="preserve"> </w:t>
      </w:r>
      <w:r w:rsidRPr="00135D4B">
        <w:rPr>
          <w:rStyle w:val="FootnoteReference"/>
          <w:color w:val="000000" w:themeColor="text1"/>
          <w:spacing w:val="-6"/>
          <w:sz w:val="26"/>
          <w:szCs w:val="26"/>
          <w:lang w:val="vi-VN"/>
        </w:rPr>
        <w:footnoteReference w:id="231"/>
      </w:r>
      <w:r w:rsidRPr="00135D4B">
        <w:rPr>
          <w:color w:val="000000" w:themeColor="text1"/>
          <w:spacing w:val="-6"/>
          <w:sz w:val="26"/>
          <w:szCs w:val="26"/>
          <w:lang w:val="vi-VN"/>
        </w:rPr>
        <w:t>.................................</w:t>
      </w:r>
      <w:r w:rsidRPr="00135D4B">
        <w:rPr>
          <w:color w:val="000000" w:themeColor="text1"/>
          <w:spacing w:val="-6"/>
          <w:sz w:val="26"/>
          <w:szCs w:val="26"/>
        </w:rPr>
        <w:tab/>
      </w:r>
      <w:r w:rsidRPr="00135D4B">
        <w:rPr>
          <w:color w:val="000000" w:themeColor="text1"/>
          <w:spacing w:val="-6"/>
          <w:sz w:val="26"/>
          <w:szCs w:val="26"/>
          <w:lang w:val="vi-VN"/>
        </w:rPr>
        <w:t>; Giới tính</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rPr>
        <w:tab/>
      </w:r>
    </w:p>
    <w:p w:rsidRPr="00135D4B" w:rsidR="00B3741E" w:rsidP="00B3741E" w:rsidRDefault="00B3741E" w14:paraId="2BAAA804"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Tên gọi khác</w:t>
      </w:r>
      <w:r w:rsidRPr="00135D4B">
        <w:rPr>
          <w:color w:val="000000" w:themeColor="text1"/>
          <w:spacing w:val="-6"/>
          <w:sz w:val="26"/>
          <w:szCs w:val="26"/>
          <w:lang w:val="vi-VN"/>
        </w:rPr>
        <w:t xml:space="preserve"> (nếu có)</w:t>
      </w:r>
      <w:r w:rsidRPr="00135D4B">
        <w:rPr>
          <w:color w:val="000000" w:themeColor="text1"/>
          <w:spacing w:val="-6"/>
          <w:sz w:val="26"/>
          <w:szCs w:val="26"/>
        </w:rPr>
        <w:t>:</w:t>
      </w:r>
      <w:r w:rsidRPr="00135D4B">
        <w:rPr>
          <w:color w:val="000000" w:themeColor="text1"/>
          <w:spacing w:val="-6"/>
          <w:sz w:val="26"/>
          <w:szCs w:val="26"/>
          <w:lang w:val="vi-VN"/>
        </w:rPr>
        <w:t xml:space="preserve"> .......................................................................................................</w:t>
      </w:r>
      <w:r w:rsidRPr="00135D4B">
        <w:rPr>
          <w:color w:val="000000" w:themeColor="text1"/>
          <w:spacing w:val="-6"/>
          <w:sz w:val="26"/>
          <w:szCs w:val="26"/>
        </w:rPr>
        <w:tab/>
      </w:r>
    </w:p>
    <w:p w:rsidRPr="00135D4B" w:rsidR="00B3741E" w:rsidP="00B3741E" w:rsidRDefault="00B3741E" w14:paraId="4CFC61D1"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B3741E" w:rsidP="00B3741E" w:rsidRDefault="00B3741E" w14:paraId="094169E4" w14:textId="77777777">
      <w:pPr>
        <w:tabs>
          <w:tab w:val="left" w:pos="9072"/>
        </w:tabs>
        <w:spacing w:before="60" w:after="60"/>
        <w:ind w:firstLine="709"/>
        <w:rPr>
          <w:color w:val="000000" w:themeColor="text1"/>
          <w:spacing w:val="-6"/>
          <w:sz w:val="26"/>
          <w:szCs w:val="26"/>
        </w:rPr>
      </w:pPr>
      <w:r w:rsidRPr="00135D4B">
        <w:rPr>
          <w:color w:val="000000" w:themeColor="text1"/>
          <w:sz w:val="26"/>
          <w:szCs w:val="26"/>
        </w:rPr>
        <w:t xml:space="preserve">Số </w:t>
      </w:r>
      <w:r w:rsidR="00704E12">
        <w:rPr>
          <w:color w:val="000000" w:themeColor="text1"/>
          <w:sz w:val="26"/>
          <w:szCs w:val="26"/>
        </w:rPr>
        <w:t>CC/</w:t>
      </w:r>
      <w:r w:rsidRPr="00135D4B">
        <w:rPr>
          <w:color w:val="000000" w:themeColor="text1"/>
          <w:sz w:val="26"/>
          <w:szCs w:val="26"/>
          <w:lang w:val="vi-VN"/>
        </w:rPr>
        <w:t>CCCD</w:t>
      </w:r>
      <w:r w:rsidRPr="00135D4B">
        <w:rPr>
          <w:color w:val="000000" w:themeColor="text1"/>
          <w:sz w:val="26"/>
          <w:szCs w:val="26"/>
        </w:rPr>
        <w:t>/</w:t>
      </w:r>
      <w:r w:rsidRPr="00135D4B">
        <w:rPr>
          <w:color w:val="000000" w:themeColor="text1"/>
          <w:sz w:val="26"/>
          <w:szCs w:val="26"/>
          <w:lang w:val="vi-VN"/>
        </w:rPr>
        <w:t>CMND</w:t>
      </w:r>
      <w:r w:rsidRPr="00135D4B">
        <w:rPr>
          <w:color w:val="000000" w:themeColor="text1"/>
          <w:sz w:val="26"/>
          <w:szCs w:val="26"/>
        </w:rPr>
        <w:t>/</w:t>
      </w:r>
      <w:proofErr w:type="gramStart"/>
      <w:r w:rsidRPr="00135D4B">
        <w:rPr>
          <w:color w:val="000000" w:themeColor="text1"/>
          <w:sz w:val="26"/>
          <w:szCs w:val="26"/>
        </w:rPr>
        <w:t>H</w:t>
      </w:r>
      <w:r w:rsidR="00704E12">
        <w:rPr>
          <w:color w:val="000000" w:themeColor="text1"/>
          <w:sz w:val="26"/>
          <w:szCs w:val="26"/>
        </w:rPr>
        <w:t>C</w:t>
      </w:r>
      <w:r w:rsidRPr="00135D4B">
        <w:rPr>
          <w:color w:val="000000" w:themeColor="text1"/>
          <w:sz w:val="26"/>
          <w:szCs w:val="26"/>
        </w:rPr>
        <w:t>:…</w:t>
      </w:r>
      <w:proofErr w:type="gramEnd"/>
      <w:r w:rsidRPr="00135D4B">
        <w:rPr>
          <w:color w:val="000000" w:themeColor="text1"/>
          <w:sz w:val="26"/>
          <w:szCs w:val="26"/>
        </w:rPr>
        <w:t>…………</w:t>
      </w:r>
      <w:r w:rsidRPr="00135D4B">
        <w:rPr>
          <w:color w:val="000000" w:themeColor="text1"/>
          <w:sz w:val="26"/>
          <w:szCs w:val="26"/>
          <w:lang w:val="vi-VN"/>
        </w:rPr>
        <w:t>................</w:t>
      </w:r>
      <w:r w:rsidRPr="00135D4B">
        <w:rPr>
          <w:color w:val="000000" w:themeColor="text1"/>
          <w:sz w:val="26"/>
          <w:szCs w:val="26"/>
        </w:rPr>
        <w:t>… ngày cấp …………</w:t>
      </w:r>
      <w:proofErr w:type="gramStart"/>
      <w:r w:rsidRPr="00135D4B">
        <w:rPr>
          <w:color w:val="000000" w:themeColor="text1"/>
          <w:sz w:val="26"/>
          <w:szCs w:val="26"/>
        </w:rPr>
        <w:t>…..</w:t>
      </w:r>
      <w:proofErr w:type="gramEnd"/>
      <w:r w:rsidRPr="00135D4B">
        <w:rPr>
          <w:color w:val="000000" w:themeColor="text1"/>
          <w:sz w:val="26"/>
          <w:szCs w:val="26"/>
        </w:rPr>
        <w:t xml:space="preserve"> nơi cấp…………………………………………………………………………………...</w:t>
      </w:r>
      <w:r w:rsidR="00F253F1">
        <w:rPr>
          <w:color w:val="000000" w:themeColor="text1"/>
          <w:sz w:val="26"/>
          <w:szCs w:val="26"/>
        </w:rPr>
        <w:t>.....</w:t>
      </w:r>
    </w:p>
    <w:p w:rsidRPr="00135D4B" w:rsidR="00B3741E" w:rsidP="00B3741E" w:rsidRDefault="00B3741E" w14:paraId="2D8816F0"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rPr>
        <w:t>Nơi cư trú</w:t>
      </w:r>
      <w:r w:rsidRPr="00135D4B">
        <w:rPr>
          <w:color w:val="000000" w:themeColor="text1"/>
          <w:spacing w:val="-6"/>
          <w:sz w:val="26"/>
          <w:szCs w:val="26"/>
          <w:lang w:val="vi-VN"/>
        </w:rPr>
        <w:t xml:space="preserve"> hoặc chỗ ở hiện nay: ........................................................................................</w:t>
      </w:r>
    </w:p>
    <w:p w:rsidRPr="00135D4B" w:rsidR="00B3741E" w:rsidP="00B3741E" w:rsidRDefault="00B3741E" w14:paraId="58E4B720"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Nghề nghiệp: ..................................; Nơi làm việc/học tập: .............................................</w:t>
      </w:r>
    </w:p>
    <w:p w:rsidRPr="00135D4B" w:rsidR="00B3741E" w:rsidP="00B3741E" w:rsidRDefault="00B3741E" w14:paraId="59521A78" w14:textId="77777777">
      <w:pPr>
        <w:tabs>
          <w:tab w:val="left" w:pos="6946"/>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Họ, tên ........................</w:t>
      </w:r>
      <w:r w:rsidRPr="00135D4B">
        <w:rPr>
          <w:rStyle w:val="FootnoteReference"/>
          <w:color w:val="000000" w:themeColor="text1"/>
          <w:spacing w:val="-6"/>
          <w:sz w:val="26"/>
          <w:szCs w:val="26"/>
          <w:lang w:val="vi-VN"/>
        </w:rPr>
        <w:footnoteReference w:id="232"/>
      </w:r>
      <w:r w:rsidRPr="00135D4B">
        <w:rPr>
          <w:color w:val="000000" w:themeColor="text1"/>
          <w:spacing w:val="-6"/>
          <w:sz w:val="26"/>
          <w:szCs w:val="26"/>
          <w:lang w:val="vi-VN"/>
        </w:rPr>
        <w:t>: …………..............................;Tuổi: …………....…...</w:t>
      </w:r>
    </w:p>
    <w:p w:rsidRPr="00704E12" w:rsidR="00B3741E" w:rsidP="00B3741E" w:rsidRDefault="00B3741E" w14:paraId="3DCE5140"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lang w:val="vi-VN"/>
        </w:rPr>
        <w:t>Nghề nghiệp: ..................................; Nơi làm việc/học tập: .....................................................................................................................................</w:t>
      </w:r>
      <w:r w:rsidR="00704E12">
        <w:rPr>
          <w:color w:val="000000" w:themeColor="text1"/>
          <w:spacing w:val="-6"/>
          <w:sz w:val="26"/>
          <w:szCs w:val="26"/>
        </w:rPr>
        <w:t>...............</w:t>
      </w:r>
    </w:p>
    <w:p w:rsidRPr="00135D4B" w:rsidR="00B3741E" w:rsidP="00B3741E" w:rsidRDefault="00B3741E" w14:paraId="2F0FCE0E" w14:textId="77777777">
      <w:pPr>
        <w:tabs>
          <w:tab w:val="left" w:pos="9072"/>
        </w:tabs>
        <w:spacing w:before="120" w:after="60"/>
        <w:ind w:firstLine="709"/>
        <w:rPr>
          <w:color w:val="000000" w:themeColor="text1"/>
          <w:spacing w:val="-6"/>
          <w:sz w:val="26"/>
          <w:szCs w:val="26"/>
          <w:lang w:val="vi-VN"/>
        </w:rPr>
      </w:pPr>
      <w:r w:rsidRPr="00135D4B">
        <w:rPr>
          <w:color w:val="000000" w:themeColor="text1"/>
          <w:spacing w:val="-6"/>
          <w:sz w:val="26"/>
          <w:szCs w:val="26"/>
          <w:lang w:val="vi-VN"/>
        </w:rPr>
        <w:t>Nơi cư trú</w:t>
      </w:r>
      <w:r w:rsidRPr="00135D4B">
        <w:rPr>
          <w:color w:val="000000" w:themeColor="text1"/>
          <w:spacing w:val="-6"/>
          <w:sz w:val="26"/>
          <w:szCs w:val="26"/>
          <w:vertAlign w:val="superscript"/>
          <w:lang w:val="vi-VN"/>
        </w:rPr>
        <w:t xml:space="preserve"> </w:t>
      </w:r>
      <w:r w:rsidRPr="00135D4B">
        <w:rPr>
          <w:color w:val="000000" w:themeColor="text1"/>
          <w:spacing w:val="-6"/>
          <w:sz w:val="26"/>
          <w:szCs w:val="26"/>
          <w:lang w:val="vi-VN"/>
        </w:rPr>
        <w:t>hoặc chỗ ở hiện nay: .......................................................................................</w:t>
      </w:r>
    </w:p>
    <w:p w:rsidRPr="00135D4B" w:rsidR="00B3741E" w:rsidP="00B3741E" w:rsidRDefault="00B3741E" w14:paraId="0C60C5B5" w14:textId="77777777">
      <w:pPr>
        <w:tabs>
          <w:tab w:val="left" w:pos="9072"/>
        </w:tabs>
        <w:spacing w:before="60" w:after="60"/>
        <w:ind w:firstLine="709"/>
        <w:rPr>
          <w:color w:val="000000" w:themeColor="text1"/>
          <w:spacing w:val="-6"/>
          <w:sz w:val="26"/>
          <w:szCs w:val="26"/>
          <w:lang w:val="vi-VN"/>
        </w:rPr>
      </w:pPr>
      <w:r w:rsidRPr="00135D4B">
        <w:rPr>
          <w:b/>
          <w:color w:val="000000" w:themeColor="text1"/>
          <w:spacing w:val="-6"/>
          <w:sz w:val="26"/>
          <w:szCs w:val="26"/>
          <w:lang w:val="vi-VN"/>
        </w:rPr>
        <w:t>2.</w:t>
      </w:r>
      <w:r w:rsidRPr="00135D4B">
        <w:rPr>
          <w:color w:val="000000" w:themeColor="text1"/>
          <w:spacing w:val="-6"/>
          <w:sz w:val="26"/>
          <w:szCs w:val="26"/>
          <w:lang w:val="vi-VN"/>
        </w:rPr>
        <w:t xml:space="preserve"> Thời hạn quản lý: từ ngày ....../...../.............. đến ngày ....../...../..............</w:t>
      </w:r>
    </w:p>
    <w:p w:rsidRPr="00135D4B" w:rsidR="00B3741E" w:rsidP="00B3741E" w:rsidRDefault="00B3741E" w14:paraId="778D6354" w14:textId="77777777">
      <w:pPr>
        <w:shd w:val="clear" w:color="auto" w:fill="FFFFFF"/>
        <w:spacing w:before="120" w:after="120"/>
        <w:rPr>
          <w:color w:val="000000" w:themeColor="text1"/>
          <w:sz w:val="26"/>
          <w:szCs w:val="26"/>
          <w:lang w:val="vi-VN"/>
        </w:rPr>
      </w:pPr>
      <w:r w:rsidRPr="00135D4B">
        <w:rPr>
          <w:b/>
          <w:bCs/>
          <w:color w:val="000000" w:themeColor="text1"/>
          <w:sz w:val="26"/>
          <w:szCs w:val="26"/>
          <w:lang w:val="vi-VN"/>
        </w:rPr>
        <w:t>Điều 2. </w:t>
      </w:r>
      <w:r w:rsidRPr="00135D4B">
        <w:rPr>
          <w:color w:val="000000" w:themeColor="text1"/>
          <w:sz w:val="26"/>
          <w:szCs w:val="26"/>
          <w:lang w:val="vi-VN"/>
        </w:rPr>
        <w:t>Giao cho: .................</w:t>
      </w:r>
      <w:r w:rsidRPr="00135D4B">
        <w:rPr>
          <w:color w:val="000000" w:themeColor="text1"/>
          <w:sz w:val="26"/>
          <w:szCs w:val="26"/>
          <w:vertAlign w:val="superscript"/>
          <w:lang w:val="vi-VN"/>
        </w:rPr>
        <w:t xml:space="preserve"> </w:t>
      </w:r>
      <w:r w:rsidRPr="00135D4B">
        <w:rPr>
          <w:color w:val="000000" w:themeColor="text1"/>
          <w:sz w:val="26"/>
          <w:szCs w:val="26"/>
          <w:vertAlign w:val="superscript"/>
          <w:lang w:val="vi-VN"/>
        </w:rPr>
        <w:footnoteReference w:id="233"/>
      </w:r>
      <w:r w:rsidRPr="00135D4B">
        <w:rPr>
          <w:color w:val="000000" w:themeColor="text1"/>
          <w:sz w:val="26"/>
          <w:szCs w:val="26"/>
          <w:lang w:val="vi-VN"/>
        </w:rPr>
        <w:t>................................... và gia đình ông (bà): .............</w:t>
      </w:r>
      <w:r w:rsidRPr="00135D4B">
        <w:rPr>
          <w:color w:val="000000" w:themeColor="text1"/>
          <w:sz w:val="26"/>
          <w:szCs w:val="26"/>
          <w:vertAlign w:val="superscript"/>
          <w:lang w:val="vi-VN"/>
        </w:rPr>
        <w:t xml:space="preserve"> </w:t>
      </w:r>
      <w:r w:rsidRPr="00135D4B">
        <w:rPr>
          <w:color w:val="000000" w:themeColor="text1"/>
          <w:sz w:val="26"/>
          <w:szCs w:val="26"/>
          <w:vertAlign w:val="superscript"/>
          <w:lang w:val="vi-VN"/>
        </w:rPr>
        <w:footnoteReference w:id="234"/>
      </w:r>
      <w:r w:rsidRPr="00135D4B">
        <w:rPr>
          <w:color w:val="000000" w:themeColor="text1"/>
          <w:sz w:val="26"/>
          <w:szCs w:val="26"/>
          <w:lang w:val="vi-VN"/>
        </w:rPr>
        <w:t>...............</w:t>
      </w:r>
      <w:r w:rsidR="00B726C8">
        <w:rPr>
          <w:color w:val="000000" w:themeColor="text1"/>
          <w:sz w:val="26"/>
          <w:szCs w:val="26"/>
        </w:rPr>
        <w:t>; thành viên T</w:t>
      </w:r>
      <w:r w:rsidRPr="00B726C8" w:rsidR="00B726C8">
        <w:rPr>
          <w:color w:val="000000" w:themeColor="text1"/>
          <w:sz w:val="26"/>
          <w:szCs w:val="26"/>
        </w:rPr>
        <w:t>ổ quản lý, hỗ trợ xã hội tại nơi cư trú đối với người bị quản lý sau cai tại nơi cư trú</w:t>
      </w:r>
      <w:r w:rsidR="00B726C8">
        <w:rPr>
          <w:color w:val="000000" w:themeColor="text1"/>
          <w:sz w:val="26"/>
          <w:szCs w:val="26"/>
        </w:rPr>
        <w:t xml:space="preserve"> </w:t>
      </w:r>
      <w:r w:rsidRPr="00135D4B">
        <w:rPr>
          <w:color w:val="000000" w:themeColor="text1"/>
          <w:sz w:val="26"/>
          <w:szCs w:val="26"/>
          <w:lang w:val="vi-VN"/>
        </w:rPr>
        <w:t>phối hợp hỗ trợ ông (bà): ............</w:t>
      </w:r>
      <w:r w:rsidR="00B726C8">
        <w:rPr>
          <w:color w:val="000000" w:themeColor="text1"/>
          <w:sz w:val="26"/>
          <w:szCs w:val="26"/>
          <w:vertAlign w:val="superscript"/>
        </w:rPr>
        <w:t>4</w:t>
      </w:r>
      <w:r w:rsidRPr="00135D4B">
        <w:rPr>
          <w:color w:val="000000" w:themeColor="text1"/>
          <w:sz w:val="26"/>
          <w:szCs w:val="26"/>
          <w:lang w:val="vi-VN"/>
        </w:rPr>
        <w:t>................. trong toàn bộ thời gian quản lý sau cai nghiện tại nơi cư trú.</w:t>
      </w:r>
    </w:p>
    <w:p w:rsidRPr="00135D4B" w:rsidR="00B3741E" w:rsidP="00B3741E" w:rsidRDefault="00B3741E" w14:paraId="06287EA9" w14:textId="77777777">
      <w:pPr>
        <w:shd w:val="clear" w:color="auto" w:fill="FFFFFF"/>
        <w:spacing w:before="120" w:after="120"/>
        <w:rPr>
          <w:color w:val="000000" w:themeColor="text1"/>
          <w:sz w:val="26"/>
          <w:szCs w:val="26"/>
          <w:lang w:val="vi-VN"/>
        </w:rPr>
      </w:pPr>
      <w:r w:rsidRPr="00135D4B">
        <w:rPr>
          <w:b/>
          <w:bCs/>
          <w:color w:val="000000" w:themeColor="text1"/>
          <w:sz w:val="26"/>
          <w:szCs w:val="26"/>
          <w:lang w:val="vi-VN"/>
        </w:rPr>
        <w:t>Điều 3. </w:t>
      </w:r>
      <w:r w:rsidRPr="00135D4B">
        <w:rPr>
          <w:color w:val="000000" w:themeColor="text1"/>
          <w:sz w:val="26"/>
          <w:szCs w:val="26"/>
          <w:lang w:val="vi-VN"/>
        </w:rPr>
        <w:t>Quyết định này có hiệu lực kể từ ngày .....tháng.....năm ...........</w:t>
      </w:r>
    </w:p>
    <w:p w:rsidRPr="00135D4B" w:rsidR="00B3741E" w:rsidP="00B3741E" w:rsidRDefault="00235D20" w14:paraId="5A8FD7A9" w14:textId="77777777">
      <w:pPr>
        <w:shd w:val="clear" w:color="auto" w:fill="FFFFFF"/>
        <w:spacing w:before="120" w:after="120"/>
        <w:rPr>
          <w:color w:val="000000" w:themeColor="text1"/>
          <w:sz w:val="26"/>
          <w:szCs w:val="26"/>
          <w:lang w:val="vi-VN"/>
        </w:rPr>
      </w:pPr>
      <w:r w:rsidRPr="00235D20">
        <w:rPr>
          <w:b/>
          <w:bCs/>
          <w:color w:val="000000" w:themeColor="text1"/>
          <w:sz w:val="26"/>
          <w:szCs w:val="26"/>
        </w:rPr>
        <w:t>Điều 4.</w:t>
      </w:r>
      <w:r>
        <w:rPr>
          <w:color w:val="000000" w:themeColor="text1"/>
          <w:sz w:val="26"/>
          <w:szCs w:val="26"/>
        </w:rPr>
        <w:t xml:space="preserve"> </w:t>
      </w:r>
      <w:r w:rsidRPr="00135D4B" w:rsidR="00B3741E">
        <w:rPr>
          <w:color w:val="000000" w:themeColor="text1"/>
          <w:sz w:val="26"/>
          <w:szCs w:val="26"/>
          <w:lang w:val="vi-VN"/>
        </w:rPr>
        <w:t>Ông/bà có tên tại Điều 1</w:t>
      </w:r>
      <w:r>
        <w:rPr>
          <w:color w:val="000000" w:themeColor="text1"/>
          <w:sz w:val="26"/>
          <w:szCs w:val="26"/>
        </w:rPr>
        <w:t xml:space="preserve"> và Điều 2 và</w:t>
      </w:r>
      <w:r w:rsidRPr="00135D4B" w:rsidR="00B3741E">
        <w:rPr>
          <w:color w:val="000000" w:themeColor="text1"/>
          <w:sz w:val="26"/>
          <w:szCs w:val="26"/>
          <w:lang w:val="vi-VN"/>
        </w:rPr>
        <w:t xml:space="preserve"> </w:t>
      </w:r>
      <w:r>
        <w:rPr>
          <w:color w:val="000000" w:themeColor="text1"/>
          <w:sz w:val="26"/>
          <w:szCs w:val="26"/>
        </w:rPr>
        <w:t xml:space="preserve">các </w:t>
      </w:r>
      <w:r w:rsidRPr="00135D4B" w:rsidR="00B3741E">
        <w:rPr>
          <w:color w:val="000000" w:themeColor="text1"/>
          <w:sz w:val="26"/>
          <w:szCs w:val="26"/>
          <w:lang w:val="vi-VN"/>
        </w:rPr>
        <w:t xml:space="preserve">cơ quan, tổ chức, cá nhân </w:t>
      </w:r>
      <w:r>
        <w:rPr>
          <w:color w:val="000000" w:themeColor="text1"/>
          <w:sz w:val="26"/>
          <w:szCs w:val="26"/>
        </w:rPr>
        <w:t>có liên quan</w:t>
      </w:r>
      <w:r w:rsidRPr="00135D4B" w:rsidR="00B3741E">
        <w:rPr>
          <w:color w:val="000000" w:themeColor="text1"/>
          <w:sz w:val="26"/>
          <w:szCs w:val="26"/>
          <w:lang w:val="vi-VN"/>
        </w:rPr>
        <w:t xml:space="preserve"> chịu trách nhiệm thi hành Quyết định này./.</w:t>
      </w:r>
    </w:p>
    <w:p w:rsidRPr="00135D4B" w:rsidR="00B3741E" w:rsidP="00B3741E" w:rsidRDefault="00B3741E" w14:paraId="5B51460F" w14:textId="77777777">
      <w:pPr>
        <w:shd w:val="clear" w:color="auto" w:fill="FFFFFF"/>
        <w:spacing w:before="120" w:after="120"/>
        <w:rPr>
          <w:color w:val="000000" w:themeColor="text1"/>
          <w:sz w:val="26"/>
          <w:szCs w:val="26"/>
          <w:lang w:val="vi-VN"/>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42"/>
        <w:gridCol w:w="4830"/>
      </w:tblGrid>
      <w:tr w:rsidRPr="00135D4B" w:rsidR="00135D4B" w:rsidTr="00B3741E" w14:paraId="39DA5044" w14:textId="77777777">
        <w:trPr>
          <w:tblCellSpacing w:w="0" w:type="dxa"/>
          <w:jc w:val="center"/>
        </w:trPr>
        <w:tc>
          <w:tcPr>
            <w:tcW w:w="4242" w:type="dxa"/>
            <w:shd w:val="clear" w:color="auto" w:fill="FFFFFF"/>
            <w:tcMar>
              <w:top w:w="0" w:type="dxa"/>
              <w:left w:w="108" w:type="dxa"/>
              <w:bottom w:w="0" w:type="dxa"/>
              <w:right w:w="108" w:type="dxa"/>
            </w:tcMar>
            <w:hideMark/>
          </w:tcPr>
          <w:p w:rsidRPr="00135D4B" w:rsidR="00B3741E" w:rsidP="00E910B3" w:rsidRDefault="00B3741E" w14:paraId="57F99B38" w14:textId="77777777">
            <w:pPr>
              <w:ind w:firstLine="34"/>
              <w:jc w:val="left"/>
              <w:rPr>
                <w:color w:val="000000" w:themeColor="text1"/>
                <w:sz w:val="26"/>
                <w:szCs w:val="26"/>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lang w:val="vi-VN"/>
              </w:rPr>
              <w:t xml:space="preserve">- Như Điều </w:t>
            </w:r>
            <w:r w:rsidR="00F948B4">
              <w:rPr>
                <w:color w:val="000000" w:themeColor="text1"/>
                <w:sz w:val="22"/>
              </w:rPr>
              <w:t>4</w:t>
            </w:r>
            <w:r w:rsidRPr="00135D4B">
              <w:rPr>
                <w:color w:val="000000" w:themeColor="text1"/>
                <w:sz w:val="22"/>
                <w:lang w:val="vi-VN"/>
              </w:rPr>
              <w:t>;</w:t>
            </w:r>
            <w:r w:rsidRPr="00135D4B">
              <w:rPr>
                <w:color w:val="000000" w:themeColor="text1"/>
                <w:sz w:val="22"/>
                <w:lang w:val="vi-VN"/>
              </w:rPr>
              <w:br/>
            </w:r>
            <w:r w:rsidRPr="00135D4B">
              <w:rPr>
                <w:color w:val="000000" w:themeColor="text1"/>
                <w:sz w:val="22"/>
                <w:lang w:val="vi-VN"/>
              </w:rPr>
              <w:t>- Lưu: ............</w:t>
            </w:r>
          </w:p>
        </w:tc>
        <w:tc>
          <w:tcPr>
            <w:tcW w:w="4830" w:type="dxa"/>
            <w:shd w:val="clear" w:color="auto" w:fill="FFFFFF"/>
            <w:tcMar>
              <w:top w:w="0" w:type="dxa"/>
              <w:left w:w="108" w:type="dxa"/>
              <w:bottom w:w="0" w:type="dxa"/>
              <w:right w:w="108" w:type="dxa"/>
            </w:tcMar>
            <w:hideMark/>
          </w:tcPr>
          <w:p w:rsidRPr="00135D4B" w:rsidR="00B3741E" w:rsidP="00E910B3" w:rsidRDefault="00B3741E" w14:paraId="1DC49128" w14:textId="77777777">
            <w:pPr>
              <w:ind w:firstLine="45"/>
              <w:jc w:val="center"/>
              <w:rPr>
                <w:b/>
                <w:iCs/>
                <w:color w:val="000000" w:themeColor="text1"/>
                <w:sz w:val="26"/>
                <w:szCs w:val="26"/>
                <w:lang w:val="vi-VN"/>
              </w:rPr>
            </w:pPr>
            <w:r w:rsidRPr="00135D4B">
              <w:rPr>
                <w:b/>
                <w:iCs/>
                <w:color w:val="000000" w:themeColor="text1"/>
                <w:sz w:val="26"/>
                <w:szCs w:val="26"/>
                <w:lang w:val="vi-VN"/>
              </w:rPr>
              <w:t xml:space="preserve">TM. ỦY BAN NHÂN DÂN </w:t>
            </w:r>
          </w:p>
          <w:p w:rsidRPr="00135D4B" w:rsidR="00B3741E" w:rsidP="00E910B3" w:rsidRDefault="00B3741E" w14:paraId="19016EE5" w14:textId="77777777">
            <w:pPr>
              <w:ind w:firstLine="45"/>
              <w:jc w:val="center"/>
              <w:rPr>
                <w:b/>
                <w:iCs/>
                <w:color w:val="000000" w:themeColor="text1"/>
                <w:sz w:val="26"/>
                <w:szCs w:val="26"/>
                <w:lang w:val="vi-VN"/>
              </w:rPr>
            </w:pPr>
            <w:r w:rsidRPr="00135D4B">
              <w:rPr>
                <w:b/>
                <w:iCs/>
                <w:color w:val="000000" w:themeColor="text1"/>
                <w:sz w:val="26"/>
                <w:szCs w:val="26"/>
                <w:lang w:val="vi-VN"/>
              </w:rPr>
              <w:t>CHỦ TỊCH</w:t>
            </w:r>
          </w:p>
          <w:p w:rsidRPr="00135D4B" w:rsidR="00B3741E" w:rsidP="00E910B3" w:rsidRDefault="00B3741E" w14:paraId="670805FB" w14:textId="77777777">
            <w:pPr>
              <w:ind w:firstLine="45"/>
              <w:jc w:val="center"/>
              <w:rPr>
                <w:color w:val="000000" w:themeColor="text1"/>
                <w:sz w:val="26"/>
                <w:szCs w:val="26"/>
                <w:lang w:val="vi-VN"/>
              </w:rPr>
            </w:pPr>
            <w:r w:rsidRPr="00135D4B">
              <w:rPr>
                <w:i/>
                <w:iCs/>
                <w:color w:val="000000" w:themeColor="text1"/>
                <w:sz w:val="26"/>
                <w:szCs w:val="26"/>
                <w:lang w:val="vi-VN"/>
              </w:rPr>
              <w:t>(Ký và ghi rõ họ tên, đóng dấu)</w:t>
            </w:r>
          </w:p>
        </w:tc>
      </w:tr>
    </w:tbl>
    <w:p w:rsidRPr="00135D4B" w:rsidR="00B3741E" w:rsidP="00B3741E" w:rsidRDefault="00B3741E" w14:paraId="074611A1" w14:textId="77777777">
      <w:pPr>
        <w:rPr>
          <w:b/>
          <w:color w:val="000000" w:themeColor="text1"/>
          <w:sz w:val="25"/>
          <w:szCs w:val="25"/>
          <w:lang w:val="vi-VN"/>
        </w:rPr>
      </w:pPr>
    </w:p>
    <w:p w:rsidRPr="00135D4B" w:rsidR="00B3741E" w:rsidP="00B3741E" w:rsidRDefault="00B3741E" w14:paraId="261F078F" w14:textId="77777777">
      <w:pPr>
        <w:rPr>
          <w:b/>
          <w:color w:val="000000" w:themeColor="text1"/>
          <w:sz w:val="25"/>
          <w:szCs w:val="25"/>
          <w:lang w:val="vi-VN"/>
        </w:rPr>
      </w:pPr>
      <w:r w:rsidRPr="00135D4B">
        <w:rPr>
          <w:b/>
          <w:color w:val="000000" w:themeColor="text1"/>
          <w:sz w:val="25"/>
          <w:szCs w:val="25"/>
          <w:lang w:val="vi-VN"/>
        </w:rPr>
        <w:br w:type="page"/>
      </w:r>
    </w:p>
    <w:p w:rsidRPr="00E3637C" w:rsidR="00A85B96" w:rsidP="007D65A9" w:rsidRDefault="00A85B96" w14:paraId="0F71CA06" w14:textId="61E19CA5">
      <w:pPr>
        <w:jc w:val="right"/>
        <w:rPr>
          <w:b/>
          <w:color w:val="000000" w:themeColor="text1"/>
          <w:sz w:val="25"/>
          <w:szCs w:val="25"/>
          <w:lang w:val="vi-VN"/>
        </w:rPr>
      </w:pPr>
      <w:r w:rsidRPr="00E3637C">
        <w:rPr>
          <w:b/>
          <w:color w:val="000000" w:themeColor="text1"/>
          <w:sz w:val="25"/>
          <w:szCs w:val="25"/>
          <w:lang w:val="vi-VN"/>
        </w:rPr>
        <w:t xml:space="preserve">Mẫu số </w:t>
      </w:r>
      <w:r w:rsidRPr="00E3637C">
        <w:rPr>
          <w:b/>
          <w:color w:val="000000" w:themeColor="text1"/>
          <w:sz w:val="25"/>
          <w:szCs w:val="25"/>
        </w:rPr>
        <w:t>5</w:t>
      </w:r>
      <w:r w:rsidRPr="00E3637C" w:rsidR="00794B13">
        <w:rPr>
          <w:b/>
          <w:color w:val="000000" w:themeColor="text1"/>
          <w:sz w:val="25"/>
          <w:szCs w:val="25"/>
        </w:rPr>
        <w:t>4</w:t>
      </w:r>
    </w:p>
    <w:p w:rsidRPr="00E3637C" w:rsidR="00A85B96" w:rsidP="00A85B96" w:rsidRDefault="00A85B96" w14:paraId="1B601030" w14:textId="77777777">
      <w:pPr>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tblGrid>
      <w:tr w:rsidRPr="00E3637C" w:rsidR="00135D4B" w:rsidTr="0014132C" w14:paraId="63AAEBE6" w14:textId="77777777">
        <w:tc>
          <w:tcPr>
            <w:tcW w:w="3544" w:type="dxa"/>
            <w:tcBorders>
              <w:top w:val="nil"/>
              <w:left w:val="nil"/>
              <w:bottom w:val="nil"/>
              <w:right w:val="nil"/>
              <w:tl2br w:val="nil"/>
              <w:tr2bl w:val="nil"/>
            </w:tcBorders>
            <w:tcMar>
              <w:top w:w="0" w:type="dxa"/>
              <w:left w:w="108" w:type="dxa"/>
              <w:bottom w:w="0" w:type="dxa"/>
              <w:right w:w="108" w:type="dxa"/>
            </w:tcMar>
          </w:tcPr>
          <w:p w:rsidRPr="00E3637C" w:rsidR="00A85B96" w:rsidP="0014132C" w:rsidRDefault="00A85B96" w14:paraId="4F59CA44" w14:textId="77777777">
            <w:pPr>
              <w:widowControl w:val="0"/>
              <w:spacing w:line="320" w:lineRule="exact"/>
              <w:ind w:firstLine="0"/>
              <w:jc w:val="center"/>
              <w:rPr>
                <w:b/>
                <w:bCs/>
                <w:color w:val="000000" w:themeColor="text1"/>
                <w:szCs w:val="26"/>
                <w:shd w:val="clear" w:color="auto" w:fill="FFFFFF"/>
                <w:lang w:eastAsia="vi-VN"/>
              </w:rPr>
            </w:pPr>
            <w:r w:rsidRPr="00E3637C">
              <w:rPr>
                <w:b/>
                <w:bCs/>
                <w:color w:val="000000" w:themeColor="text1"/>
                <w:szCs w:val="26"/>
                <w:shd w:val="clear" w:color="auto" w:fill="FFFFFF"/>
                <w:lang w:val="vi-VN" w:eastAsia="vi-VN"/>
              </w:rPr>
              <w:t xml:space="preserve">CÔNG AN </w:t>
            </w:r>
            <w:r w:rsidRPr="00E3637C">
              <w:rPr>
                <w:b/>
                <w:bCs/>
                <w:color w:val="000000" w:themeColor="text1"/>
                <w:szCs w:val="26"/>
                <w:shd w:val="clear" w:color="auto" w:fill="FFFFFF"/>
                <w:lang w:val="vi-VN" w:eastAsia="vi-VN"/>
              </w:rPr>
              <w:br/>
            </w:r>
            <w:r w:rsidRPr="00E3637C">
              <w:rPr>
                <w:b/>
                <w:bCs/>
                <w:color w:val="000000" w:themeColor="text1"/>
                <w:szCs w:val="26"/>
                <w:shd w:val="clear" w:color="auto" w:fill="FFFFFF"/>
                <w:lang w:eastAsia="vi-VN"/>
              </w:rPr>
              <w:t>……….</w:t>
            </w:r>
            <w:r w:rsidRPr="00E3637C">
              <w:rPr>
                <w:rStyle w:val="FootnoteReference"/>
                <w:b/>
                <w:bCs/>
                <w:color w:val="000000" w:themeColor="text1"/>
                <w:szCs w:val="26"/>
                <w:shd w:val="clear" w:color="auto" w:fill="FFFFFF"/>
                <w:lang w:eastAsia="vi-VN"/>
              </w:rPr>
              <w:footnoteReference w:id="235"/>
            </w:r>
            <w:r w:rsidRPr="00E3637C">
              <w:rPr>
                <w:b/>
                <w:bCs/>
                <w:color w:val="000000" w:themeColor="text1"/>
                <w:szCs w:val="26"/>
                <w:shd w:val="clear" w:color="auto" w:fill="FFFFFF"/>
                <w:lang w:eastAsia="vi-VN"/>
              </w:rPr>
              <w:t>…………</w:t>
            </w:r>
          </w:p>
          <w:p w:rsidRPr="00E3637C" w:rsidR="00F76ABB" w:rsidP="0014132C" w:rsidRDefault="00F76ABB" w14:paraId="42B181D2" w14:textId="77777777">
            <w:pPr>
              <w:widowControl w:val="0"/>
              <w:spacing w:line="320" w:lineRule="exact"/>
              <w:ind w:firstLine="0"/>
              <w:jc w:val="center"/>
              <w:rPr>
                <w:b/>
                <w:bCs/>
                <w:color w:val="000000" w:themeColor="text1"/>
                <w:szCs w:val="26"/>
                <w:shd w:val="clear" w:color="auto" w:fill="FFFFFF"/>
                <w:vertAlign w:val="superscript"/>
                <w:lang w:eastAsia="vi-VN"/>
              </w:rPr>
            </w:pPr>
            <w:r w:rsidRPr="00E3637C">
              <w:rPr>
                <w:b/>
                <w:bCs/>
                <w:color w:val="000000" w:themeColor="text1"/>
                <w:szCs w:val="26"/>
                <w:shd w:val="clear" w:color="auto" w:fill="FFFFFF"/>
                <w:vertAlign w:val="superscript"/>
                <w:lang w:eastAsia="vi-VN"/>
              </w:rPr>
              <w:t>…………………..</w:t>
            </w:r>
            <w:r w:rsidRPr="00E3637C">
              <w:rPr>
                <w:rStyle w:val="FootnoteReference"/>
                <w:b/>
                <w:bCs/>
                <w:color w:val="000000" w:themeColor="text1"/>
                <w:szCs w:val="26"/>
                <w:shd w:val="clear" w:color="auto" w:fill="FFFFFF"/>
                <w:lang w:eastAsia="vi-VN"/>
              </w:rPr>
              <w:footnoteReference w:id="236"/>
            </w:r>
          </w:p>
          <w:p w:rsidRPr="00E3637C" w:rsidR="00A85B96" w:rsidP="0014132C" w:rsidRDefault="00A85B96" w14:paraId="2ECE3D71" w14:textId="77777777">
            <w:pPr>
              <w:ind w:firstLine="0"/>
              <w:jc w:val="center"/>
              <w:rPr>
                <w:color w:val="000000" w:themeColor="text1"/>
                <w:szCs w:val="28"/>
                <w:vertAlign w:val="superscript"/>
              </w:rPr>
            </w:pPr>
            <w:r w:rsidRPr="00E3637C">
              <w:rPr>
                <w:color w:val="000000" w:themeColor="text1"/>
                <w:szCs w:val="28"/>
                <w:vertAlign w:val="superscript"/>
              </w:rPr>
              <w:t>_______________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E3637C" w:rsidR="00A85B96" w:rsidP="0014132C" w:rsidRDefault="00A85B96" w14:paraId="3917DDF6" w14:textId="77777777">
            <w:pPr>
              <w:ind w:firstLine="34"/>
              <w:jc w:val="center"/>
              <w:rPr>
                <w:color w:val="000000" w:themeColor="text1"/>
                <w:szCs w:val="28"/>
                <w:vertAlign w:val="superscript"/>
              </w:rPr>
            </w:pPr>
            <w:r w:rsidRPr="00E3637C">
              <w:rPr>
                <w:b/>
                <w:bCs/>
                <w:color w:val="000000" w:themeColor="text1"/>
                <w:szCs w:val="28"/>
                <w:lang w:val="vi-VN"/>
              </w:rPr>
              <w:t>CỘNG HÒA XÃ HỘI CHỦ NGHĨA VIỆT NAM</w:t>
            </w:r>
            <w:r w:rsidRPr="00E3637C">
              <w:rPr>
                <w:b/>
                <w:bCs/>
                <w:color w:val="000000" w:themeColor="text1"/>
                <w:szCs w:val="28"/>
                <w:lang w:val="vi-VN"/>
              </w:rPr>
              <w:br/>
            </w:r>
            <w:r w:rsidRPr="00E3637C">
              <w:rPr>
                <w:b/>
                <w:bCs/>
                <w:color w:val="000000" w:themeColor="text1"/>
                <w:sz w:val="26"/>
                <w:szCs w:val="26"/>
                <w:lang w:val="vi-VN"/>
              </w:rPr>
              <w:t>Độc lập - Tự do - Hạnh phúc</w:t>
            </w:r>
            <w:r w:rsidRPr="00E3637C">
              <w:rPr>
                <w:b/>
                <w:bCs/>
                <w:color w:val="000000" w:themeColor="text1"/>
                <w:szCs w:val="28"/>
                <w:lang w:val="vi-VN"/>
              </w:rPr>
              <w:t xml:space="preserve"> </w:t>
            </w:r>
            <w:r w:rsidRPr="00E3637C">
              <w:rPr>
                <w:b/>
                <w:bCs/>
                <w:color w:val="000000" w:themeColor="text1"/>
                <w:szCs w:val="28"/>
                <w:lang w:val="vi-VN"/>
              </w:rPr>
              <w:br/>
            </w:r>
            <w:r w:rsidRPr="00E3637C">
              <w:rPr>
                <w:color w:val="000000" w:themeColor="text1"/>
                <w:szCs w:val="28"/>
                <w:vertAlign w:val="superscript"/>
              </w:rPr>
              <w:t>__________________________________________</w:t>
            </w:r>
          </w:p>
        </w:tc>
      </w:tr>
      <w:tr w:rsidRPr="00E3637C" w:rsidR="00135D4B" w:rsidTr="0014132C" w14:paraId="0A93BDB0"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E3637C" w:rsidR="00A85B96" w:rsidP="00346EF3" w:rsidRDefault="00A85B96" w14:paraId="2F28C5F9" w14:textId="77777777">
            <w:pPr>
              <w:ind w:firstLine="34"/>
              <w:jc w:val="center"/>
              <w:rPr>
                <w:color w:val="000000" w:themeColor="text1"/>
                <w:sz w:val="28"/>
                <w:szCs w:val="28"/>
              </w:rPr>
            </w:pPr>
            <w:r w:rsidRPr="00E3637C">
              <w:rPr>
                <w:color w:val="000000" w:themeColor="text1"/>
                <w:sz w:val="28"/>
                <w:szCs w:val="28"/>
                <w:lang w:val="vi-VN"/>
              </w:rPr>
              <w:t>Số:       /</w:t>
            </w:r>
            <w:r w:rsidRPr="00E3637C">
              <w:rPr>
                <w:color w:val="000000" w:themeColor="text1"/>
                <w:sz w:val="28"/>
                <w:szCs w:val="28"/>
              </w:rPr>
              <w:t>……</w:t>
            </w:r>
            <w:r w:rsidRPr="00E3637C">
              <w:rPr>
                <w:color w:val="000000" w:themeColor="text1"/>
                <w:sz w:val="28"/>
                <w:szCs w:val="28"/>
                <w:lang w:val="vi-VN"/>
              </w:rPr>
              <w:t>..</w:t>
            </w:r>
            <w:r w:rsidRPr="00E3637C">
              <w:rPr>
                <w:color w:val="000000" w:themeColor="text1"/>
                <w:sz w:val="28"/>
                <w:szCs w:val="28"/>
              </w:rPr>
              <w:t>..</w:t>
            </w:r>
          </w:p>
        </w:tc>
        <w:tc>
          <w:tcPr>
            <w:tcW w:w="5508" w:type="dxa"/>
            <w:tcBorders>
              <w:top w:val="nil"/>
              <w:left w:val="nil"/>
              <w:bottom w:val="nil"/>
              <w:right w:val="nil"/>
              <w:tl2br w:val="nil"/>
              <w:tr2bl w:val="nil"/>
            </w:tcBorders>
            <w:tcMar>
              <w:top w:w="0" w:type="dxa"/>
              <w:left w:w="108" w:type="dxa"/>
              <w:bottom w:w="0" w:type="dxa"/>
              <w:right w:w="108" w:type="dxa"/>
            </w:tcMar>
          </w:tcPr>
          <w:p w:rsidRPr="00E3637C" w:rsidR="00A85B96" w:rsidP="0014132C" w:rsidRDefault="00A85B96" w14:paraId="4A3FBF1E" w14:textId="77777777">
            <w:pPr>
              <w:ind w:firstLine="34"/>
              <w:jc w:val="right"/>
              <w:rPr>
                <w:color w:val="000000" w:themeColor="text1"/>
                <w:sz w:val="28"/>
                <w:szCs w:val="28"/>
              </w:rPr>
            </w:pPr>
            <w:r w:rsidRPr="00E3637C">
              <w:rPr>
                <w:i/>
                <w:color w:val="000000" w:themeColor="text1"/>
                <w:sz w:val="28"/>
                <w:szCs w:val="28"/>
              </w:rPr>
              <w:t>……</w:t>
            </w:r>
            <w:r w:rsidRPr="00E3637C">
              <w:rPr>
                <w:i/>
                <w:color w:val="000000" w:themeColor="text1"/>
                <w:sz w:val="28"/>
                <w:szCs w:val="28"/>
                <w:vertAlign w:val="superscript"/>
              </w:rPr>
              <w:footnoteReference w:id="237"/>
            </w:r>
            <w:r w:rsidRPr="00E3637C">
              <w:rPr>
                <w:i/>
                <w:color w:val="000000" w:themeColor="text1"/>
                <w:sz w:val="28"/>
                <w:szCs w:val="28"/>
              </w:rPr>
              <w:t>......, ngày .... tháng ... năm ……</w:t>
            </w:r>
          </w:p>
        </w:tc>
      </w:tr>
      <w:tr w:rsidRPr="00135D4B" w:rsidR="00A85B96" w:rsidTr="0014132C" w14:paraId="6442B390"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135D4B" w:rsidR="00A85B96" w:rsidP="0014132C" w:rsidRDefault="00A85B96" w14:paraId="60E0CFF8" w14:textId="77777777">
            <w:pPr>
              <w:ind w:firstLine="34"/>
              <w:jc w:val="center"/>
              <w:rPr>
                <w:color w:val="000000" w:themeColor="text1"/>
                <w:sz w:val="28"/>
                <w:szCs w:val="28"/>
                <w:lang w:val="vi-VN"/>
              </w:rPr>
            </w:pPr>
            <w:r w:rsidRPr="00E3637C">
              <w:rPr>
                <w:bCs/>
                <w:color w:val="000000" w:themeColor="text1"/>
                <w:sz w:val="22"/>
              </w:rPr>
              <w:t xml:space="preserve">V/v </w:t>
            </w:r>
            <w:r w:rsidRPr="00E3637C">
              <w:rPr>
                <w:bCs/>
                <w:color w:val="000000" w:themeColor="text1"/>
                <w:sz w:val="22"/>
                <w:lang w:val="vi-VN"/>
              </w:rPr>
              <w:t>phối hợp</w:t>
            </w:r>
            <w:r w:rsidRPr="00E3637C">
              <w:rPr>
                <w:bCs/>
                <w:color w:val="000000" w:themeColor="text1"/>
                <w:sz w:val="22"/>
              </w:rPr>
              <w:t xml:space="preserve"> quản lý, hỗ trợ người </w:t>
            </w:r>
            <w:r w:rsidRPr="00E3637C">
              <w:rPr>
                <w:bCs/>
                <w:color w:val="000000" w:themeColor="text1"/>
                <w:sz w:val="22"/>
                <w:lang w:val="vi-VN"/>
              </w:rPr>
              <w:t xml:space="preserve">sau </w:t>
            </w:r>
            <w:r w:rsidRPr="00E3637C">
              <w:rPr>
                <w:bCs/>
                <w:color w:val="000000" w:themeColor="text1"/>
                <w:sz w:val="22"/>
              </w:rPr>
              <w:t>cai nghiện ma túy</w:t>
            </w:r>
            <w:r w:rsidRPr="00135D4B">
              <w:rPr>
                <w:bCs/>
                <w:color w:val="000000" w:themeColor="text1"/>
                <w:sz w:val="22"/>
              </w:rPr>
              <w:t xml:space="preserve"> </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A85B96" w:rsidP="0014132C" w:rsidRDefault="00A85B96" w14:paraId="2B973E6D" w14:textId="77777777">
            <w:pPr>
              <w:ind w:firstLine="34"/>
              <w:jc w:val="right"/>
              <w:rPr>
                <w:i/>
                <w:color w:val="000000" w:themeColor="text1"/>
                <w:sz w:val="28"/>
                <w:szCs w:val="28"/>
              </w:rPr>
            </w:pPr>
          </w:p>
        </w:tc>
      </w:tr>
    </w:tbl>
    <w:p w:rsidRPr="00135D4B" w:rsidR="00A85B96" w:rsidP="00A85B96" w:rsidRDefault="00A85B96" w14:paraId="6DEF7E97" w14:textId="77777777">
      <w:pPr>
        <w:spacing w:before="120" w:after="120"/>
        <w:jc w:val="center"/>
        <w:rPr>
          <w:b/>
          <w:color w:val="000000" w:themeColor="text1"/>
          <w:sz w:val="26"/>
          <w:szCs w:val="26"/>
        </w:rPr>
      </w:pPr>
    </w:p>
    <w:p w:rsidRPr="00135D4B" w:rsidR="00A85B96" w:rsidP="00A85B96" w:rsidRDefault="00A85B96" w14:paraId="17D85A8C" w14:textId="77777777">
      <w:pPr>
        <w:spacing w:before="120" w:after="120"/>
        <w:jc w:val="center"/>
        <w:rPr>
          <w:color w:val="000000" w:themeColor="text1"/>
          <w:sz w:val="26"/>
          <w:szCs w:val="26"/>
        </w:rPr>
      </w:pPr>
      <w:r w:rsidRPr="00135D4B">
        <w:rPr>
          <w:color w:val="000000" w:themeColor="text1"/>
          <w:sz w:val="26"/>
          <w:szCs w:val="26"/>
        </w:rPr>
        <w:t xml:space="preserve">Kính gửi: </w:t>
      </w:r>
      <w:r w:rsidRPr="00135D4B">
        <w:rPr>
          <w:color w:val="000000" w:themeColor="text1"/>
          <w:sz w:val="26"/>
          <w:szCs w:val="26"/>
          <w:lang w:val="vi-VN"/>
        </w:rPr>
        <w:t xml:space="preserve">Công an </w:t>
      </w:r>
      <w:r w:rsidRPr="00135D4B">
        <w:rPr>
          <w:color w:val="000000" w:themeColor="text1"/>
          <w:sz w:val="26"/>
          <w:szCs w:val="26"/>
        </w:rPr>
        <w:t>………</w:t>
      </w:r>
      <w:r w:rsidRPr="00135D4B">
        <w:rPr>
          <w:color w:val="000000" w:themeColor="text1"/>
          <w:sz w:val="26"/>
          <w:szCs w:val="26"/>
          <w:vertAlign w:val="superscript"/>
          <w:lang w:val="vi-VN"/>
        </w:rPr>
        <w:footnoteReference w:id="238"/>
      </w:r>
      <w:r w:rsidRPr="00135D4B">
        <w:rPr>
          <w:color w:val="000000" w:themeColor="text1"/>
          <w:sz w:val="26"/>
          <w:szCs w:val="26"/>
        </w:rPr>
        <w:t>…</w:t>
      </w:r>
      <w:proofErr w:type="gramStart"/>
      <w:r w:rsidRPr="00135D4B">
        <w:rPr>
          <w:color w:val="000000" w:themeColor="text1"/>
          <w:sz w:val="26"/>
          <w:szCs w:val="26"/>
        </w:rPr>
        <w:t>…..</w:t>
      </w:r>
      <w:proofErr w:type="gramEnd"/>
    </w:p>
    <w:p w:rsidRPr="00135D4B" w:rsidR="00A85B96" w:rsidP="00A85B96" w:rsidRDefault="00A85B96" w14:paraId="621671B7" w14:textId="77777777">
      <w:pPr>
        <w:spacing w:before="120" w:after="120"/>
        <w:jc w:val="center"/>
        <w:rPr>
          <w:color w:val="000000" w:themeColor="text1"/>
          <w:sz w:val="26"/>
          <w:szCs w:val="26"/>
        </w:rPr>
      </w:pPr>
    </w:p>
    <w:p w:rsidRPr="00135D4B" w:rsidR="00A85B96" w:rsidP="00A85B96" w:rsidRDefault="00A85B96" w14:paraId="121576EA" w14:textId="77777777">
      <w:pPr>
        <w:spacing w:before="120" w:after="120"/>
        <w:rPr>
          <w:color w:val="000000" w:themeColor="text1"/>
          <w:sz w:val="26"/>
          <w:szCs w:val="26"/>
          <w:lang w:val="vi-VN"/>
        </w:rPr>
      </w:pPr>
      <w:r w:rsidRPr="00135D4B">
        <w:rPr>
          <w:color w:val="000000" w:themeColor="text1"/>
          <w:sz w:val="26"/>
          <w:szCs w:val="26"/>
          <w:lang w:val="vi-VN"/>
        </w:rPr>
        <w:t>Ông (bà):</w:t>
      </w:r>
      <w:r w:rsidRPr="00135D4B">
        <w:rPr>
          <w:color w:val="000000" w:themeColor="text1"/>
          <w:sz w:val="26"/>
          <w:szCs w:val="26"/>
        </w:rPr>
        <w:t xml:space="preserve"> </w:t>
      </w:r>
      <w:r w:rsidRPr="00135D4B">
        <w:rPr>
          <w:color w:val="000000" w:themeColor="text1"/>
          <w:sz w:val="26"/>
          <w:szCs w:val="26"/>
          <w:lang w:val="vi-VN"/>
        </w:rPr>
        <w:t>...............</w:t>
      </w:r>
      <w:r w:rsidRPr="00135D4B">
        <w:rPr>
          <w:color w:val="000000" w:themeColor="text1"/>
          <w:sz w:val="26"/>
          <w:szCs w:val="26"/>
          <w:vertAlign w:val="superscript"/>
          <w:lang w:val="vi-VN"/>
        </w:rPr>
        <w:t xml:space="preserve"> </w:t>
      </w:r>
      <w:r w:rsidRPr="00135D4B">
        <w:rPr>
          <w:color w:val="000000" w:themeColor="text1"/>
          <w:sz w:val="26"/>
          <w:szCs w:val="26"/>
          <w:vertAlign w:val="superscript"/>
          <w:lang w:val="vi-VN"/>
        </w:rPr>
        <w:footnoteReference w:id="239"/>
      </w:r>
      <w:r w:rsidRPr="00135D4B">
        <w:rPr>
          <w:color w:val="000000" w:themeColor="text1"/>
          <w:sz w:val="26"/>
          <w:szCs w:val="26"/>
          <w:lang w:val="vi-VN"/>
        </w:rPr>
        <w:t>............</w:t>
      </w:r>
      <w:r w:rsidRPr="00135D4B">
        <w:rPr>
          <w:color w:val="000000" w:themeColor="text1"/>
          <w:sz w:val="26"/>
          <w:szCs w:val="26"/>
        </w:rPr>
        <w:t>..............</w:t>
      </w:r>
      <w:r w:rsidRPr="00135D4B">
        <w:rPr>
          <w:color w:val="000000" w:themeColor="text1"/>
          <w:sz w:val="26"/>
          <w:szCs w:val="26"/>
          <w:lang w:val="vi-VN"/>
        </w:rPr>
        <w:t>....... đang trong thời gian quản lý sau cai nghiện theo Quyết định số: .........../QĐ-UBND ngày ..... tháng..... năm ...... của UBND xã ..................</w:t>
      </w:r>
      <w:r w:rsidRPr="00135D4B">
        <w:rPr>
          <w:color w:val="000000" w:themeColor="text1"/>
          <w:sz w:val="26"/>
          <w:szCs w:val="26"/>
          <w:vertAlign w:val="superscript"/>
          <w:lang w:val="vi-VN"/>
        </w:rPr>
        <w:t xml:space="preserve"> </w:t>
      </w:r>
      <w:r w:rsidRPr="00135D4B">
        <w:rPr>
          <w:color w:val="000000" w:themeColor="text1"/>
          <w:sz w:val="26"/>
          <w:szCs w:val="26"/>
          <w:vertAlign w:val="superscript"/>
          <w:lang w:val="vi-VN"/>
        </w:rPr>
        <w:footnoteReference w:id="240"/>
      </w:r>
      <w:r w:rsidRPr="00135D4B">
        <w:rPr>
          <w:color w:val="000000" w:themeColor="text1"/>
          <w:sz w:val="26"/>
          <w:szCs w:val="26"/>
          <w:lang w:val="vi-VN"/>
        </w:rPr>
        <w:t>......................... (kèm theo). Nay chuyển đến cư trú tại: ................................................</w:t>
      </w:r>
      <w:r w:rsidRPr="00135D4B">
        <w:rPr>
          <w:color w:val="000000" w:themeColor="text1"/>
          <w:sz w:val="26"/>
          <w:szCs w:val="26"/>
          <w:vertAlign w:val="superscript"/>
          <w:lang w:val="vi-VN"/>
        </w:rPr>
        <w:footnoteReference w:id="241"/>
      </w:r>
      <w:r w:rsidRPr="00135D4B">
        <w:rPr>
          <w:color w:val="000000" w:themeColor="text1"/>
          <w:sz w:val="26"/>
          <w:szCs w:val="26"/>
          <w:lang w:val="vi-VN"/>
        </w:rPr>
        <w:t>.................................................................</w:t>
      </w:r>
    </w:p>
    <w:p w:rsidRPr="00135D4B" w:rsidR="00A85B96" w:rsidP="00A85B96" w:rsidRDefault="00A85B96" w14:paraId="5C7FA508" w14:textId="77777777">
      <w:pPr>
        <w:spacing w:before="120" w:after="120"/>
        <w:rPr>
          <w:color w:val="000000" w:themeColor="text1"/>
          <w:sz w:val="26"/>
          <w:szCs w:val="26"/>
          <w:lang w:val="vi-VN"/>
        </w:rPr>
      </w:pPr>
      <w:r w:rsidRPr="00135D4B">
        <w:rPr>
          <w:color w:val="000000" w:themeColor="text1"/>
          <w:sz w:val="26"/>
          <w:szCs w:val="26"/>
          <w:lang w:val="vi-VN"/>
        </w:rPr>
        <w:t>Căn cứ Nghị định số ...../2026/NĐ-CP ngày .... tháng .... năm 2026 của Chính phủ quy định và hướng dẫn thi hành Luật Phòng, chống ma túy, đề nghị cơ quan Công an…. …….</w:t>
      </w:r>
      <w:r w:rsidR="00EF2D1E">
        <w:rPr>
          <w:color w:val="000000" w:themeColor="text1"/>
          <w:sz w:val="26"/>
          <w:szCs w:val="26"/>
          <w:vertAlign w:val="superscript"/>
        </w:rPr>
        <w:t>4</w:t>
      </w:r>
      <w:r w:rsidRPr="00135D4B">
        <w:rPr>
          <w:color w:val="000000" w:themeColor="text1"/>
          <w:sz w:val="26"/>
          <w:szCs w:val="26"/>
          <w:lang w:val="vi-VN"/>
        </w:rPr>
        <w:t>................... tiếp nhận, quản lý, hỗ trợ trong thời gian quản lý sau cai nghiện đối với: Ông(bà): ................</w:t>
      </w:r>
      <w:r w:rsidR="00EF2D1E">
        <w:rPr>
          <w:color w:val="000000" w:themeColor="text1"/>
          <w:sz w:val="26"/>
          <w:szCs w:val="26"/>
          <w:vertAlign w:val="superscript"/>
        </w:rPr>
        <w:t>5</w:t>
      </w:r>
      <w:r w:rsidRPr="00135D4B">
        <w:rPr>
          <w:color w:val="000000" w:themeColor="text1"/>
          <w:sz w:val="26"/>
          <w:szCs w:val="26"/>
          <w:lang w:val="vi-VN"/>
        </w:rPr>
        <w:t>....................... theo quy định của pháp luật về quản lý sau cai nghiện ma túy.</w:t>
      </w:r>
    </w:p>
    <w:p w:rsidRPr="00135D4B" w:rsidR="00A85B96" w:rsidP="00A85B96" w:rsidRDefault="00A85B96" w14:paraId="27EAFC53" w14:textId="77777777">
      <w:pPr>
        <w:spacing w:before="120" w:after="120"/>
        <w:rPr>
          <w:color w:val="000000" w:themeColor="text1"/>
          <w:sz w:val="26"/>
          <w:szCs w:val="26"/>
          <w:lang w:val="vi-VN"/>
        </w:rPr>
      </w:pPr>
      <w:r w:rsidRPr="00135D4B">
        <w:rPr>
          <w:color w:val="000000" w:themeColor="text1"/>
          <w:sz w:val="26"/>
          <w:szCs w:val="26"/>
          <w:lang w:val="vi-VN"/>
        </w:rPr>
        <w:t>Trân trọng cảm ơn sự hợp tác của quý đơn vị./.</w:t>
      </w:r>
    </w:p>
    <w:p w:rsidRPr="00135D4B" w:rsidR="00A85B96" w:rsidP="00A85B96" w:rsidRDefault="00A85B96" w14:paraId="7CDEBC83" w14:textId="77777777">
      <w:pPr>
        <w:spacing w:before="120" w:after="120"/>
        <w:rPr>
          <w:color w:val="000000" w:themeColor="text1"/>
          <w:sz w:val="26"/>
          <w:szCs w:val="26"/>
          <w:lang w:val="vi-VN"/>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48"/>
        <w:gridCol w:w="4824"/>
      </w:tblGrid>
      <w:tr w:rsidRPr="00135D4B" w:rsidR="00135D4B" w:rsidTr="0014132C" w14:paraId="6C3A5D5E" w14:textId="77777777">
        <w:trPr>
          <w:tblCellSpacing w:w="0" w:type="dxa"/>
          <w:jc w:val="center"/>
        </w:trPr>
        <w:tc>
          <w:tcPr>
            <w:tcW w:w="4428" w:type="dxa"/>
            <w:shd w:val="clear" w:color="auto" w:fill="FFFFFF"/>
            <w:tcMar>
              <w:top w:w="0" w:type="dxa"/>
              <w:left w:w="108" w:type="dxa"/>
              <w:bottom w:w="0" w:type="dxa"/>
              <w:right w:w="108" w:type="dxa"/>
            </w:tcMar>
            <w:hideMark/>
          </w:tcPr>
          <w:p w:rsidRPr="00135D4B" w:rsidR="00A85B96" w:rsidP="0014132C" w:rsidRDefault="00A85B96" w14:paraId="07F2EEEB" w14:textId="77777777">
            <w:pPr>
              <w:ind w:firstLine="0"/>
              <w:jc w:val="left"/>
              <w:rPr>
                <w:color w:val="000000" w:themeColor="text1"/>
                <w:sz w:val="22"/>
                <w:lang w:val="vi-VN"/>
              </w:rPr>
            </w:pP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lang w:val="vi-VN"/>
              </w:rPr>
              <w:t>- Như trên;</w:t>
            </w:r>
          </w:p>
          <w:p w:rsidRPr="00135D4B" w:rsidR="00A85B96" w:rsidP="0014132C" w:rsidRDefault="00A85B96" w14:paraId="0DC474A2" w14:textId="77777777">
            <w:pPr>
              <w:ind w:firstLine="0"/>
              <w:jc w:val="left"/>
              <w:rPr>
                <w:color w:val="000000" w:themeColor="text1"/>
                <w:sz w:val="26"/>
                <w:szCs w:val="26"/>
                <w:lang w:val="vi-VN"/>
              </w:rPr>
            </w:pPr>
            <w:r w:rsidRPr="00135D4B">
              <w:rPr>
                <w:color w:val="000000" w:themeColor="text1"/>
                <w:sz w:val="22"/>
                <w:lang w:val="vi-VN"/>
              </w:rPr>
              <w:t>- Ông (bà)........</w:t>
            </w:r>
            <w:r w:rsidRPr="00135D4B">
              <w:rPr>
                <w:color w:val="000000" w:themeColor="text1"/>
                <w:sz w:val="22"/>
                <w:vertAlign w:val="superscript"/>
                <w:lang w:val="vi-VN"/>
              </w:rPr>
              <w:t>4</w:t>
            </w:r>
            <w:r w:rsidRPr="00135D4B">
              <w:rPr>
                <w:color w:val="000000" w:themeColor="text1"/>
                <w:sz w:val="22"/>
                <w:lang w:val="vi-VN"/>
              </w:rPr>
              <w:t>......;</w:t>
            </w:r>
            <w:r w:rsidRPr="00135D4B">
              <w:rPr>
                <w:color w:val="000000" w:themeColor="text1"/>
                <w:sz w:val="22"/>
                <w:lang w:val="vi-VN"/>
              </w:rPr>
              <w:br/>
            </w:r>
            <w:r w:rsidRPr="00135D4B">
              <w:rPr>
                <w:color w:val="000000" w:themeColor="text1"/>
                <w:sz w:val="22"/>
                <w:lang w:val="vi-VN"/>
              </w:rPr>
              <w:t>- Lưu.................</w:t>
            </w:r>
          </w:p>
        </w:tc>
        <w:tc>
          <w:tcPr>
            <w:tcW w:w="5046" w:type="dxa"/>
            <w:shd w:val="clear" w:color="auto" w:fill="FFFFFF"/>
            <w:tcMar>
              <w:top w:w="0" w:type="dxa"/>
              <w:left w:w="108" w:type="dxa"/>
              <w:bottom w:w="0" w:type="dxa"/>
              <w:right w:w="108" w:type="dxa"/>
            </w:tcMar>
            <w:hideMark/>
          </w:tcPr>
          <w:p w:rsidRPr="00135D4B" w:rsidR="00A85B96" w:rsidP="0014132C" w:rsidRDefault="00A85B96" w14:paraId="44BB145D" w14:textId="77777777">
            <w:pPr>
              <w:ind w:firstLine="59"/>
              <w:jc w:val="center"/>
              <w:rPr>
                <w:b/>
                <w:iCs/>
                <w:color w:val="000000" w:themeColor="text1"/>
                <w:sz w:val="26"/>
                <w:szCs w:val="26"/>
                <w:lang w:val="vi-VN"/>
              </w:rPr>
            </w:pPr>
            <w:r w:rsidRPr="00135D4B">
              <w:rPr>
                <w:b/>
                <w:iCs/>
                <w:color w:val="000000" w:themeColor="text1"/>
                <w:sz w:val="26"/>
                <w:szCs w:val="26"/>
                <w:lang w:val="vi-VN"/>
              </w:rPr>
              <w:t>TRƯỞNG CÔNG AN......</w:t>
            </w:r>
          </w:p>
          <w:p w:rsidRPr="00135D4B" w:rsidR="00A85B96" w:rsidP="0014132C" w:rsidRDefault="00A85B96" w14:paraId="5808FF63" w14:textId="77777777">
            <w:pPr>
              <w:rPr>
                <w:color w:val="000000" w:themeColor="text1"/>
                <w:sz w:val="26"/>
                <w:szCs w:val="26"/>
                <w:lang w:val="vi-VN"/>
              </w:rPr>
            </w:pPr>
            <w:r w:rsidRPr="00135D4B">
              <w:rPr>
                <w:i/>
                <w:iCs/>
                <w:color w:val="000000" w:themeColor="text1"/>
                <w:szCs w:val="26"/>
                <w:lang w:val="vi-VN"/>
              </w:rPr>
              <w:t>(Ký và ghi rõ họ tên, đóng dấu)</w:t>
            </w:r>
          </w:p>
        </w:tc>
      </w:tr>
    </w:tbl>
    <w:p w:rsidRPr="00135D4B" w:rsidR="00A85B96" w:rsidP="00A85B96" w:rsidRDefault="00A85B96" w14:paraId="161CC847" w14:textId="77777777">
      <w:pPr>
        <w:rPr>
          <w:b/>
          <w:color w:val="000000" w:themeColor="text1"/>
          <w:sz w:val="25"/>
          <w:szCs w:val="25"/>
          <w:lang w:val="vi-VN"/>
        </w:rPr>
      </w:pPr>
    </w:p>
    <w:p w:rsidRPr="00135D4B" w:rsidR="00A85B96" w:rsidP="00A85B96" w:rsidRDefault="00A85B96" w14:paraId="693BF946" w14:textId="77777777">
      <w:pPr>
        <w:rPr>
          <w:b/>
          <w:color w:val="000000" w:themeColor="text1"/>
          <w:sz w:val="25"/>
          <w:szCs w:val="25"/>
          <w:lang w:val="vi-VN"/>
        </w:rPr>
      </w:pPr>
      <w:r w:rsidRPr="00135D4B">
        <w:rPr>
          <w:b/>
          <w:color w:val="000000" w:themeColor="text1"/>
          <w:sz w:val="25"/>
          <w:szCs w:val="25"/>
          <w:lang w:val="vi-VN"/>
        </w:rPr>
        <w:br w:type="page"/>
      </w:r>
    </w:p>
    <w:p w:rsidRPr="00532D4B" w:rsidR="00BD37A9" w:rsidP="00792F43" w:rsidRDefault="00BD37A9" w14:paraId="3CD6D616" w14:textId="5971C359">
      <w:pPr>
        <w:jc w:val="right"/>
        <w:rPr>
          <w:b/>
          <w:color w:val="000000" w:themeColor="text1"/>
          <w:sz w:val="25"/>
          <w:szCs w:val="25"/>
        </w:rPr>
      </w:pPr>
      <w:r w:rsidRPr="00135D4B">
        <w:rPr>
          <w:b/>
          <w:color w:val="000000" w:themeColor="text1"/>
          <w:sz w:val="25"/>
          <w:szCs w:val="25"/>
          <w:lang w:val="vi-VN"/>
        </w:rPr>
        <w:t xml:space="preserve">Mẫu số </w:t>
      </w:r>
      <w:r w:rsidRPr="00135D4B">
        <w:rPr>
          <w:b/>
          <w:color w:val="000000" w:themeColor="text1"/>
          <w:sz w:val="25"/>
          <w:szCs w:val="25"/>
        </w:rPr>
        <w:t>5</w:t>
      </w:r>
      <w:r w:rsidR="00794B13">
        <w:rPr>
          <w:b/>
          <w:color w:val="000000" w:themeColor="text1"/>
          <w:sz w:val="25"/>
          <w:szCs w:val="25"/>
        </w:rPr>
        <w:t>5</w:t>
      </w:r>
    </w:p>
    <w:p w:rsidRPr="00135D4B" w:rsidR="00BD37A9" w:rsidP="00BD37A9" w:rsidRDefault="00BD37A9" w14:paraId="18DFD3CD" w14:textId="77777777">
      <w:pPr>
        <w:rPr>
          <w:b/>
          <w:color w:val="000000" w:themeColor="text1"/>
          <w:sz w:val="25"/>
          <w:szCs w:val="25"/>
          <w:lang w:val="vi-VN"/>
        </w:rPr>
      </w:pPr>
    </w:p>
    <w:tbl>
      <w:tblPr>
        <w:tblW w:w="0" w:type="auto"/>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508"/>
      </w:tblGrid>
      <w:tr w:rsidRPr="00135D4B" w:rsidR="00135D4B" w:rsidTr="00041B82" w14:paraId="391DB6FE" w14:textId="77777777">
        <w:tc>
          <w:tcPr>
            <w:tcW w:w="3828" w:type="dxa"/>
            <w:tcBorders>
              <w:top w:val="nil"/>
              <w:left w:val="nil"/>
              <w:bottom w:val="nil"/>
              <w:right w:val="nil"/>
              <w:tl2br w:val="nil"/>
              <w:tr2bl w:val="nil"/>
            </w:tcBorders>
            <w:tcMar>
              <w:top w:w="0" w:type="dxa"/>
              <w:left w:w="108" w:type="dxa"/>
              <w:bottom w:w="0" w:type="dxa"/>
              <w:right w:w="108" w:type="dxa"/>
            </w:tcMar>
          </w:tcPr>
          <w:p w:rsidRPr="00314A5E" w:rsidR="00BD37A9" w:rsidP="0014132C" w:rsidRDefault="00BD37A9" w14:paraId="5DCD0FBA" w14:textId="77777777">
            <w:pPr>
              <w:ind w:firstLine="34"/>
              <w:jc w:val="center"/>
              <w:rPr>
                <w:bCs/>
                <w:color w:val="000000" w:themeColor="text1"/>
                <w:szCs w:val="28"/>
                <w:lang w:val="vi-VN"/>
              </w:rPr>
            </w:pPr>
            <w:r w:rsidRPr="00314A5E">
              <w:rPr>
                <w:bCs/>
                <w:color w:val="000000" w:themeColor="text1"/>
                <w:szCs w:val="28"/>
                <w:lang w:val="vi-VN"/>
              </w:rPr>
              <w:t>ỦY BAN NHÂN DÂN</w:t>
            </w:r>
          </w:p>
          <w:p w:rsidRPr="00041B82" w:rsidR="00BD37A9" w:rsidP="0014132C" w:rsidRDefault="00BD37A9" w14:paraId="1EE12B83" w14:textId="77777777">
            <w:pPr>
              <w:ind w:firstLine="34"/>
              <w:jc w:val="center"/>
              <w:rPr>
                <w:color w:val="000000" w:themeColor="text1"/>
                <w:szCs w:val="28"/>
              </w:rPr>
            </w:pPr>
            <w:r w:rsidRPr="00314A5E">
              <w:rPr>
                <w:bCs/>
                <w:color w:val="000000" w:themeColor="text1"/>
                <w:szCs w:val="28"/>
                <w:lang w:val="vi-VN"/>
              </w:rPr>
              <w:t xml:space="preserve">CẤP </w:t>
            </w:r>
            <w:r w:rsidRPr="00314A5E" w:rsidR="00041B82">
              <w:rPr>
                <w:bCs/>
                <w:color w:val="000000" w:themeColor="text1"/>
                <w:szCs w:val="28"/>
              </w:rPr>
              <w:t>CẤP TỈNH</w:t>
            </w:r>
            <w:r w:rsidRPr="00135D4B">
              <w:rPr>
                <w:b/>
                <w:color w:val="000000" w:themeColor="text1"/>
                <w:szCs w:val="28"/>
                <w:lang w:val="vi-VN"/>
              </w:rPr>
              <w:t xml:space="preserve"> </w:t>
            </w:r>
            <w:r w:rsidRPr="00135D4B">
              <w:rPr>
                <w:color w:val="000000" w:themeColor="text1"/>
                <w:szCs w:val="28"/>
                <w:lang w:val="vi-VN"/>
              </w:rPr>
              <w:t>............</w:t>
            </w:r>
            <w:r w:rsidRPr="00135D4B">
              <w:rPr>
                <w:rStyle w:val="FootnoteReference"/>
                <w:color w:val="000000" w:themeColor="text1"/>
                <w:szCs w:val="28"/>
                <w:lang w:val="vi-VN"/>
              </w:rPr>
              <w:footnoteReference w:id="242"/>
            </w:r>
            <w:r w:rsidRPr="00135D4B">
              <w:rPr>
                <w:color w:val="000000" w:themeColor="text1"/>
                <w:szCs w:val="28"/>
                <w:lang w:val="vi-VN"/>
              </w:rPr>
              <w:t>..............</w:t>
            </w:r>
          </w:p>
          <w:p w:rsidRPr="00314A5E" w:rsidR="00041B82" w:rsidP="0014132C" w:rsidRDefault="00041B82" w14:paraId="3F4F0B5E" w14:textId="77777777">
            <w:pPr>
              <w:ind w:firstLine="34"/>
              <w:jc w:val="center"/>
              <w:rPr>
                <w:b/>
                <w:bCs/>
                <w:color w:val="000000" w:themeColor="text1"/>
                <w:szCs w:val="28"/>
              </w:rPr>
            </w:pPr>
            <w:r w:rsidRPr="00314A5E">
              <w:rPr>
                <w:b/>
                <w:bCs/>
                <w:color w:val="000000" w:themeColor="text1"/>
                <w:szCs w:val="28"/>
              </w:rPr>
              <w:t>ỦY BAN NHÂN DÂN CẤP XÃ….</w:t>
            </w:r>
            <w:r w:rsidRPr="00314A5E">
              <w:rPr>
                <w:rStyle w:val="FootnoteReference"/>
                <w:b/>
                <w:bCs/>
                <w:color w:val="000000" w:themeColor="text1"/>
                <w:szCs w:val="28"/>
              </w:rPr>
              <w:footnoteReference w:id="243"/>
            </w:r>
            <w:r w:rsidR="00314A5E">
              <w:rPr>
                <w:b/>
                <w:bCs/>
                <w:color w:val="000000" w:themeColor="text1"/>
                <w:szCs w:val="28"/>
              </w:rPr>
              <w:t>………….</w:t>
            </w:r>
          </w:p>
          <w:p w:rsidRPr="00135D4B" w:rsidR="00BD37A9" w:rsidP="0014132C" w:rsidRDefault="00BD37A9" w14:paraId="5673F9A0" w14:textId="77777777">
            <w:pPr>
              <w:ind w:firstLine="0"/>
              <w:jc w:val="center"/>
              <w:rPr>
                <w:color w:val="000000" w:themeColor="text1"/>
                <w:szCs w:val="28"/>
                <w:vertAlign w:val="superscript"/>
              </w:rPr>
            </w:pPr>
            <w:r w:rsidRPr="00135D4B">
              <w:rPr>
                <w:color w:val="000000" w:themeColor="text1"/>
                <w:szCs w:val="28"/>
                <w:vertAlign w:val="superscript"/>
              </w:rPr>
              <w:t>____________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BD37A9" w:rsidP="0014132C" w:rsidRDefault="00BD37A9" w14:paraId="3A3C5F38" w14:textId="77777777">
            <w:pPr>
              <w:ind w:firstLine="34"/>
              <w:jc w:val="center"/>
              <w:rPr>
                <w:color w:val="000000" w:themeColor="text1"/>
                <w:szCs w:val="28"/>
                <w:vertAlign w:val="superscript"/>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r w:rsidRPr="00135D4B">
              <w:rPr>
                <w:b/>
                <w:bCs/>
                <w:color w:val="000000" w:themeColor="text1"/>
                <w:szCs w:val="28"/>
                <w:lang w:val="vi-VN"/>
              </w:rPr>
              <w:br/>
            </w:r>
            <w:r w:rsidRPr="00135D4B">
              <w:rPr>
                <w:color w:val="000000" w:themeColor="text1"/>
                <w:szCs w:val="28"/>
                <w:vertAlign w:val="superscript"/>
              </w:rPr>
              <w:t>______________________________________________</w:t>
            </w:r>
          </w:p>
        </w:tc>
      </w:tr>
      <w:tr w:rsidRPr="00135D4B" w:rsidR="00BD37A9" w:rsidTr="00041B82" w14:paraId="5FE11DF1" w14:textId="77777777">
        <w:tblPrEx>
          <w:tblBorders>
            <w:top w:val="none" w:color="auto" w:sz="0" w:space="0"/>
            <w:bottom w:val="none" w:color="auto" w:sz="0" w:space="0"/>
            <w:insideH w:val="none" w:color="auto" w:sz="0" w:space="0"/>
            <w:insideV w:val="none" w:color="auto" w:sz="0" w:space="0"/>
          </w:tblBorders>
        </w:tblPrEx>
        <w:tc>
          <w:tcPr>
            <w:tcW w:w="3828" w:type="dxa"/>
            <w:tcBorders>
              <w:top w:val="nil"/>
              <w:left w:val="nil"/>
              <w:bottom w:val="nil"/>
              <w:right w:val="nil"/>
              <w:tl2br w:val="nil"/>
              <w:tr2bl w:val="nil"/>
            </w:tcBorders>
            <w:tcMar>
              <w:top w:w="0" w:type="dxa"/>
              <w:left w:w="108" w:type="dxa"/>
              <w:bottom w:w="0" w:type="dxa"/>
              <w:right w:w="108" w:type="dxa"/>
            </w:tcMar>
          </w:tcPr>
          <w:p w:rsidRPr="00135D4B" w:rsidR="00BD37A9" w:rsidP="0014132C" w:rsidRDefault="00BD37A9" w14:paraId="44020B56" w14:textId="77777777">
            <w:pPr>
              <w:ind w:firstLine="34"/>
              <w:jc w:val="center"/>
              <w:rPr>
                <w:color w:val="000000" w:themeColor="text1"/>
                <w:sz w:val="28"/>
                <w:szCs w:val="28"/>
                <w:lang w:val="vi-VN"/>
              </w:rPr>
            </w:pPr>
            <w:r w:rsidRPr="00135D4B">
              <w:rPr>
                <w:color w:val="000000" w:themeColor="text1"/>
                <w:sz w:val="26"/>
                <w:szCs w:val="28"/>
                <w:lang w:val="vi-VN"/>
              </w:rPr>
              <w:t>Số:       /QĐ-UBND</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BD37A9" w:rsidP="0014132C" w:rsidRDefault="00BD37A9" w14:paraId="1D79ACA6" w14:textId="77777777">
            <w:pPr>
              <w:ind w:firstLine="34"/>
              <w:jc w:val="center"/>
              <w:rPr>
                <w:color w:val="000000" w:themeColor="text1"/>
                <w:sz w:val="28"/>
                <w:szCs w:val="28"/>
              </w:rPr>
            </w:pPr>
            <w:r w:rsidRPr="00135D4B">
              <w:rPr>
                <w:i/>
                <w:color w:val="000000" w:themeColor="text1"/>
                <w:sz w:val="28"/>
                <w:szCs w:val="28"/>
              </w:rPr>
              <w:t>……</w:t>
            </w:r>
            <w:r w:rsidRPr="00135D4B">
              <w:rPr>
                <w:i/>
                <w:color w:val="000000" w:themeColor="text1"/>
                <w:sz w:val="28"/>
                <w:szCs w:val="28"/>
                <w:vertAlign w:val="superscript"/>
              </w:rPr>
              <w:footnoteReference w:id="244"/>
            </w:r>
            <w:r w:rsidRPr="00135D4B">
              <w:rPr>
                <w:i/>
                <w:color w:val="000000" w:themeColor="text1"/>
                <w:sz w:val="28"/>
                <w:szCs w:val="28"/>
              </w:rPr>
              <w:t>......, ngày .... tháng ... năm ……</w:t>
            </w:r>
          </w:p>
        </w:tc>
      </w:tr>
    </w:tbl>
    <w:p w:rsidRPr="00135D4B" w:rsidR="00BD37A9" w:rsidP="00BD37A9" w:rsidRDefault="00BD37A9" w14:paraId="5A4684E2" w14:textId="77777777">
      <w:pPr>
        <w:tabs>
          <w:tab w:val="right" w:leader="dot" w:pos="6237"/>
        </w:tabs>
        <w:jc w:val="center"/>
        <w:rPr>
          <w:b/>
          <w:color w:val="000000" w:themeColor="text1"/>
          <w:sz w:val="26"/>
          <w:szCs w:val="26"/>
        </w:rPr>
      </w:pPr>
    </w:p>
    <w:p w:rsidRPr="00135D4B" w:rsidR="00BD37A9" w:rsidP="00BD37A9" w:rsidRDefault="00BD37A9" w14:paraId="5E64C63D" w14:textId="77777777">
      <w:pPr>
        <w:tabs>
          <w:tab w:val="right" w:leader="dot" w:pos="6237"/>
        </w:tabs>
        <w:ind w:firstLine="0"/>
        <w:jc w:val="center"/>
        <w:rPr>
          <w:b/>
          <w:color w:val="000000" w:themeColor="text1"/>
          <w:sz w:val="26"/>
          <w:szCs w:val="26"/>
        </w:rPr>
      </w:pPr>
      <w:r w:rsidRPr="00135D4B">
        <w:rPr>
          <w:b/>
          <w:color w:val="000000" w:themeColor="text1"/>
          <w:sz w:val="26"/>
          <w:szCs w:val="26"/>
        </w:rPr>
        <w:t>QUYẾT ĐỊNH</w:t>
      </w:r>
    </w:p>
    <w:p w:rsidRPr="00135D4B" w:rsidR="00BD37A9" w:rsidP="00BD37A9" w:rsidRDefault="00BD37A9" w14:paraId="5B1600D4" w14:textId="77777777">
      <w:pPr>
        <w:tabs>
          <w:tab w:val="right" w:leader="dot" w:pos="6237"/>
        </w:tabs>
        <w:ind w:firstLine="0"/>
        <w:jc w:val="center"/>
        <w:rPr>
          <w:b/>
          <w:bCs/>
          <w:color w:val="000000" w:themeColor="text1"/>
          <w:sz w:val="26"/>
          <w:szCs w:val="26"/>
        </w:rPr>
      </w:pPr>
      <w:r w:rsidRPr="00135D4B">
        <w:rPr>
          <w:rFonts w:eastAsia="Calibri"/>
          <w:b/>
          <w:bCs/>
          <w:color w:val="000000" w:themeColor="text1"/>
          <w:sz w:val="28"/>
          <w:szCs w:val="28"/>
        </w:rPr>
        <w:t>P</w:t>
      </w:r>
      <w:r w:rsidRPr="00135D4B">
        <w:rPr>
          <w:rFonts w:eastAsia="Calibri"/>
          <w:b/>
          <w:bCs/>
          <w:color w:val="000000" w:themeColor="text1"/>
          <w:sz w:val="28"/>
          <w:szCs w:val="28"/>
          <w:lang w:val="vi-VN"/>
        </w:rPr>
        <w:t xml:space="preserve">hân công </w:t>
      </w:r>
      <w:r w:rsidR="00316D79">
        <w:rPr>
          <w:rFonts w:eastAsia="Calibri"/>
          <w:b/>
          <w:bCs/>
          <w:color w:val="000000" w:themeColor="text1"/>
          <w:sz w:val="28"/>
          <w:szCs w:val="28"/>
        </w:rPr>
        <w:t xml:space="preserve">Tổ </w:t>
      </w:r>
      <w:r w:rsidRPr="00135D4B">
        <w:rPr>
          <w:rFonts w:eastAsia="Calibri"/>
          <w:b/>
          <w:bCs/>
          <w:color w:val="000000" w:themeColor="text1"/>
          <w:sz w:val="28"/>
          <w:szCs w:val="28"/>
          <w:lang w:val="vi-VN"/>
        </w:rPr>
        <w:t>quản lý, hỗ trợ xã hội sau cai nghiện ma túy</w:t>
      </w:r>
      <w:r w:rsidRPr="00135D4B">
        <w:rPr>
          <w:rFonts w:eastAsia="Calibri"/>
          <w:b/>
          <w:bCs/>
          <w:color w:val="000000" w:themeColor="text1"/>
          <w:sz w:val="28"/>
          <w:szCs w:val="28"/>
        </w:rPr>
        <w:t xml:space="preserve"> tại nơi cư trú</w:t>
      </w:r>
    </w:p>
    <w:p w:rsidRPr="00135D4B" w:rsidR="00BD37A9" w:rsidP="00BD37A9" w:rsidRDefault="00BD37A9" w14:paraId="762AA9B7" w14:textId="77777777">
      <w:pPr>
        <w:ind w:firstLine="0"/>
        <w:jc w:val="center"/>
        <w:rPr>
          <w:b/>
          <w:color w:val="000000" w:themeColor="text1"/>
          <w:sz w:val="26"/>
          <w:szCs w:val="26"/>
        </w:rPr>
      </w:pPr>
      <w:r w:rsidRPr="00135D4B">
        <w:rPr>
          <w:b/>
          <w:color w:val="000000" w:themeColor="text1"/>
          <w:sz w:val="26"/>
          <w:szCs w:val="26"/>
        </w:rPr>
        <w:t>_____________</w:t>
      </w:r>
    </w:p>
    <w:p w:rsidRPr="00135D4B" w:rsidR="00BD37A9" w:rsidP="00314A5E" w:rsidRDefault="00BD37A9" w14:paraId="5DBDD67A" w14:textId="77777777">
      <w:pPr>
        <w:tabs>
          <w:tab w:val="right" w:leader="dot" w:pos="0"/>
        </w:tabs>
        <w:spacing w:before="120" w:after="120"/>
        <w:rPr>
          <w:b/>
          <w:color w:val="000000" w:themeColor="text1"/>
          <w:szCs w:val="26"/>
        </w:rPr>
      </w:pPr>
      <w:r w:rsidRPr="00135D4B">
        <w:rPr>
          <w:b/>
          <w:color w:val="000000" w:themeColor="text1"/>
          <w:szCs w:val="26"/>
        </w:rPr>
        <w:tab/>
      </w:r>
      <w:r w:rsidRPr="00135D4B">
        <w:rPr>
          <w:b/>
          <w:color w:val="000000" w:themeColor="text1"/>
          <w:szCs w:val="26"/>
        </w:rPr>
        <w:tab/>
      </w:r>
      <w:r w:rsidRPr="00135D4B">
        <w:rPr>
          <w:b/>
          <w:color w:val="000000" w:themeColor="text1"/>
          <w:szCs w:val="26"/>
        </w:rPr>
        <w:tab/>
      </w:r>
      <w:r w:rsidRPr="00135D4B">
        <w:rPr>
          <w:b/>
          <w:color w:val="000000" w:themeColor="text1"/>
          <w:szCs w:val="26"/>
        </w:rPr>
        <w:t>CHỦ TỊCH UBND ………….</w:t>
      </w:r>
      <w:r w:rsidR="00314A5E">
        <w:rPr>
          <w:b/>
          <w:color w:val="000000" w:themeColor="text1"/>
          <w:szCs w:val="26"/>
          <w:vertAlign w:val="superscript"/>
        </w:rPr>
        <w:t>2</w:t>
      </w:r>
      <w:r w:rsidRPr="00135D4B">
        <w:rPr>
          <w:b/>
          <w:color w:val="000000" w:themeColor="text1"/>
          <w:szCs w:val="26"/>
        </w:rPr>
        <w:t>………</w:t>
      </w:r>
    </w:p>
    <w:p w:rsidR="00576E2B" w:rsidP="00BD37A9" w:rsidRDefault="00576E2B" w14:paraId="56D9F00B" w14:textId="77777777">
      <w:pPr>
        <w:spacing w:before="60" w:after="60"/>
        <w:rPr>
          <w:i/>
          <w:color w:val="000000" w:themeColor="text1"/>
          <w:sz w:val="26"/>
          <w:szCs w:val="26"/>
          <w:lang w:val="pt-BR"/>
        </w:rPr>
      </w:pPr>
    </w:p>
    <w:p w:rsidRPr="00135D4B" w:rsidR="00BD37A9" w:rsidP="00BD37A9" w:rsidRDefault="00BD37A9" w14:paraId="01DABB27"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color w:val="000000" w:themeColor="text1"/>
          <w:sz w:val="26"/>
          <w:szCs w:val="26"/>
        </w:rPr>
        <w:t>;</w:t>
      </w:r>
    </w:p>
    <w:p w:rsidRPr="00135D4B" w:rsidR="00BD37A9" w:rsidP="00BD37A9" w:rsidRDefault="00BD37A9" w14:paraId="3F4A82E3" w14:textId="77777777">
      <w:pPr>
        <w:tabs>
          <w:tab w:val="right" w:leader="dot" w:pos="9356"/>
        </w:tabs>
        <w:spacing w:before="120" w:after="120"/>
        <w:rPr>
          <w:i/>
          <w:color w:val="000000" w:themeColor="text1"/>
          <w:sz w:val="26"/>
          <w:szCs w:val="26"/>
        </w:rPr>
      </w:pPr>
      <w:r w:rsidRPr="00135D4B">
        <w:rPr>
          <w:i/>
          <w:color w:val="000000" w:themeColor="text1"/>
          <w:sz w:val="26"/>
          <w:szCs w:val="26"/>
        </w:rPr>
        <w:t xml:space="preserve">Theo đề nghị của Trưởng Công an </w:t>
      </w:r>
      <w:r w:rsidRPr="00135D4B">
        <w:rPr>
          <w:i/>
          <w:color w:val="000000" w:themeColor="text1"/>
          <w:sz w:val="26"/>
          <w:szCs w:val="26"/>
          <w:lang w:val="vi-VN"/>
        </w:rPr>
        <w:t>....................................</w:t>
      </w:r>
      <w:r w:rsidRPr="00135D4B">
        <w:rPr>
          <w:i/>
          <w:color w:val="000000" w:themeColor="text1"/>
          <w:sz w:val="26"/>
          <w:szCs w:val="26"/>
        </w:rPr>
        <w:t>,</w:t>
      </w:r>
    </w:p>
    <w:p w:rsidRPr="00135D4B" w:rsidR="00BD37A9" w:rsidP="00BD37A9" w:rsidRDefault="00BD37A9" w14:paraId="288C0F64" w14:textId="77777777">
      <w:pPr>
        <w:tabs>
          <w:tab w:val="right" w:leader="dot" w:pos="0"/>
        </w:tabs>
        <w:spacing w:before="120" w:after="120"/>
        <w:jc w:val="center"/>
        <w:rPr>
          <w:b/>
          <w:color w:val="000000" w:themeColor="text1"/>
          <w:szCs w:val="26"/>
        </w:rPr>
      </w:pPr>
      <w:r w:rsidRPr="00135D4B">
        <w:rPr>
          <w:b/>
          <w:color w:val="000000" w:themeColor="text1"/>
          <w:szCs w:val="26"/>
        </w:rPr>
        <w:t>QUYẾT ĐỊNH:</w:t>
      </w:r>
    </w:p>
    <w:p w:rsidRPr="00135D4B" w:rsidR="00BD37A9" w:rsidP="00BD37A9" w:rsidRDefault="00BD37A9" w14:paraId="20374067" w14:textId="77777777">
      <w:pPr>
        <w:shd w:val="clear" w:color="auto" w:fill="FFFFFF"/>
        <w:spacing w:before="120" w:after="120"/>
        <w:rPr>
          <w:color w:val="000000" w:themeColor="text1"/>
          <w:sz w:val="26"/>
          <w:szCs w:val="26"/>
        </w:rPr>
      </w:pPr>
      <w:r w:rsidRPr="00135D4B">
        <w:rPr>
          <w:b/>
          <w:bCs/>
          <w:color w:val="000000" w:themeColor="text1"/>
          <w:sz w:val="26"/>
          <w:szCs w:val="26"/>
        </w:rPr>
        <w:t>Điều 1. </w:t>
      </w:r>
      <w:r w:rsidRPr="00135D4B" w:rsidR="00A85B96">
        <w:rPr>
          <w:color w:val="000000" w:themeColor="text1"/>
          <w:sz w:val="26"/>
          <w:szCs w:val="26"/>
        </w:rPr>
        <w:t>Thành lập Tổ quản lý</w:t>
      </w:r>
      <w:r w:rsidRPr="00135D4B">
        <w:rPr>
          <w:color w:val="000000" w:themeColor="text1"/>
          <w:sz w:val="26"/>
          <w:szCs w:val="26"/>
        </w:rPr>
        <w:t>, hỗ trợ xã hội tại nơi cư trú đối với người bị quản lý sau cai tại nơi cư trú như sau:</w:t>
      </w:r>
    </w:p>
    <w:p w:rsidRPr="00135D4B" w:rsidR="00BD37A9" w:rsidP="00BD37A9" w:rsidRDefault="00BD37A9" w14:paraId="02AE776E" w14:textId="77777777">
      <w:pPr>
        <w:pStyle w:val="ListParagraph"/>
        <w:numPr>
          <w:ilvl w:val="0"/>
          <w:numId w:val="10"/>
        </w:numPr>
        <w:shd w:val="clear" w:color="auto" w:fill="FFFFFF"/>
        <w:spacing w:before="120" w:after="120"/>
        <w:rPr>
          <w:bCs/>
          <w:color w:val="000000" w:themeColor="text1"/>
          <w:sz w:val="26"/>
          <w:szCs w:val="26"/>
        </w:rPr>
      </w:pPr>
      <w:r w:rsidRPr="00135D4B">
        <w:rPr>
          <w:bCs/>
          <w:color w:val="000000" w:themeColor="text1"/>
          <w:sz w:val="26"/>
          <w:szCs w:val="26"/>
        </w:rPr>
        <w:t>Đồng chí…………………</w:t>
      </w:r>
      <w:proofErr w:type="gramStart"/>
      <w:r w:rsidRPr="00135D4B">
        <w:rPr>
          <w:bCs/>
          <w:color w:val="000000" w:themeColor="text1"/>
          <w:sz w:val="26"/>
          <w:szCs w:val="26"/>
        </w:rPr>
        <w:t>….Công</w:t>
      </w:r>
      <w:proofErr w:type="gramEnd"/>
      <w:r w:rsidRPr="00135D4B">
        <w:rPr>
          <w:bCs/>
          <w:color w:val="000000" w:themeColor="text1"/>
          <w:sz w:val="26"/>
          <w:szCs w:val="26"/>
        </w:rPr>
        <w:t xml:space="preserve"> an xã </w:t>
      </w:r>
      <w:r w:rsidRPr="00135D4B" w:rsidR="00A85B96">
        <w:rPr>
          <w:bCs/>
          <w:color w:val="000000" w:themeColor="text1"/>
          <w:sz w:val="26"/>
          <w:szCs w:val="26"/>
        </w:rPr>
        <w:t>-</w:t>
      </w:r>
      <w:r w:rsidRPr="00135D4B">
        <w:rPr>
          <w:bCs/>
          <w:color w:val="000000" w:themeColor="text1"/>
          <w:sz w:val="26"/>
          <w:szCs w:val="26"/>
        </w:rPr>
        <w:t xml:space="preserve"> Tổ trưởng;</w:t>
      </w:r>
    </w:p>
    <w:p w:rsidRPr="00135D4B" w:rsidR="00BD37A9" w:rsidP="00BD37A9" w:rsidRDefault="00BD37A9" w14:paraId="7A28596D" w14:textId="77777777">
      <w:pPr>
        <w:pStyle w:val="ListParagraph"/>
        <w:numPr>
          <w:ilvl w:val="0"/>
          <w:numId w:val="10"/>
        </w:numPr>
        <w:shd w:val="clear" w:color="auto" w:fill="FFFFFF"/>
        <w:spacing w:before="120" w:after="120"/>
        <w:rPr>
          <w:bCs/>
          <w:color w:val="000000" w:themeColor="text1"/>
          <w:sz w:val="26"/>
          <w:szCs w:val="26"/>
        </w:rPr>
      </w:pPr>
      <w:r w:rsidRPr="00135D4B">
        <w:rPr>
          <w:bCs/>
          <w:color w:val="000000" w:themeColor="text1"/>
          <w:sz w:val="26"/>
          <w:szCs w:val="26"/>
        </w:rPr>
        <w:t>Đồng chí…………………</w:t>
      </w:r>
      <w:proofErr w:type="gramStart"/>
      <w:r w:rsidRPr="00135D4B">
        <w:rPr>
          <w:bCs/>
          <w:color w:val="000000" w:themeColor="text1"/>
          <w:sz w:val="26"/>
          <w:szCs w:val="26"/>
        </w:rPr>
        <w:t>….</w:t>
      </w:r>
      <w:r w:rsidRPr="00135D4B" w:rsidR="00A85B96">
        <w:rPr>
          <w:bCs/>
          <w:color w:val="000000" w:themeColor="text1"/>
          <w:sz w:val="26"/>
          <w:szCs w:val="26"/>
        </w:rPr>
        <w:t>Trạm</w:t>
      </w:r>
      <w:proofErr w:type="gramEnd"/>
      <w:r w:rsidRPr="00135D4B" w:rsidR="00A85B96">
        <w:rPr>
          <w:bCs/>
          <w:color w:val="000000" w:themeColor="text1"/>
          <w:sz w:val="26"/>
          <w:szCs w:val="26"/>
        </w:rPr>
        <w:t xml:space="preserve"> </w:t>
      </w:r>
      <w:r w:rsidRPr="00135D4B">
        <w:rPr>
          <w:bCs/>
          <w:color w:val="000000" w:themeColor="text1"/>
          <w:sz w:val="26"/>
          <w:szCs w:val="26"/>
        </w:rPr>
        <w:t xml:space="preserve">Y tế xã </w:t>
      </w:r>
      <w:r w:rsidRPr="00135D4B" w:rsidR="00A85B96">
        <w:rPr>
          <w:bCs/>
          <w:color w:val="000000" w:themeColor="text1"/>
          <w:sz w:val="26"/>
          <w:szCs w:val="26"/>
        </w:rPr>
        <w:t>-</w:t>
      </w:r>
      <w:r w:rsidRPr="00135D4B">
        <w:rPr>
          <w:bCs/>
          <w:color w:val="000000" w:themeColor="text1"/>
          <w:sz w:val="26"/>
          <w:szCs w:val="26"/>
        </w:rPr>
        <w:t xml:space="preserve"> Tổ phó;</w:t>
      </w:r>
    </w:p>
    <w:p w:rsidRPr="00135D4B" w:rsidR="00A85B96" w:rsidP="00BD37A9" w:rsidRDefault="00BD37A9" w14:paraId="78FB99B7" w14:textId="77777777">
      <w:pPr>
        <w:pStyle w:val="ListParagraph"/>
        <w:numPr>
          <w:ilvl w:val="0"/>
          <w:numId w:val="10"/>
        </w:numPr>
        <w:shd w:val="clear" w:color="auto" w:fill="FFFFFF"/>
        <w:spacing w:before="120" w:after="120"/>
        <w:rPr>
          <w:bCs/>
          <w:color w:val="000000" w:themeColor="text1"/>
          <w:sz w:val="26"/>
          <w:szCs w:val="26"/>
        </w:rPr>
      </w:pPr>
      <w:r w:rsidRPr="00135D4B">
        <w:rPr>
          <w:bCs/>
          <w:color w:val="000000" w:themeColor="text1"/>
          <w:sz w:val="26"/>
          <w:szCs w:val="26"/>
        </w:rPr>
        <w:t>Đồng chí……………………</w:t>
      </w:r>
      <w:r w:rsidRPr="00135D4B" w:rsidR="00A85B96">
        <w:rPr>
          <w:bCs/>
          <w:color w:val="000000" w:themeColor="text1"/>
          <w:sz w:val="26"/>
          <w:szCs w:val="26"/>
        </w:rPr>
        <w:t>Phòng văn hóa – xã hội – Thành viên;</w:t>
      </w:r>
    </w:p>
    <w:p w:rsidRPr="00135D4B" w:rsidR="00BD37A9" w:rsidP="00A85B96" w:rsidRDefault="00A85B96" w14:paraId="674500A2" w14:textId="77777777">
      <w:pPr>
        <w:pStyle w:val="ListParagraph"/>
        <w:numPr>
          <w:ilvl w:val="0"/>
          <w:numId w:val="10"/>
        </w:numPr>
        <w:shd w:val="clear" w:color="auto" w:fill="FFFFFF"/>
        <w:spacing w:before="120" w:after="120"/>
        <w:rPr>
          <w:bCs/>
          <w:color w:val="000000" w:themeColor="text1"/>
          <w:sz w:val="26"/>
          <w:szCs w:val="26"/>
        </w:rPr>
      </w:pPr>
      <w:r w:rsidRPr="00135D4B">
        <w:rPr>
          <w:bCs/>
          <w:color w:val="000000" w:themeColor="text1"/>
          <w:sz w:val="26"/>
          <w:szCs w:val="26"/>
        </w:rPr>
        <w:t>Đồng chí……………………Đoàn</w:t>
      </w:r>
      <w:r w:rsidR="00F67B03">
        <w:rPr>
          <w:bCs/>
          <w:color w:val="000000" w:themeColor="text1"/>
          <w:sz w:val="26"/>
          <w:szCs w:val="26"/>
        </w:rPr>
        <w:t xml:space="preserve"> TNCSHCM</w:t>
      </w:r>
      <w:r w:rsidRPr="00135D4B">
        <w:rPr>
          <w:bCs/>
          <w:color w:val="000000" w:themeColor="text1"/>
          <w:sz w:val="26"/>
          <w:szCs w:val="26"/>
        </w:rPr>
        <w:t xml:space="preserve"> cấp xã – Thành viên;</w:t>
      </w:r>
    </w:p>
    <w:p w:rsidRPr="00135D4B" w:rsidR="00A85B96" w:rsidP="00A85B96" w:rsidRDefault="00A85B96" w14:paraId="5D362A21" w14:textId="77777777">
      <w:pPr>
        <w:pStyle w:val="ListParagraph"/>
        <w:numPr>
          <w:ilvl w:val="0"/>
          <w:numId w:val="10"/>
        </w:numPr>
        <w:shd w:val="clear" w:color="auto" w:fill="FFFFFF"/>
        <w:spacing w:before="120" w:after="120"/>
        <w:rPr>
          <w:bCs/>
          <w:color w:val="000000" w:themeColor="text1"/>
          <w:sz w:val="26"/>
          <w:szCs w:val="26"/>
        </w:rPr>
      </w:pPr>
      <w:r w:rsidRPr="00135D4B">
        <w:rPr>
          <w:bCs/>
          <w:color w:val="000000" w:themeColor="text1"/>
          <w:sz w:val="26"/>
          <w:szCs w:val="26"/>
        </w:rPr>
        <w:t>Đồng chí……………………</w:t>
      </w:r>
      <w:proofErr w:type="gramStart"/>
      <w:r w:rsidRPr="00135D4B">
        <w:rPr>
          <w:bCs/>
          <w:color w:val="000000" w:themeColor="text1"/>
          <w:sz w:val="26"/>
          <w:szCs w:val="26"/>
        </w:rPr>
        <w:t>…..</w:t>
      </w:r>
      <w:proofErr w:type="gramEnd"/>
      <w:r w:rsidRPr="00135D4B">
        <w:rPr>
          <w:bCs/>
          <w:color w:val="000000" w:themeColor="text1"/>
          <w:sz w:val="26"/>
          <w:szCs w:val="26"/>
        </w:rPr>
        <w:t>- Thành viên;</w:t>
      </w:r>
    </w:p>
    <w:p w:rsidRPr="00135D4B" w:rsidR="00A85B96" w:rsidP="00BD37A9" w:rsidRDefault="00A85B96" w14:paraId="01FB27AF" w14:textId="77777777">
      <w:pPr>
        <w:shd w:val="clear" w:color="auto" w:fill="FFFFFF"/>
        <w:spacing w:before="120" w:after="120"/>
        <w:rPr>
          <w:color w:val="000000" w:themeColor="text1"/>
          <w:sz w:val="26"/>
          <w:szCs w:val="26"/>
        </w:rPr>
      </w:pPr>
      <w:r w:rsidRPr="00135D4B">
        <w:rPr>
          <w:b/>
          <w:color w:val="000000" w:themeColor="text1"/>
          <w:sz w:val="26"/>
          <w:szCs w:val="26"/>
        </w:rPr>
        <w:t>Điều 2.</w:t>
      </w:r>
      <w:r w:rsidRPr="00135D4B">
        <w:rPr>
          <w:bCs/>
          <w:color w:val="000000" w:themeColor="text1"/>
          <w:sz w:val="26"/>
          <w:szCs w:val="26"/>
        </w:rPr>
        <w:t xml:space="preserve"> </w:t>
      </w:r>
      <w:r w:rsidRPr="00135D4B">
        <w:rPr>
          <w:color w:val="000000" w:themeColor="text1"/>
          <w:sz w:val="26"/>
          <w:szCs w:val="26"/>
        </w:rPr>
        <w:t>Phân công quản lý, hỗ trợ xã hội tại nơi cư trú đối với người bị quản lý sau cai tại nơi cư trú như sau:</w:t>
      </w:r>
    </w:p>
    <w:p w:rsidRPr="00135D4B" w:rsidR="00A85B96" w:rsidP="00BD37A9" w:rsidRDefault="00A85B96" w14:paraId="1B2E0313" w14:textId="77777777">
      <w:pPr>
        <w:shd w:val="clear" w:color="auto" w:fill="FFFFFF"/>
        <w:spacing w:before="120" w:after="120"/>
        <w:rPr>
          <w:color w:val="000000" w:themeColor="text1"/>
          <w:sz w:val="26"/>
          <w:szCs w:val="26"/>
        </w:rPr>
      </w:pPr>
      <w:r w:rsidRPr="00135D4B">
        <w:rPr>
          <w:color w:val="000000" w:themeColor="text1"/>
          <w:sz w:val="26"/>
          <w:szCs w:val="26"/>
        </w:rPr>
        <w:t>Căn cứ vào tình hình thực tế, Tổ trưởng Tổ quản lý, hỗ trợ xã hội tại nơi cư trú đối với người bị quản lý sau cai tại nơi cư trú phân công các thành viên theo chức năng, nhiệm vụ được giao thực hiện quản lý, hỗ trợ xã hội đối với người sau cai nghiện tại nơi cứ trú.</w:t>
      </w:r>
    </w:p>
    <w:p w:rsidRPr="00135D4B" w:rsidR="00A85B96" w:rsidP="00BD37A9" w:rsidRDefault="00A85B96" w14:paraId="4F38A09C" w14:textId="77777777">
      <w:pPr>
        <w:shd w:val="clear" w:color="auto" w:fill="FFFFFF"/>
        <w:spacing w:before="120" w:after="120"/>
        <w:rPr>
          <w:color w:val="000000" w:themeColor="text1"/>
          <w:sz w:val="26"/>
          <w:szCs w:val="26"/>
        </w:rPr>
      </w:pPr>
      <w:r w:rsidRPr="00135D4B">
        <w:rPr>
          <w:b/>
          <w:bCs/>
          <w:color w:val="000000" w:themeColor="text1"/>
          <w:sz w:val="26"/>
          <w:szCs w:val="26"/>
        </w:rPr>
        <w:t xml:space="preserve">Điều 3. </w:t>
      </w:r>
      <w:r w:rsidRPr="00135D4B">
        <w:rPr>
          <w:color w:val="000000" w:themeColor="text1"/>
          <w:sz w:val="26"/>
          <w:szCs w:val="26"/>
        </w:rPr>
        <w:t>Kinh phí hoạt động của Tổ thực hiện theo quy định hiện hành.</w:t>
      </w:r>
    </w:p>
    <w:p w:rsidRPr="00135D4B" w:rsidR="00BD37A9" w:rsidP="00BD37A9" w:rsidRDefault="00BD37A9" w14:paraId="4A764DB3" w14:textId="77777777">
      <w:pPr>
        <w:shd w:val="clear" w:color="auto" w:fill="FFFFFF"/>
        <w:spacing w:before="120" w:after="120"/>
        <w:rPr>
          <w:color w:val="000000" w:themeColor="text1"/>
          <w:sz w:val="26"/>
          <w:szCs w:val="26"/>
          <w:lang w:val="vi-VN"/>
        </w:rPr>
      </w:pPr>
      <w:r w:rsidRPr="00135D4B">
        <w:rPr>
          <w:b/>
          <w:bCs/>
          <w:color w:val="000000" w:themeColor="text1"/>
          <w:sz w:val="26"/>
          <w:szCs w:val="26"/>
          <w:lang w:val="vi-VN"/>
        </w:rPr>
        <w:t xml:space="preserve">Điều </w:t>
      </w:r>
      <w:r w:rsidRPr="00135D4B" w:rsidR="00A85B96">
        <w:rPr>
          <w:b/>
          <w:bCs/>
          <w:color w:val="000000" w:themeColor="text1"/>
          <w:sz w:val="26"/>
          <w:szCs w:val="26"/>
        </w:rPr>
        <w:t>4</w:t>
      </w:r>
      <w:r w:rsidRPr="00135D4B">
        <w:rPr>
          <w:b/>
          <w:bCs/>
          <w:color w:val="000000" w:themeColor="text1"/>
          <w:sz w:val="26"/>
          <w:szCs w:val="26"/>
          <w:lang w:val="vi-VN"/>
        </w:rPr>
        <w:t>. </w:t>
      </w:r>
      <w:r w:rsidRPr="00135D4B">
        <w:rPr>
          <w:color w:val="000000" w:themeColor="text1"/>
          <w:sz w:val="26"/>
          <w:szCs w:val="26"/>
          <w:lang w:val="vi-VN"/>
        </w:rPr>
        <w:t>Quyết định này có hiệu lực kể từ ngày .....tháng.....năm ...........</w:t>
      </w:r>
    </w:p>
    <w:p w:rsidRPr="00135D4B" w:rsidR="00BD37A9" w:rsidP="00BD37A9" w:rsidRDefault="00576E2B" w14:paraId="378F9B61" w14:textId="77777777">
      <w:pPr>
        <w:shd w:val="clear" w:color="auto" w:fill="FFFFFF"/>
        <w:spacing w:before="120" w:after="120"/>
        <w:rPr>
          <w:color w:val="000000" w:themeColor="text1"/>
          <w:sz w:val="26"/>
          <w:szCs w:val="26"/>
          <w:lang w:val="vi-VN"/>
        </w:rPr>
      </w:pPr>
      <w:r w:rsidRPr="00576E2B">
        <w:rPr>
          <w:b/>
          <w:bCs/>
          <w:color w:val="000000" w:themeColor="text1"/>
          <w:sz w:val="26"/>
          <w:szCs w:val="26"/>
        </w:rPr>
        <w:t>Điều 5.</w:t>
      </w:r>
      <w:r>
        <w:rPr>
          <w:color w:val="000000" w:themeColor="text1"/>
          <w:sz w:val="26"/>
          <w:szCs w:val="26"/>
        </w:rPr>
        <w:t xml:space="preserve"> </w:t>
      </w:r>
      <w:r w:rsidRPr="00576E2B">
        <w:rPr>
          <w:color w:val="000000" w:themeColor="text1"/>
          <w:sz w:val="26"/>
          <w:szCs w:val="26"/>
          <w:lang w:val="vi-VN"/>
        </w:rPr>
        <w:t>Ông/bà có tên tại Điều 1 và các cơ quan, tổ chức, cá nhân có liên quan chịu trách nhiệm thi hành Quyết định này</w:t>
      </w:r>
      <w:r w:rsidRPr="00135D4B" w:rsidR="00BD37A9">
        <w:rPr>
          <w:color w:val="000000" w:themeColor="text1"/>
          <w:sz w:val="26"/>
          <w:szCs w:val="26"/>
          <w:lang w:val="vi-VN"/>
        </w:rPr>
        <w:t>./.</w:t>
      </w:r>
    </w:p>
    <w:p w:rsidRPr="00135D4B" w:rsidR="00BD37A9" w:rsidP="00BD37A9" w:rsidRDefault="00BD37A9" w14:paraId="1B48996E" w14:textId="77777777">
      <w:pPr>
        <w:shd w:val="clear" w:color="auto" w:fill="FFFFFF"/>
        <w:spacing w:before="120" w:after="120"/>
        <w:rPr>
          <w:color w:val="000000" w:themeColor="text1"/>
          <w:sz w:val="26"/>
          <w:szCs w:val="26"/>
          <w:lang w:val="vi-VN"/>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42"/>
        <w:gridCol w:w="4830"/>
      </w:tblGrid>
      <w:tr w:rsidRPr="00135D4B" w:rsidR="00135D4B" w:rsidTr="0014132C" w14:paraId="149E652D" w14:textId="77777777">
        <w:trPr>
          <w:tblCellSpacing w:w="0" w:type="dxa"/>
          <w:jc w:val="center"/>
        </w:trPr>
        <w:tc>
          <w:tcPr>
            <w:tcW w:w="4242" w:type="dxa"/>
            <w:shd w:val="clear" w:color="auto" w:fill="FFFFFF"/>
            <w:tcMar>
              <w:top w:w="0" w:type="dxa"/>
              <w:left w:w="108" w:type="dxa"/>
              <w:bottom w:w="0" w:type="dxa"/>
              <w:right w:w="108" w:type="dxa"/>
            </w:tcMar>
            <w:hideMark/>
          </w:tcPr>
          <w:p w:rsidRPr="00135D4B" w:rsidR="00BD37A9" w:rsidP="0014132C" w:rsidRDefault="00BD37A9" w14:paraId="4B32C57C" w14:textId="77777777">
            <w:pPr>
              <w:ind w:firstLine="34"/>
              <w:jc w:val="left"/>
              <w:rPr>
                <w:color w:val="000000" w:themeColor="text1"/>
                <w:sz w:val="26"/>
                <w:szCs w:val="26"/>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lang w:val="vi-VN"/>
              </w:rPr>
              <w:t>- Như Điều 2;</w:t>
            </w:r>
            <w:r w:rsidRPr="00135D4B">
              <w:rPr>
                <w:color w:val="000000" w:themeColor="text1"/>
                <w:sz w:val="22"/>
                <w:lang w:val="vi-VN"/>
              </w:rPr>
              <w:br/>
            </w:r>
            <w:r w:rsidRPr="00135D4B">
              <w:rPr>
                <w:color w:val="000000" w:themeColor="text1"/>
                <w:sz w:val="22"/>
                <w:lang w:val="vi-VN"/>
              </w:rPr>
              <w:t>- Lưu: ............</w:t>
            </w:r>
          </w:p>
        </w:tc>
        <w:tc>
          <w:tcPr>
            <w:tcW w:w="4830" w:type="dxa"/>
            <w:shd w:val="clear" w:color="auto" w:fill="FFFFFF"/>
            <w:tcMar>
              <w:top w:w="0" w:type="dxa"/>
              <w:left w:w="108" w:type="dxa"/>
              <w:bottom w:w="0" w:type="dxa"/>
              <w:right w:w="108" w:type="dxa"/>
            </w:tcMar>
            <w:hideMark/>
          </w:tcPr>
          <w:p w:rsidRPr="00135D4B" w:rsidR="00BD37A9" w:rsidP="0014132C" w:rsidRDefault="00BD37A9" w14:paraId="75CF0C8C" w14:textId="77777777">
            <w:pPr>
              <w:ind w:firstLine="45"/>
              <w:jc w:val="center"/>
              <w:rPr>
                <w:b/>
                <w:iCs/>
                <w:color w:val="000000" w:themeColor="text1"/>
                <w:sz w:val="26"/>
                <w:szCs w:val="26"/>
                <w:lang w:val="vi-VN"/>
              </w:rPr>
            </w:pPr>
            <w:r w:rsidRPr="00135D4B">
              <w:rPr>
                <w:b/>
                <w:iCs/>
                <w:color w:val="000000" w:themeColor="text1"/>
                <w:sz w:val="26"/>
                <w:szCs w:val="26"/>
                <w:lang w:val="vi-VN"/>
              </w:rPr>
              <w:t xml:space="preserve">TM. ỦY BAN NHÂN DÂN </w:t>
            </w:r>
          </w:p>
          <w:p w:rsidRPr="00135D4B" w:rsidR="00BD37A9" w:rsidP="0014132C" w:rsidRDefault="00BD37A9" w14:paraId="23214348" w14:textId="77777777">
            <w:pPr>
              <w:ind w:firstLine="45"/>
              <w:jc w:val="center"/>
              <w:rPr>
                <w:b/>
                <w:iCs/>
                <w:color w:val="000000" w:themeColor="text1"/>
                <w:sz w:val="26"/>
                <w:szCs w:val="26"/>
                <w:lang w:val="vi-VN"/>
              </w:rPr>
            </w:pPr>
            <w:r w:rsidRPr="00135D4B">
              <w:rPr>
                <w:b/>
                <w:iCs/>
                <w:color w:val="000000" w:themeColor="text1"/>
                <w:sz w:val="26"/>
                <w:szCs w:val="26"/>
                <w:lang w:val="vi-VN"/>
              </w:rPr>
              <w:t>CHỦ TỊCH</w:t>
            </w:r>
          </w:p>
          <w:p w:rsidRPr="00135D4B" w:rsidR="00BD37A9" w:rsidP="0014132C" w:rsidRDefault="00BD37A9" w14:paraId="4E1EF4B3" w14:textId="77777777">
            <w:pPr>
              <w:ind w:firstLine="45"/>
              <w:jc w:val="center"/>
              <w:rPr>
                <w:color w:val="000000" w:themeColor="text1"/>
                <w:sz w:val="26"/>
                <w:szCs w:val="26"/>
                <w:lang w:val="vi-VN"/>
              </w:rPr>
            </w:pPr>
            <w:r w:rsidRPr="00135D4B">
              <w:rPr>
                <w:i/>
                <w:iCs/>
                <w:color w:val="000000" w:themeColor="text1"/>
                <w:sz w:val="26"/>
                <w:szCs w:val="26"/>
                <w:lang w:val="vi-VN"/>
              </w:rPr>
              <w:t>(Ký và ghi rõ họ tên, đóng dấu)</w:t>
            </w:r>
          </w:p>
        </w:tc>
      </w:tr>
    </w:tbl>
    <w:p w:rsidRPr="00135D4B" w:rsidR="00BD37A9" w:rsidP="00BD37A9" w:rsidRDefault="00BD37A9" w14:paraId="1B9C2347" w14:textId="77777777">
      <w:pPr>
        <w:rPr>
          <w:b/>
          <w:color w:val="000000" w:themeColor="text1"/>
          <w:sz w:val="25"/>
          <w:szCs w:val="25"/>
          <w:lang w:val="vi-VN"/>
        </w:rPr>
      </w:pPr>
    </w:p>
    <w:p w:rsidRPr="00135D4B" w:rsidR="00B3741E" w:rsidP="00804DC3" w:rsidRDefault="00B3741E" w14:paraId="5002098C" w14:textId="77145C02">
      <w:pPr>
        <w:jc w:val="right"/>
        <w:rPr>
          <w:b/>
          <w:color w:val="000000" w:themeColor="text1"/>
          <w:sz w:val="25"/>
          <w:szCs w:val="25"/>
          <w:lang w:val="vi-VN"/>
        </w:rPr>
      </w:pPr>
      <w:r w:rsidRPr="00135D4B">
        <w:rPr>
          <w:b/>
          <w:color w:val="000000" w:themeColor="text1"/>
          <w:sz w:val="25"/>
          <w:szCs w:val="25"/>
          <w:lang w:val="vi-VN"/>
        </w:rPr>
        <w:t xml:space="preserve">Mẫu số </w:t>
      </w:r>
      <w:r w:rsidRPr="00135D4B" w:rsidR="00BD37A9">
        <w:rPr>
          <w:b/>
          <w:color w:val="000000" w:themeColor="text1"/>
          <w:sz w:val="25"/>
          <w:szCs w:val="25"/>
        </w:rPr>
        <w:t>5</w:t>
      </w:r>
      <w:r w:rsidR="00794B13">
        <w:rPr>
          <w:b/>
          <w:color w:val="000000" w:themeColor="text1"/>
          <w:sz w:val="25"/>
          <w:szCs w:val="25"/>
        </w:rPr>
        <w:t>6</w:t>
      </w:r>
    </w:p>
    <w:p w:rsidRPr="00135D4B" w:rsidR="00B3741E" w:rsidP="00B3741E" w:rsidRDefault="00B3741E" w14:paraId="793526E2" w14:textId="77777777">
      <w:pPr>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61"/>
        <w:gridCol w:w="5508"/>
      </w:tblGrid>
      <w:tr w:rsidRPr="00135D4B" w:rsidR="00135D4B" w:rsidTr="00B3741E" w14:paraId="5068C4A6" w14:textId="77777777">
        <w:tc>
          <w:tcPr>
            <w:tcW w:w="3561" w:type="dxa"/>
            <w:tcBorders>
              <w:top w:val="nil"/>
              <w:left w:val="nil"/>
              <w:bottom w:val="nil"/>
              <w:right w:val="nil"/>
              <w:tl2br w:val="nil"/>
              <w:tr2bl w:val="nil"/>
            </w:tcBorders>
            <w:tcMar>
              <w:top w:w="0" w:type="dxa"/>
              <w:left w:w="108" w:type="dxa"/>
              <w:bottom w:w="0" w:type="dxa"/>
              <w:right w:w="108" w:type="dxa"/>
            </w:tcMar>
          </w:tcPr>
          <w:p w:rsidRPr="00314A5E" w:rsidR="00B3741E" w:rsidP="0005620D" w:rsidRDefault="00B3741E" w14:paraId="0721A2F1" w14:textId="77777777">
            <w:pPr>
              <w:ind w:firstLine="34"/>
              <w:jc w:val="center"/>
              <w:rPr>
                <w:bCs/>
                <w:color w:val="000000" w:themeColor="text1"/>
                <w:szCs w:val="28"/>
                <w:lang w:val="vi-VN"/>
              </w:rPr>
            </w:pPr>
            <w:r w:rsidRPr="00314A5E">
              <w:rPr>
                <w:bCs/>
                <w:color w:val="000000" w:themeColor="text1"/>
                <w:szCs w:val="28"/>
                <w:lang w:val="vi-VN"/>
              </w:rPr>
              <w:t xml:space="preserve">ỦY BAN NHÂN DÂN </w:t>
            </w:r>
          </w:p>
          <w:p w:rsidR="00B3741E" w:rsidP="0005620D" w:rsidRDefault="00B3741E" w14:paraId="3074AE53" w14:textId="77777777">
            <w:pPr>
              <w:ind w:firstLine="34"/>
              <w:jc w:val="center"/>
              <w:rPr>
                <w:color w:val="000000" w:themeColor="text1"/>
                <w:szCs w:val="28"/>
              </w:rPr>
            </w:pPr>
            <w:r w:rsidRPr="00314A5E">
              <w:rPr>
                <w:bCs/>
                <w:color w:val="000000" w:themeColor="text1"/>
                <w:szCs w:val="28"/>
                <w:lang w:val="vi-VN"/>
              </w:rPr>
              <w:t xml:space="preserve">CẤP </w:t>
            </w:r>
            <w:r w:rsidRPr="00314A5E" w:rsidR="00314A5E">
              <w:rPr>
                <w:bCs/>
                <w:color w:val="000000" w:themeColor="text1"/>
                <w:szCs w:val="28"/>
              </w:rPr>
              <w:t>TỈNH</w:t>
            </w:r>
            <w:r w:rsidRPr="00135D4B">
              <w:rPr>
                <w:b/>
                <w:color w:val="000000" w:themeColor="text1"/>
                <w:szCs w:val="28"/>
                <w:lang w:val="vi-VN"/>
              </w:rPr>
              <w:t xml:space="preserve"> </w:t>
            </w:r>
            <w:r w:rsidRPr="00135D4B">
              <w:rPr>
                <w:color w:val="000000" w:themeColor="text1"/>
                <w:szCs w:val="28"/>
                <w:lang w:val="vi-VN"/>
              </w:rPr>
              <w:t>............</w:t>
            </w:r>
            <w:r w:rsidRPr="00135D4B">
              <w:rPr>
                <w:rStyle w:val="FootnoteReference"/>
                <w:color w:val="000000" w:themeColor="text1"/>
                <w:szCs w:val="28"/>
                <w:lang w:val="vi-VN"/>
              </w:rPr>
              <w:footnoteReference w:id="245"/>
            </w:r>
            <w:r w:rsidRPr="00135D4B">
              <w:rPr>
                <w:color w:val="000000" w:themeColor="text1"/>
                <w:szCs w:val="28"/>
                <w:lang w:val="vi-VN"/>
              </w:rPr>
              <w:t>...................</w:t>
            </w:r>
          </w:p>
          <w:p w:rsidRPr="00314A5E" w:rsidR="00314A5E" w:rsidP="0005620D" w:rsidRDefault="00314A5E" w14:paraId="07507787" w14:textId="77777777">
            <w:pPr>
              <w:ind w:firstLine="34"/>
              <w:jc w:val="center"/>
              <w:rPr>
                <w:b/>
                <w:bCs/>
                <w:color w:val="000000" w:themeColor="text1"/>
                <w:szCs w:val="28"/>
              </w:rPr>
            </w:pPr>
            <w:r>
              <w:rPr>
                <w:b/>
                <w:bCs/>
                <w:color w:val="000000" w:themeColor="text1"/>
                <w:szCs w:val="28"/>
              </w:rPr>
              <w:t>ỦY BAN NHÂN DÂN CẤP XÃ……………</w:t>
            </w:r>
            <w:proofErr w:type="gramStart"/>
            <w:r>
              <w:rPr>
                <w:b/>
                <w:bCs/>
                <w:color w:val="000000" w:themeColor="text1"/>
                <w:szCs w:val="28"/>
              </w:rPr>
              <w:t>…..</w:t>
            </w:r>
            <w:proofErr w:type="gramEnd"/>
            <w:r>
              <w:rPr>
                <w:rStyle w:val="FootnoteReference"/>
                <w:b/>
                <w:bCs/>
                <w:color w:val="000000" w:themeColor="text1"/>
                <w:szCs w:val="28"/>
              </w:rPr>
              <w:footnoteReference w:id="246"/>
            </w:r>
          </w:p>
          <w:p w:rsidRPr="00135D4B" w:rsidR="00B3741E" w:rsidP="00D04FE7" w:rsidRDefault="00D04FE7" w14:paraId="3506338F" w14:textId="77777777">
            <w:pPr>
              <w:ind w:firstLine="0"/>
              <w:jc w:val="center"/>
              <w:rPr>
                <w:color w:val="000000" w:themeColor="text1"/>
                <w:szCs w:val="28"/>
                <w:vertAlign w:val="superscript"/>
              </w:rPr>
            </w:pPr>
            <w:r w:rsidRPr="00135D4B">
              <w:rPr>
                <w:color w:val="000000" w:themeColor="text1"/>
                <w:szCs w:val="28"/>
                <w:vertAlign w:val="superscript"/>
              </w:rPr>
              <w:t>_______________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D04FE7" w:rsidP="00D04FE7" w:rsidRDefault="00B3741E" w14:paraId="49F4D3A9" w14:textId="77777777">
            <w:pPr>
              <w:ind w:firstLine="17"/>
              <w:jc w:val="center"/>
              <w:rPr>
                <w:color w:val="000000" w:themeColor="text1"/>
                <w:szCs w:val="28"/>
                <w:vertAlign w:val="superscript"/>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r w:rsidRPr="00135D4B">
              <w:rPr>
                <w:b/>
                <w:bCs/>
                <w:color w:val="000000" w:themeColor="text1"/>
                <w:szCs w:val="28"/>
                <w:lang w:val="vi-VN"/>
              </w:rPr>
              <w:br/>
            </w:r>
            <w:r w:rsidRPr="00135D4B" w:rsidR="00D04FE7">
              <w:rPr>
                <w:color w:val="000000" w:themeColor="text1"/>
                <w:szCs w:val="28"/>
                <w:vertAlign w:val="superscript"/>
              </w:rPr>
              <w:t>___________________________________________</w:t>
            </w:r>
          </w:p>
        </w:tc>
      </w:tr>
      <w:tr w:rsidRPr="00135D4B" w:rsidR="00B3741E" w:rsidTr="00B3741E" w14:paraId="5D7B1698" w14:textId="77777777">
        <w:tblPrEx>
          <w:tblBorders>
            <w:top w:val="none" w:color="auto" w:sz="0" w:space="0"/>
            <w:bottom w:val="none" w:color="auto" w:sz="0" w:space="0"/>
            <w:insideH w:val="none" w:color="auto" w:sz="0" w:space="0"/>
            <w:insideV w:val="none" w:color="auto" w:sz="0" w:space="0"/>
          </w:tblBorders>
        </w:tblPrEx>
        <w:tc>
          <w:tcPr>
            <w:tcW w:w="3561" w:type="dxa"/>
            <w:tcBorders>
              <w:top w:val="nil"/>
              <w:left w:val="nil"/>
              <w:bottom w:val="nil"/>
              <w:right w:val="nil"/>
              <w:tl2br w:val="nil"/>
              <w:tr2bl w:val="nil"/>
            </w:tcBorders>
            <w:tcMar>
              <w:top w:w="0" w:type="dxa"/>
              <w:left w:w="108" w:type="dxa"/>
              <w:bottom w:w="0" w:type="dxa"/>
              <w:right w:w="108" w:type="dxa"/>
            </w:tcMar>
          </w:tcPr>
          <w:p w:rsidRPr="008157D9" w:rsidR="00B3741E" w:rsidP="00013D11" w:rsidRDefault="00B3741E" w14:paraId="5E4CEE5E" w14:textId="77777777">
            <w:pPr>
              <w:ind w:firstLine="0"/>
              <w:jc w:val="center"/>
              <w:rPr>
                <w:color w:val="000000" w:themeColor="text1"/>
                <w:sz w:val="26"/>
                <w:szCs w:val="26"/>
              </w:rPr>
            </w:pPr>
            <w:r w:rsidRPr="00135D4B">
              <w:rPr>
                <w:color w:val="000000" w:themeColor="text1"/>
                <w:sz w:val="26"/>
                <w:szCs w:val="26"/>
                <w:lang w:val="vi-VN"/>
              </w:rPr>
              <w:t>Số:       /G</w:t>
            </w:r>
            <w:r w:rsidR="008157D9">
              <w:rPr>
                <w:color w:val="000000" w:themeColor="text1"/>
                <w:sz w:val="26"/>
                <w:szCs w:val="26"/>
              </w:rPr>
              <w:t>C</w:t>
            </w:r>
            <w:r w:rsidRPr="00135D4B">
              <w:rPr>
                <w:color w:val="000000" w:themeColor="text1"/>
                <w:sz w:val="26"/>
                <w:szCs w:val="26"/>
                <w:lang w:val="vi-VN"/>
              </w:rPr>
              <w:t>N-</w:t>
            </w:r>
            <w:r w:rsidR="008157D9">
              <w:rPr>
                <w:color w:val="000000" w:themeColor="text1"/>
                <w:sz w:val="26"/>
                <w:szCs w:val="26"/>
              </w:rPr>
              <w:t>QLSC</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B3741E" w:rsidP="00013D11" w:rsidRDefault="00B3741E" w14:paraId="486172BA" w14:textId="77777777">
            <w:pPr>
              <w:ind w:firstLine="17"/>
              <w:jc w:val="right"/>
              <w:rPr>
                <w:color w:val="000000" w:themeColor="text1"/>
                <w:sz w:val="28"/>
                <w:szCs w:val="28"/>
              </w:rPr>
            </w:pPr>
            <w:r w:rsidRPr="00135D4B">
              <w:rPr>
                <w:i/>
                <w:color w:val="000000" w:themeColor="text1"/>
                <w:sz w:val="28"/>
                <w:szCs w:val="28"/>
              </w:rPr>
              <w:t>……</w:t>
            </w:r>
            <w:r w:rsidRPr="00135D4B">
              <w:rPr>
                <w:i/>
                <w:color w:val="000000" w:themeColor="text1"/>
                <w:sz w:val="28"/>
                <w:szCs w:val="28"/>
                <w:vertAlign w:val="superscript"/>
              </w:rPr>
              <w:footnoteReference w:id="247"/>
            </w:r>
            <w:r w:rsidRPr="00135D4B">
              <w:rPr>
                <w:i/>
                <w:color w:val="000000" w:themeColor="text1"/>
                <w:sz w:val="28"/>
                <w:szCs w:val="28"/>
              </w:rPr>
              <w:t>......, ngày .... tháng ... năm ……</w:t>
            </w:r>
          </w:p>
        </w:tc>
      </w:tr>
    </w:tbl>
    <w:p w:rsidRPr="00135D4B" w:rsidR="00B3741E" w:rsidP="00B3741E" w:rsidRDefault="00B3741E" w14:paraId="561EBAEE" w14:textId="77777777">
      <w:pPr>
        <w:rPr>
          <w:rFonts w:eastAsiaTheme="majorEastAsia" w:cstheme="majorBidi"/>
          <w:b/>
          <w:bCs/>
          <w:color w:val="000000" w:themeColor="text1"/>
          <w:sz w:val="26"/>
          <w:szCs w:val="26"/>
        </w:rPr>
      </w:pPr>
    </w:p>
    <w:p w:rsidRPr="00135D4B" w:rsidR="00B3741E" w:rsidP="00013D11" w:rsidRDefault="00B3741E" w14:paraId="73F62402" w14:textId="39B36F96">
      <w:pPr>
        <w:ind w:firstLine="0"/>
        <w:jc w:val="center"/>
        <w:rPr>
          <w:rFonts w:eastAsiaTheme="majorEastAsia" w:cstheme="majorBidi"/>
          <w:b/>
          <w:bCs/>
          <w:color w:val="000000" w:themeColor="text1"/>
          <w:sz w:val="26"/>
          <w:szCs w:val="26"/>
          <w:lang w:val="vi-VN"/>
        </w:rPr>
      </w:pPr>
      <w:r w:rsidRPr="00135D4B">
        <w:rPr>
          <w:rFonts w:eastAsiaTheme="majorEastAsia" w:cstheme="majorBidi"/>
          <w:b/>
          <w:bCs/>
          <w:color w:val="000000" w:themeColor="text1"/>
          <w:sz w:val="26"/>
          <w:szCs w:val="26"/>
        </w:rPr>
        <w:t>GIẤY</w:t>
      </w:r>
      <w:r w:rsidRPr="00135D4B">
        <w:rPr>
          <w:rFonts w:eastAsiaTheme="majorEastAsia" w:cstheme="majorBidi"/>
          <w:b/>
          <w:bCs/>
          <w:color w:val="000000" w:themeColor="text1"/>
          <w:sz w:val="26"/>
          <w:szCs w:val="26"/>
          <w:lang w:val="vi-VN"/>
        </w:rPr>
        <w:t xml:space="preserve"> </w:t>
      </w:r>
      <w:del w:author="Anh Thu" w:date="2026-05-18T10:08:00Z" w16du:dateUtc="2026-05-18T03:08:00Z" w:id="22">
        <w:r w:rsidRPr="00135D4B" w:rsidDel="00225DE4">
          <w:rPr>
            <w:rFonts w:eastAsiaTheme="majorEastAsia" w:cstheme="majorBidi"/>
            <w:b/>
            <w:bCs/>
            <w:color w:val="000000" w:themeColor="text1"/>
            <w:sz w:val="26"/>
            <w:szCs w:val="26"/>
            <w:lang w:val="vi-VN"/>
          </w:rPr>
          <w:delText xml:space="preserve">CHỨNG </w:delText>
        </w:r>
      </w:del>
      <w:ins w:author="Anh Thu" w:date="2026-05-18T10:08:00Z" w16du:dateUtc="2026-05-18T03:08:00Z" w:id="23">
        <w:r w:rsidR="00225DE4">
          <w:rPr>
            <w:rFonts w:eastAsiaTheme="majorEastAsia" w:cstheme="majorBidi"/>
            <w:b/>
            <w:bCs/>
            <w:color w:val="000000" w:themeColor="text1"/>
            <w:sz w:val="26"/>
            <w:szCs w:val="26"/>
          </w:rPr>
          <w:t>XÁC</w:t>
        </w:r>
        <w:r w:rsidRPr="00135D4B" w:rsidR="00225DE4">
          <w:rPr>
            <w:rFonts w:eastAsiaTheme="majorEastAsia" w:cstheme="majorBidi"/>
            <w:b/>
            <w:bCs/>
            <w:color w:val="000000" w:themeColor="text1"/>
            <w:sz w:val="26"/>
            <w:szCs w:val="26"/>
            <w:lang w:val="vi-VN"/>
          </w:rPr>
          <w:t xml:space="preserve"> </w:t>
        </w:r>
      </w:ins>
      <w:r w:rsidRPr="00135D4B">
        <w:rPr>
          <w:rFonts w:eastAsiaTheme="majorEastAsia" w:cstheme="majorBidi"/>
          <w:b/>
          <w:bCs/>
          <w:color w:val="000000" w:themeColor="text1"/>
          <w:sz w:val="26"/>
          <w:szCs w:val="26"/>
        </w:rPr>
        <w:t>NHẬN</w:t>
      </w:r>
    </w:p>
    <w:p w:rsidRPr="00135D4B" w:rsidR="00B3741E" w:rsidP="00013D11" w:rsidRDefault="00B3741E" w14:paraId="44D061FA" w14:textId="77777777">
      <w:pPr>
        <w:ind w:firstLine="0"/>
        <w:jc w:val="center"/>
        <w:rPr>
          <w:b/>
          <w:color w:val="000000" w:themeColor="text1"/>
          <w:sz w:val="26"/>
          <w:szCs w:val="26"/>
          <w:lang w:val="vi-VN"/>
        </w:rPr>
      </w:pPr>
      <w:r w:rsidRPr="00135D4B">
        <w:rPr>
          <w:b/>
          <w:color w:val="000000" w:themeColor="text1"/>
          <w:sz w:val="26"/>
          <w:szCs w:val="26"/>
          <w:lang w:val="vi-VN"/>
        </w:rPr>
        <w:t>Chấp hành xong Quyết định quản lý sau  cai nghiện ma túy tại nơi cư trú</w:t>
      </w:r>
    </w:p>
    <w:p w:rsidRPr="00135D4B" w:rsidR="00B3741E" w:rsidP="00D04FE7" w:rsidRDefault="00D04FE7" w14:paraId="094B9A67" w14:textId="77777777">
      <w:pPr>
        <w:ind w:firstLine="0"/>
        <w:jc w:val="center"/>
        <w:rPr>
          <w:i/>
          <w:color w:val="000000" w:themeColor="text1"/>
          <w:sz w:val="26"/>
          <w:szCs w:val="26"/>
          <w:lang w:val="vi-VN"/>
        </w:rPr>
      </w:pPr>
      <w:r w:rsidRPr="00135D4B">
        <w:rPr>
          <w:i/>
          <w:color w:val="000000" w:themeColor="text1"/>
          <w:sz w:val="26"/>
          <w:szCs w:val="26"/>
          <w:lang w:val="vi-VN"/>
        </w:rPr>
        <w:t>_____________</w:t>
      </w:r>
    </w:p>
    <w:p w:rsidRPr="00135D4B" w:rsidR="00B3741E" w:rsidP="00D51407" w:rsidRDefault="00B3741E" w14:paraId="346F0815" w14:textId="77777777">
      <w:pPr>
        <w:spacing w:before="240" w:after="240"/>
        <w:jc w:val="center"/>
        <w:rPr>
          <w:b/>
          <w:color w:val="000000" w:themeColor="text1"/>
          <w:szCs w:val="28"/>
          <w:lang w:val="vi-VN"/>
        </w:rPr>
      </w:pPr>
      <w:r w:rsidRPr="00135D4B">
        <w:rPr>
          <w:b/>
          <w:color w:val="000000" w:themeColor="text1"/>
          <w:szCs w:val="28"/>
          <w:lang w:val="vi-VN"/>
        </w:rPr>
        <w:t>CHỦ TỊCH UBND ………</w:t>
      </w:r>
      <w:r w:rsidRPr="00135D4B">
        <w:rPr>
          <w:color w:val="000000" w:themeColor="text1"/>
          <w:vertAlign w:val="superscript"/>
          <w:lang w:val="vi-VN"/>
        </w:rPr>
        <w:t>1</w:t>
      </w:r>
      <w:r w:rsidRPr="00135D4B">
        <w:rPr>
          <w:b/>
          <w:color w:val="000000" w:themeColor="text1"/>
          <w:szCs w:val="28"/>
          <w:lang w:val="vi-VN"/>
        </w:rPr>
        <w:t>…….</w:t>
      </w:r>
    </w:p>
    <w:p w:rsidRPr="00135D4B" w:rsidR="00B3741E" w:rsidP="00B3741E" w:rsidRDefault="00B3741E" w14:paraId="2295DCFB" w14:textId="77777777">
      <w:pPr>
        <w:shd w:val="clear" w:color="auto" w:fill="FFFFFF"/>
        <w:spacing w:before="120" w:after="120"/>
        <w:ind w:firstLine="709"/>
        <w:rPr>
          <w:i/>
          <w:color w:val="000000" w:themeColor="text1"/>
          <w:sz w:val="26"/>
          <w:szCs w:val="26"/>
          <w:lang w:val="vi-VN"/>
        </w:rPr>
      </w:pPr>
      <w:r w:rsidRPr="00135D4B">
        <w:rPr>
          <w:i/>
          <w:color w:val="000000" w:themeColor="text1"/>
          <w:sz w:val="26"/>
          <w:szCs w:val="26"/>
          <w:lang w:val="vi-VN"/>
        </w:rPr>
        <w:t>Căn cứ Luật Tổ chức chính quyền địa phương;</w:t>
      </w:r>
    </w:p>
    <w:p w:rsidRPr="00135D4B" w:rsidR="00B3741E" w:rsidP="00D35F34" w:rsidRDefault="00D35F34" w14:paraId="6A4B4A5E"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r w:rsidRPr="00135D4B">
        <w:rPr>
          <w:i/>
          <w:color w:val="000000" w:themeColor="text1"/>
          <w:sz w:val="26"/>
          <w:szCs w:val="26"/>
          <w:lang w:val="vi-VN"/>
        </w:rPr>
        <w:t>;</w:t>
      </w:r>
      <w:r w:rsidRPr="00135D4B" w:rsidR="00B3741E">
        <w:rPr>
          <w:i/>
          <w:color w:val="000000" w:themeColor="text1"/>
          <w:sz w:val="26"/>
          <w:szCs w:val="26"/>
          <w:lang w:val="vi-VN"/>
        </w:rPr>
        <w:t>;</w:t>
      </w:r>
    </w:p>
    <w:p w:rsidRPr="00135D4B" w:rsidR="00B3741E" w:rsidP="00B3741E" w:rsidRDefault="00B3741E" w14:paraId="6570F966" w14:textId="77777777">
      <w:pPr>
        <w:shd w:val="clear" w:color="auto" w:fill="FFFFFF"/>
        <w:spacing w:before="120" w:after="120"/>
        <w:ind w:firstLine="709"/>
        <w:rPr>
          <w:i/>
          <w:color w:val="000000" w:themeColor="text1"/>
          <w:spacing w:val="-2"/>
          <w:sz w:val="26"/>
          <w:szCs w:val="26"/>
          <w:lang w:val="vi-VN"/>
        </w:rPr>
      </w:pPr>
      <w:r w:rsidRPr="00135D4B">
        <w:rPr>
          <w:i/>
          <w:color w:val="000000" w:themeColor="text1"/>
          <w:spacing w:val="-2"/>
          <w:sz w:val="26"/>
          <w:szCs w:val="26"/>
          <w:lang w:val="vi-VN"/>
        </w:rPr>
        <w:t>Căn cứ Quyết định số:……/QĐ-UBND ngày …. tháng……năm…… của Chủ tịch Ủy ban nhân dân…1….. về việc quản lý sau cai nghiện ma túy tại nơi cư trú;</w:t>
      </w:r>
    </w:p>
    <w:p w:rsidRPr="00135D4B" w:rsidR="00B3741E" w:rsidP="00B3741E" w:rsidRDefault="00B3741E" w14:paraId="3A1CA48F" w14:textId="77777777">
      <w:pPr>
        <w:spacing w:before="120" w:after="120"/>
        <w:ind w:firstLine="709"/>
        <w:rPr>
          <w:i/>
          <w:color w:val="000000" w:themeColor="text1"/>
          <w:sz w:val="26"/>
          <w:szCs w:val="26"/>
          <w:lang w:val="vi-VN"/>
        </w:rPr>
      </w:pPr>
      <w:r w:rsidRPr="00135D4B">
        <w:rPr>
          <w:i/>
          <w:color w:val="000000" w:themeColor="text1"/>
          <w:sz w:val="26"/>
          <w:szCs w:val="26"/>
          <w:lang w:val="vi-VN"/>
        </w:rPr>
        <w:t>Theo đề nghị của …..……………………,</w:t>
      </w:r>
    </w:p>
    <w:p w:rsidRPr="00135D4B" w:rsidR="00B3741E" w:rsidP="00B3741E" w:rsidRDefault="00B3741E" w14:paraId="77E1C801" w14:textId="65A69E09">
      <w:pPr>
        <w:spacing w:before="120" w:after="120"/>
        <w:jc w:val="center"/>
        <w:rPr>
          <w:b/>
          <w:color w:val="000000" w:themeColor="text1"/>
          <w:szCs w:val="28"/>
          <w:lang w:val="vi-VN"/>
        </w:rPr>
      </w:pPr>
      <w:del w:author="Anh Thu" w:date="2026-05-18T10:08:00Z" w16du:dateUtc="2026-05-18T03:08:00Z" w:id="24">
        <w:r w:rsidRPr="00135D4B" w:rsidDel="00225DE4">
          <w:rPr>
            <w:b/>
            <w:color w:val="000000" w:themeColor="text1"/>
            <w:szCs w:val="28"/>
            <w:lang w:val="vi-VN"/>
          </w:rPr>
          <w:delText xml:space="preserve">CHỨNG </w:delText>
        </w:r>
      </w:del>
      <w:ins w:author="Anh Thu" w:date="2026-05-18T10:08:00Z" w16du:dateUtc="2026-05-18T03:08:00Z" w:id="25">
        <w:r w:rsidR="00225DE4">
          <w:rPr>
            <w:b/>
            <w:color w:val="000000" w:themeColor="text1"/>
            <w:szCs w:val="28"/>
          </w:rPr>
          <w:t>XÁC</w:t>
        </w:r>
        <w:r w:rsidRPr="00135D4B" w:rsidR="00225DE4">
          <w:rPr>
            <w:b/>
            <w:color w:val="000000" w:themeColor="text1"/>
            <w:szCs w:val="28"/>
            <w:lang w:val="vi-VN"/>
          </w:rPr>
          <w:t xml:space="preserve"> </w:t>
        </w:r>
      </w:ins>
      <w:r w:rsidRPr="00135D4B">
        <w:rPr>
          <w:b/>
          <w:color w:val="000000" w:themeColor="text1"/>
          <w:szCs w:val="28"/>
          <w:lang w:val="vi-VN"/>
        </w:rPr>
        <w:t>NHẬN:</w:t>
      </w:r>
    </w:p>
    <w:p w:rsidRPr="00135D4B" w:rsidR="00B3741E" w:rsidP="00B3741E" w:rsidRDefault="00B3741E" w14:paraId="2BC2C833" w14:textId="77777777">
      <w:pPr>
        <w:tabs>
          <w:tab w:val="left" w:pos="6663"/>
          <w:tab w:val="left" w:pos="9072"/>
        </w:tabs>
        <w:spacing w:before="60" w:after="60"/>
        <w:ind w:firstLine="709"/>
        <w:rPr>
          <w:color w:val="000000" w:themeColor="text1"/>
          <w:spacing w:val="-6"/>
          <w:sz w:val="26"/>
          <w:szCs w:val="26"/>
        </w:rPr>
      </w:pPr>
      <w:r w:rsidRPr="00135D4B">
        <w:rPr>
          <w:b/>
          <w:color w:val="000000" w:themeColor="text1"/>
          <w:spacing w:val="-6"/>
          <w:sz w:val="26"/>
          <w:szCs w:val="26"/>
        </w:rPr>
        <w:t>1.</w:t>
      </w:r>
      <w:r w:rsidRPr="00135D4B">
        <w:rPr>
          <w:color w:val="000000" w:themeColor="text1"/>
          <w:spacing w:val="-6"/>
          <w:sz w:val="26"/>
          <w:szCs w:val="26"/>
          <w:lang w:val="vi-VN"/>
        </w:rPr>
        <w:t xml:space="preserve"> </w:t>
      </w:r>
      <w:r w:rsidRPr="00135D4B">
        <w:rPr>
          <w:color w:val="000000" w:themeColor="text1"/>
          <w:spacing w:val="-6"/>
          <w:sz w:val="26"/>
          <w:szCs w:val="26"/>
        </w:rPr>
        <w:t>Họ và tên</w:t>
      </w:r>
      <w:r w:rsidRPr="00135D4B">
        <w:rPr>
          <w:color w:val="000000" w:themeColor="text1"/>
          <w:spacing w:val="-6"/>
          <w:sz w:val="26"/>
          <w:szCs w:val="26"/>
          <w:lang w:val="vi-VN"/>
        </w:rPr>
        <w:t xml:space="preserve"> </w:t>
      </w:r>
      <w:r w:rsidRPr="00135D4B">
        <w:rPr>
          <w:i/>
          <w:color w:val="000000" w:themeColor="text1"/>
          <w:spacing w:val="-6"/>
          <w:szCs w:val="26"/>
          <w:lang w:val="vi-VN"/>
        </w:rPr>
        <w:t>(viết in hoa)</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rStyle w:val="FootnoteReference"/>
          <w:color w:val="000000" w:themeColor="text1"/>
          <w:spacing w:val="-6"/>
          <w:sz w:val="26"/>
          <w:szCs w:val="26"/>
          <w:lang w:val="vi-VN"/>
        </w:rPr>
        <w:t xml:space="preserve"> </w:t>
      </w:r>
      <w:r w:rsidRPr="00135D4B">
        <w:rPr>
          <w:rStyle w:val="FootnoteReference"/>
          <w:color w:val="000000" w:themeColor="text1"/>
          <w:spacing w:val="-6"/>
          <w:sz w:val="26"/>
          <w:szCs w:val="26"/>
          <w:lang w:val="vi-VN"/>
        </w:rPr>
        <w:footnoteReference w:id="248"/>
      </w:r>
      <w:r w:rsidRPr="00135D4B">
        <w:rPr>
          <w:color w:val="000000" w:themeColor="text1"/>
          <w:spacing w:val="-6"/>
          <w:sz w:val="26"/>
          <w:szCs w:val="26"/>
          <w:lang w:val="vi-VN"/>
        </w:rPr>
        <w:t>.................................</w:t>
      </w:r>
      <w:r w:rsidRPr="00135D4B">
        <w:rPr>
          <w:color w:val="000000" w:themeColor="text1"/>
          <w:spacing w:val="-6"/>
          <w:sz w:val="26"/>
          <w:szCs w:val="26"/>
        </w:rPr>
        <w:tab/>
      </w:r>
      <w:r w:rsidRPr="00135D4B">
        <w:rPr>
          <w:color w:val="000000" w:themeColor="text1"/>
          <w:spacing w:val="-6"/>
          <w:sz w:val="26"/>
          <w:szCs w:val="26"/>
          <w:lang w:val="vi-VN"/>
        </w:rPr>
        <w:t>; Giới tính</w:t>
      </w:r>
      <w:r w:rsidRPr="00135D4B">
        <w:rPr>
          <w:color w:val="000000" w:themeColor="text1"/>
          <w:spacing w:val="-6"/>
          <w:sz w:val="26"/>
          <w:szCs w:val="26"/>
        </w:rPr>
        <w:t xml:space="preserve">: </w:t>
      </w:r>
      <w:r w:rsidRPr="00135D4B">
        <w:rPr>
          <w:color w:val="000000" w:themeColor="text1"/>
          <w:spacing w:val="-6"/>
          <w:sz w:val="26"/>
          <w:szCs w:val="26"/>
          <w:lang w:val="vi-VN"/>
        </w:rPr>
        <w:t>.....................</w:t>
      </w:r>
      <w:r w:rsidRPr="00135D4B">
        <w:rPr>
          <w:color w:val="000000" w:themeColor="text1"/>
          <w:spacing w:val="-6"/>
          <w:sz w:val="26"/>
          <w:szCs w:val="26"/>
        </w:rPr>
        <w:tab/>
      </w:r>
    </w:p>
    <w:p w:rsidRPr="00135D4B" w:rsidR="00B3741E" w:rsidP="00B3741E" w:rsidRDefault="00B3741E" w14:paraId="6A870D7D"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Tên gọi khác</w:t>
      </w:r>
      <w:r w:rsidRPr="00135D4B">
        <w:rPr>
          <w:color w:val="000000" w:themeColor="text1"/>
          <w:spacing w:val="-6"/>
          <w:sz w:val="26"/>
          <w:szCs w:val="26"/>
          <w:lang w:val="vi-VN"/>
        </w:rPr>
        <w:t xml:space="preserve"> (nếu có)</w:t>
      </w:r>
      <w:r w:rsidRPr="00135D4B">
        <w:rPr>
          <w:color w:val="000000" w:themeColor="text1"/>
          <w:spacing w:val="-6"/>
          <w:sz w:val="26"/>
          <w:szCs w:val="26"/>
        </w:rPr>
        <w:t>:</w:t>
      </w:r>
      <w:r w:rsidRPr="00135D4B">
        <w:rPr>
          <w:color w:val="000000" w:themeColor="text1"/>
          <w:spacing w:val="-6"/>
          <w:sz w:val="26"/>
          <w:szCs w:val="26"/>
          <w:lang w:val="vi-VN"/>
        </w:rPr>
        <w:t xml:space="preserve"> .......................................................................................................</w:t>
      </w:r>
      <w:r w:rsidRPr="00135D4B">
        <w:rPr>
          <w:color w:val="000000" w:themeColor="text1"/>
          <w:spacing w:val="-6"/>
          <w:sz w:val="26"/>
          <w:szCs w:val="26"/>
        </w:rPr>
        <w:tab/>
      </w:r>
    </w:p>
    <w:p w:rsidRPr="00135D4B" w:rsidR="00B3741E" w:rsidP="00B3741E" w:rsidRDefault="00B3741E" w14:paraId="5A1D60C1" w14:textId="77777777">
      <w:pPr>
        <w:tabs>
          <w:tab w:val="left" w:pos="9072"/>
        </w:tabs>
        <w:spacing w:before="60" w:after="60"/>
        <w:ind w:firstLine="709"/>
        <w:rPr>
          <w:color w:val="000000" w:themeColor="text1"/>
          <w:spacing w:val="-6"/>
          <w:sz w:val="26"/>
          <w:szCs w:val="26"/>
        </w:rPr>
      </w:pPr>
      <w:r w:rsidRPr="00135D4B">
        <w:rPr>
          <w:color w:val="000000" w:themeColor="text1"/>
          <w:spacing w:val="-6"/>
          <w:sz w:val="26"/>
          <w:szCs w:val="26"/>
        </w:rPr>
        <w:t>Ngày, tháng, năm sinh: .....................................................................................................</w:t>
      </w:r>
    </w:p>
    <w:p w:rsidRPr="00135D4B" w:rsidR="00B3741E" w:rsidP="00B3741E" w:rsidRDefault="00B3741E" w14:paraId="3415BEFB" w14:textId="77777777">
      <w:pPr>
        <w:tabs>
          <w:tab w:val="left" w:pos="9072"/>
        </w:tabs>
        <w:spacing w:before="60" w:after="60"/>
        <w:ind w:firstLine="709"/>
        <w:rPr>
          <w:color w:val="000000" w:themeColor="text1"/>
          <w:spacing w:val="-6"/>
          <w:sz w:val="26"/>
          <w:szCs w:val="26"/>
        </w:rPr>
      </w:pPr>
      <w:r w:rsidRPr="00135D4B">
        <w:rPr>
          <w:color w:val="000000" w:themeColor="text1"/>
          <w:sz w:val="26"/>
          <w:szCs w:val="26"/>
        </w:rPr>
        <w:t xml:space="preserve">Số </w:t>
      </w:r>
      <w:r w:rsidR="008157D9">
        <w:rPr>
          <w:color w:val="000000" w:themeColor="text1"/>
          <w:sz w:val="26"/>
          <w:szCs w:val="26"/>
        </w:rPr>
        <w:t>CC/</w:t>
      </w:r>
      <w:r w:rsidRPr="00135D4B">
        <w:rPr>
          <w:color w:val="000000" w:themeColor="text1"/>
          <w:sz w:val="26"/>
          <w:szCs w:val="26"/>
          <w:lang w:val="vi-VN"/>
        </w:rPr>
        <w:t>CCCD</w:t>
      </w:r>
      <w:r w:rsidRPr="00135D4B">
        <w:rPr>
          <w:color w:val="000000" w:themeColor="text1"/>
          <w:sz w:val="26"/>
          <w:szCs w:val="26"/>
        </w:rPr>
        <w:t>/</w:t>
      </w:r>
      <w:r w:rsidRPr="00135D4B">
        <w:rPr>
          <w:color w:val="000000" w:themeColor="text1"/>
          <w:sz w:val="26"/>
          <w:szCs w:val="26"/>
          <w:lang w:val="vi-VN"/>
        </w:rPr>
        <w:t>CMND</w:t>
      </w:r>
      <w:r w:rsidRPr="00135D4B">
        <w:rPr>
          <w:color w:val="000000" w:themeColor="text1"/>
          <w:sz w:val="26"/>
          <w:szCs w:val="26"/>
        </w:rPr>
        <w:t>/</w:t>
      </w:r>
      <w:proofErr w:type="gramStart"/>
      <w:r w:rsidRPr="00135D4B">
        <w:rPr>
          <w:color w:val="000000" w:themeColor="text1"/>
          <w:sz w:val="26"/>
          <w:szCs w:val="26"/>
        </w:rPr>
        <w:t>H</w:t>
      </w:r>
      <w:r w:rsidR="008157D9">
        <w:rPr>
          <w:color w:val="000000" w:themeColor="text1"/>
          <w:sz w:val="26"/>
          <w:szCs w:val="26"/>
        </w:rPr>
        <w:t>C</w:t>
      </w:r>
      <w:r w:rsidRPr="00135D4B">
        <w:rPr>
          <w:color w:val="000000" w:themeColor="text1"/>
          <w:sz w:val="26"/>
          <w:szCs w:val="26"/>
        </w:rPr>
        <w:t>:…</w:t>
      </w:r>
      <w:proofErr w:type="gramEnd"/>
      <w:r w:rsidRPr="00135D4B">
        <w:rPr>
          <w:color w:val="000000" w:themeColor="text1"/>
          <w:sz w:val="26"/>
          <w:szCs w:val="26"/>
        </w:rPr>
        <w:t>…………</w:t>
      </w:r>
      <w:r w:rsidRPr="00135D4B">
        <w:rPr>
          <w:color w:val="000000" w:themeColor="text1"/>
          <w:sz w:val="26"/>
          <w:szCs w:val="26"/>
          <w:lang w:val="vi-VN"/>
        </w:rPr>
        <w:t>................</w:t>
      </w:r>
      <w:r w:rsidRPr="00135D4B">
        <w:rPr>
          <w:color w:val="000000" w:themeColor="text1"/>
          <w:sz w:val="26"/>
          <w:szCs w:val="26"/>
        </w:rPr>
        <w:t>… ngày cấp …………</w:t>
      </w:r>
      <w:proofErr w:type="gramStart"/>
      <w:r w:rsidRPr="00135D4B">
        <w:rPr>
          <w:color w:val="000000" w:themeColor="text1"/>
          <w:sz w:val="26"/>
          <w:szCs w:val="26"/>
        </w:rPr>
        <w:t>…..</w:t>
      </w:r>
      <w:proofErr w:type="gramEnd"/>
      <w:r w:rsidRPr="00135D4B">
        <w:rPr>
          <w:color w:val="000000" w:themeColor="text1"/>
          <w:sz w:val="26"/>
          <w:szCs w:val="26"/>
        </w:rPr>
        <w:t xml:space="preserve"> nơi cấp…………………………………………………………………………………...</w:t>
      </w:r>
      <w:r w:rsidR="008157D9">
        <w:rPr>
          <w:color w:val="000000" w:themeColor="text1"/>
          <w:sz w:val="26"/>
          <w:szCs w:val="26"/>
        </w:rPr>
        <w:t>.......</w:t>
      </w:r>
    </w:p>
    <w:p w:rsidRPr="00135D4B" w:rsidR="00B3741E" w:rsidP="00B3741E" w:rsidRDefault="00B3741E" w14:paraId="414C681E"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rPr>
        <w:t>Nơi cư trú</w:t>
      </w:r>
      <w:r w:rsidRPr="00135D4B">
        <w:rPr>
          <w:color w:val="000000" w:themeColor="text1"/>
          <w:spacing w:val="-6"/>
          <w:sz w:val="26"/>
          <w:szCs w:val="26"/>
          <w:lang w:val="vi-VN"/>
        </w:rPr>
        <w:t xml:space="preserve"> hoặc chỗ ở hiện nay: ........................................................................................</w:t>
      </w:r>
    </w:p>
    <w:p w:rsidRPr="00135D4B" w:rsidR="00B3741E" w:rsidP="00B3741E" w:rsidRDefault="00B3741E" w14:paraId="2B4324EF" w14:textId="77777777">
      <w:pPr>
        <w:tabs>
          <w:tab w:val="left" w:pos="9072"/>
        </w:tabs>
        <w:spacing w:before="60" w:after="60"/>
        <w:ind w:firstLine="709"/>
        <w:rPr>
          <w:color w:val="000000" w:themeColor="text1"/>
          <w:spacing w:val="-6"/>
          <w:sz w:val="26"/>
          <w:szCs w:val="26"/>
          <w:lang w:val="vi-VN"/>
        </w:rPr>
      </w:pPr>
      <w:r w:rsidRPr="00135D4B">
        <w:rPr>
          <w:color w:val="000000" w:themeColor="text1"/>
          <w:spacing w:val="-6"/>
          <w:sz w:val="26"/>
          <w:szCs w:val="26"/>
          <w:lang w:val="vi-VN"/>
        </w:rPr>
        <w:t>Nghề nghiệp: ..................................; Nơi làm việc/học tập: .............................................</w:t>
      </w:r>
    </w:p>
    <w:p w:rsidRPr="00135D4B" w:rsidR="00B3741E" w:rsidP="00B3741E" w:rsidRDefault="00B3741E" w14:paraId="49ECBD17" w14:textId="28F98CDE">
      <w:pPr>
        <w:spacing w:before="120" w:after="120"/>
        <w:ind w:firstLine="709"/>
        <w:rPr>
          <w:color w:val="000000" w:themeColor="text1"/>
          <w:sz w:val="26"/>
          <w:szCs w:val="26"/>
          <w:lang w:val="vi-VN"/>
        </w:rPr>
      </w:pPr>
      <w:r w:rsidRPr="00135D4B">
        <w:rPr>
          <w:b/>
          <w:color w:val="000000" w:themeColor="text1"/>
          <w:spacing w:val="-6"/>
          <w:sz w:val="26"/>
          <w:szCs w:val="26"/>
          <w:lang w:val="vi-VN"/>
        </w:rPr>
        <w:t>2.</w:t>
      </w:r>
      <w:r w:rsidRPr="00135D4B">
        <w:rPr>
          <w:b/>
          <w:color w:val="000000" w:themeColor="text1"/>
          <w:sz w:val="26"/>
          <w:szCs w:val="26"/>
          <w:lang w:val="vi-VN"/>
        </w:rPr>
        <w:t xml:space="preserve"> </w:t>
      </w:r>
      <w:ins w:author="Anh Thu" w:date="2026-05-18T10:09:00Z" w16du:dateUtc="2026-05-18T03:09:00Z" w:id="26">
        <w:r w:rsidR="00225DE4">
          <w:rPr>
            <w:b/>
            <w:color w:val="000000" w:themeColor="text1"/>
            <w:sz w:val="26"/>
            <w:szCs w:val="26"/>
          </w:rPr>
          <w:t>Xác</w:t>
        </w:r>
      </w:ins>
      <w:del w:author="Anh Thu" w:date="2026-05-18T10:09:00Z" w16du:dateUtc="2026-05-18T03:09:00Z" w:id="27">
        <w:r w:rsidRPr="00135D4B" w:rsidDel="00225DE4">
          <w:rPr>
            <w:b/>
            <w:color w:val="000000" w:themeColor="text1"/>
            <w:sz w:val="26"/>
            <w:szCs w:val="26"/>
            <w:lang w:val="vi-VN"/>
          </w:rPr>
          <w:delText>Chứng</w:delText>
        </w:r>
      </w:del>
      <w:r w:rsidRPr="00135D4B">
        <w:rPr>
          <w:b/>
          <w:color w:val="000000" w:themeColor="text1"/>
          <w:sz w:val="26"/>
          <w:szCs w:val="26"/>
          <w:lang w:val="vi-VN"/>
        </w:rPr>
        <w:t xml:space="preserve"> nhận:</w:t>
      </w:r>
      <w:r w:rsidRPr="00135D4B">
        <w:rPr>
          <w:color w:val="000000" w:themeColor="text1"/>
          <w:sz w:val="26"/>
          <w:szCs w:val="26"/>
          <w:lang w:val="vi-VN"/>
        </w:rPr>
        <w:t xml:space="preserve"> Đã chấp hành xong thời hạn quản lý sau sau cai nghiện ma túy tại nơi cư trú. Thời gian: từ ngày..... /....../............. đến ngày..... /....../.............</w:t>
      </w:r>
    </w:p>
    <w:p w:rsidRPr="00135D4B" w:rsidR="00B3741E" w:rsidP="00B3741E" w:rsidRDefault="00B3741E" w14:paraId="1A1EF426" w14:textId="77777777">
      <w:pPr>
        <w:spacing w:before="120" w:after="120"/>
        <w:ind w:firstLine="709"/>
        <w:rPr>
          <w:color w:val="000000" w:themeColor="text1"/>
          <w:sz w:val="26"/>
          <w:szCs w:val="26"/>
          <w:lang w:val="vi-VN"/>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12"/>
        <w:gridCol w:w="4860"/>
      </w:tblGrid>
      <w:tr w:rsidRPr="00135D4B" w:rsidR="00135D4B" w:rsidTr="00B3741E" w14:paraId="5FE917F7" w14:textId="77777777">
        <w:trPr>
          <w:tblCellSpacing w:w="0" w:type="dxa"/>
          <w:jc w:val="center"/>
        </w:trPr>
        <w:tc>
          <w:tcPr>
            <w:tcW w:w="4212" w:type="dxa"/>
            <w:shd w:val="clear" w:color="auto" w:fill="FFFFFF"/>
            <w:tcMar>
              <w:top w:w="0" w:type="dxa"/>
              <w:left w:w="108" w:type="dxa"/>
              <w:bottom w:w="0" w:type="dxa"/>
              <w:right w:w="108" w:type="dxa"/>
            </w:tcMar>
            <w:hideMark/>
          </w:tcPr>
          <w:p w:rsidRPr="00135D4B" w:rsidR="00B3741E" w:rsidP="00013D11" w:rsidRDefault="00B3741E" w14:paraId="308912A6" w14:textId="77777777">
            <w:pPr>
              <w:ind w:firstLine="0"/>
              <w:jc w:val="left"/>
              <w:rPr>
                <w:color w:val="000000" w:themeColor="text1"/>
                <w:sz w:val="22"/>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lang w:val="vi-VN"/>
              </w:rPr>
              <w:br/>
            </w:r>
            <w:r w:rsidRPr="00135D4B">
              <w:rPr>
                <w:color w:val="000000" w:themeColor="text1"/>
                <w:sz w:val="22"/>
                <w:lang w:val="vi-VN"/>
              </w:rPr>
              <w:t>- Ông (bà).....</w:t>
            </w:r>
            <w:r w:rsidRPr="00135D4B">
              <w:rPr>
                <w:color w:val="000000" w:themeColor="text1"/>
                <w:sz w:val="22"/>
                <w:vertAlign w:val="superscript"/>
                <w:lang w:val="vi-VN"/>
              </w:rPr>
              <w:t>3</w:t>
            </w:r>
            <w:r w:rsidRPr="00135D4B">
              <w:rPr>
                <w:color w:val="000000" w:themeColor="text1"/>
                <w:sz w:val="22"/>
                <w:lang w:val="vi-VN"/>
              </w:rPr>
              <w:t>........;</w:t>
            </w:r>
          </w:p>
          <w:p w:rsidRPr="00135D4B" w:rsidR="00B3741E" w:rsidP="006C3698" w:rsidRDefault="00B3741E" w14:paraId="159D30AA" w14:textId="77777777">
            <w:pPr>
              <w:ind w:firstLine="34"/>
              <w:rPr>
                <w:color w:val="000000" w:themeColor="text1"/>
                <w:sz w:val="26"/>
                <w:szCs w:val="26"/>
                <w:lang w:val="vi-VN"/>
              </w:rPr>
            </w:pPr>
            <w:r w:rsidRPr="00135D4B">
              <w:rPr>
                <w:color w:val="000000" w:themeColor="text1"/>
                <w:sz w:val="22"/>
                <w:lang w:val="vi-VN"/>
              </w:rPr>
              <w:t>- Lưu.................</w:t>
            </w:r>
          </w:p>
        </w:tc>
        <w:tc>
          <w:tcPr>
            <w:tcW w:w="4860" w:type="dxa"/>
            <w:shd w:val="clear" w:color="auto" w:fill="FFFFFF"/>
            <w:tcMar>
              <w:top w:w="0" w:type="dxa"/>
              <w:left w:w="108" w:type="dxa"/>
              <w:bottom w:w="0" w:type="dxa"/>
              <w:right w:w="108" w:type="dxa"/>
            </w:tcMar>
            <w:hideMark/>
          </w:tcPr>
          <w:p w:rsidRPr="00135D4B" w:rsidR="00B3741E" w:rsidP="00A54175" w:rsidRDefault="00B3741E" w14:paraId="4A60B2BD" w14:textId="77777777">
            <w:pPr>
              <w:ind w:firstLine="0"/>
              <w:jc w:val="center"/>
              <w:rPr>
                <w:b/>
                <w:iCs/>
                <w:color w:val="000000" w:themeColor="text1"/>
                <w:sz w:val="26"/>
                <w:szCs w:val="26"/>
                <w:lang w:val="vi-VN"/>
              </w:rPr>
            </w:pPr>
            <w:r w:rsidRPr="00135D4B">
              <w:rPr>
                <w:b/>
                <w:iCs/>
                <w:color w:val="000000" w:themeColor="text1"/>
                <w:sz w:val="26"/>
                <w:szCs w:val="26"/>
                <w:lang w:val="vi-VN"/>
              </w:rPr>
              <w:t>TM. ỦY BAN NHÂN DÂN</w:t>
            </w:r>
          </w:p>
          <w:p w:rsidRPr="00135D4B" w:rsidR="00B3741E" w:rsidP="00A54175" w:rsidRDefault="00B3741E" w14:paraId="7AB5D359" w14:textId="77777777">
            <w:pPr>
              <w:ind w:firstLine="0"/>
              <w:jc w:val="center"/>
              <w:rPr>
                <w:b/>
                <w:iCs/>
                <w:color w:val="000000" w:themeColor="text1"/>
                <w:sz w:val="26"/>
                <w:szCs w:val="26"/>
                <w:lang w:val="vi-VN"/>
              </w:rPr>
            </w:pPr>
            <w:r w:rsidRPr="00135D4B">
              <w:rPr>
                <w:b/>
                <w:iCs/>
                <w:color w:val="000000" w:themeColor="text1"/>
                <w:sz w:val="26"/>
                <w:szCs w:val="26"/>
                <w:lang w:val="vi-VN"/>
              </w:rPr>
              <w:t>CHỦ TỊCH</w:t>
            </w:r>
          </w:p>
          <w:p w:rsidRPr="00135D4B" w:rsidR="00B3741E" w:rsidP="00A54175" w:rsidRDefault="00B3741E" w14:paraId="2C7A039B" w14:textId="77777777">
            <w:pPr>
              <w:ind w:firstLine="0"/>
              <w:jc w:val="center"/>
              <w:rPr>
                <w:color w:val="000000" w:themeColor="text1"/>
                <w:sz w:val="26"/>
                <w:szCs w:val="26"/>
                <w:lang w:val="vi-VN"/>
              </w:rPr>
            </w:pPr>
            <w:r w:rsidRPr="00135D4B">
              <w:rPr>
                <w:i/>
                <w:iCs/>
                <w:color w:val="000000" w:themeColor="text1"/>
                <w:sz w:val="26"/>
                <w:szCs w:val="26"/>
                <w:lang w:val="vi-VN"/>
              </w:rPr>
              <w:t>(Ký và ghi rõ họ tên, đóng dấu)</w:t>
            </w:r>
          </w:p>
        </w:tc>
      </w:tr>
    </w:tbl>
    <w:p w:rsidRPr="00135D4B" w:rsidR="00B3741E" w:rsidP="00B3741E" w:rsidRDefault="00B3741E" w14:paraId="0C494396" w14:textId="77777777">
      <w:pPr>
        <w:rPr>
          <w:color w:val="000000" w:themeColor="text1"/>
          <w:sz w:val="26"/>
          <w:szCs w:val="26"/>
          <w:lang w:val="vi-VN"/>
        </w:rPr>
      </w:pPr>
    </w:p>
    <w:p w:rsidR="00B3741E" w:rsidP="00072051" w:rsidRDefault="00B3741E" w14:paraId="71B297B3" w14:textId="77777777">
      <w:pPr>
        <w:tabs>
          <w:tab w:val="left" w:pos="3885"/>
          <w:tab w:val="center" w:pos="5103"/>
        </w:tabs>
        <w:spacing w:before="120" w:after="120"/>
        <w:ind w:firstLine="0"/>
        <w:jc w:val="center"/>
        <w:rPr>
          <w:b/>
          <w:color w:val="000000" w:themeColor="text1"/>
          <w:sz w:val="26"/>
          <w:szCs w:val="26"/>
          <w:lang w:val="sv-SE"/>
        </w:rPr>
      </w:pPr>
    </w:p>
    <w:p w:rsidR="00847775" w:rsidRDefault="00847775" w14:paraId="01DD5EC0"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794B13" w:rsidR="00794B13" w:rsidP="00847775" w:rsidRDefault="00794B13" w14:paraId="6B728F6F" w14:textId="24888D52">
      <w:pPr>
        <w:jc w:val="right"/>
        <w:rPr>
          <w:b/>
          <w:color w:val="000000" w:themeColor="text1"/>
          <w:sz w:val="25"/>
          <w:szCs w:val="25"/>
        </w:rPr>
      </w:pPr>
      <w:r w:rsidRPr="00135D4B">
        <w:rPr>
          <w:b/>
          <w:color w:val="000000" w:themeColor="text1"/>
          <w:sz w:val="25"/>
          <w:szCs w:val="25"/>
          <w:lang w:val="vi-VN"/>
        </w:rPr>
        <w:t xml:space="preserve">Mẫu số </w:t>
      </w:r>
      <w:r w:rsidR="004F3201">
        <w:rPr>
          <w:b/>
          <w:color w:val="000000" w:themeColor="text1"/>
          <w:sz w:val="25"/>
          <w:szCs w:val="25"/>
        </w:rPr>
        <w:t>57</w:t>
      </w:r>
    </w:p>
    <w:p w:rsidRPr="00135D4B" w:rsidR="00794B13" w:rsidP="00794B13" w:rsidRDefault="00794B13" w14:paraId="24F57443"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tblGrid>
      <w:tr w:rsidRPr="00135D4B" w:rsidR="00794B13" w:rsidTr="00AC5C24" w14:paraId="291A27AD" w14:textId="77777777">
        <w:tc>
          <w:tcPr>
            <w:tcW w:w="3544" w:type="dxa"/>
            <w:tcBorders>
              <w:top w:val="nil"/>
              <w:left w:val="nil"/>
              <w:bottom w:val="nil"/>
              <w:right w:val="nil"/>
              <w:tl2br w:val="nil"/>
              <w:tr2bl w:val="nil"/>
            </w:tcBorders>
            <w:tcMar>
              <w:top w:w="0" w:type="dxa"/>
              <w:left w:w="108" w:type="dxa"/>
              <w:bottom w:w="0" w:type="dxa"/>
              <w:right w:w="108" w:type="dxa"/>
            </w:tcMar>
          </w:tcPr>
          <w:p w:rsidRPr="00135D4B" w:rsidR="00794B13" w:rsidP="00AC5C24" w:rsidRDefault="00794B13" w14:paraId="7779E735" w14:textId="77777777">
            <w:pPr>
              <w:ind w:firstLine="0"/>
              <w:jc w:val="center"/>
              <w:rPr>
                <w:bCs/>
                <w:color w:val="000000" w:themeColor="text1"/>
                <w:szCs w:val="28"/>
              </w:rPr>
            </w:pPr>
            <w:r w:rsidRPr="00135D4B">
              <w:rPr>
                <w:bCs/>
                <w:color w:val="000000" w:themeColor="text1"/>
                <w:szCs w:val="28"/>
              </w:rPr>
              <w:t xml:space="preserve">CÔNG AN </w:t>
            </w:r>
            <w:r w:rsidRPr="00135D4B">
              <w:rPr>
                <w:bCs/>
                <w:color w:val="000000" w:themeColor="text1"/>
                <w:szCs w:val="28"/>
                <w:lang w:val="vi-VN"/>
              </w:rPr>
              <w:t>.......</w:t>
            </w:r>
            <w:r w:rsidRPr="00135D4B">
              <w:rPr>
                <w:rStyle w:val="FootnoteReference"/>
                <w:bCs/>
                <w:color w:val="000000" w:themeColor="text1"/>
                <w:szCs w:val="28"/>
                <w:lang w:val="vi-VN"/>
              </w:rPr>
              <w:footnoteReference w:id="249"/>
            </w:r>
            <w:proofErr w:type="gramStart"/>
            <w:r w:rsidRPr="00135D4B">
              <w:rPr>
                <w:bCs/>
                <w:color w:val="000000" w:themeColor="text1"/>
                <w:szCs w:val="28"/>
                <w:lang w:val="vi-VN"/>
              </w:rPr>
              <w:t>.....</w:t>
            </w:r>
            <w:proofErr w:type="gramEnd"/>
          </w:p>
          <w:p w:rsidRPr="00135D4B" w:rsidR="00794B13" w:rsidP="00AC5C24" w:rsidRDefault="00794B13" w14:paraId="1AA7D74A" w14:textId="77777777">
            <w:pPr>
              <w:ind w:firstLine="0"/>
              <w:jc w:val="center"/>
              <w:rPr>
                <w:color w:val="000000" w:themeColor="text1"/>
                <w:szCs w:val="28"/>
                <w:lang w:val="vi-VN"/>
              </w:rPr>
            </w:pPr>
            <w:r w:rsidRPr="00135D4B">
              <w:rPr>
                <w:b/>
                <w:color w:val="000000" w:themeColor="text1"/>
                <w:szCs w:val="28"/>
                <w:lang w:val="vi-VN"/>
              </w:rPr>
              <w:t xml:space="preserve">CẤP XÃ </w:t>
            </w:r>
            <w:r w:rsidRPr="00135D4B">
              <w:rPr>
                <w:color w:val="000000" w:themeColor="text1"/>
                <w:szCs w:val="28"/>
                <w:lang w:val="vi-VN"/>
              </w:rPr>
              <w:t>............</w:t>
            </w:r>
            <w:r w:rsidRPr="00135D4B">
              <w:rPr>
                <w:rStyle w:val="FootnoteReference"/>
                <w:color w:val="000000" w:themeColor="text1"/>
                <w:szCs w:val="28"/>
                <w:lang w:val="vi-VN"/>
              </w:rPr>
              <w:footnoteReference w:id="250"/>
            </w:r>
            <w:r w:rsidRPr="00135D4B">
              <w:rPr>
                <w:color w:val="000000" w:themeColor="text1"/>
                <w:szCs w:val="28"/>
                <w:lang w:val="vi-VN"/>
              </w:rPr>
              <w:t>...................</w:t>
            </w:r>
          </w:p>
          <w:p w:rsidRPr="00135D4B" w:rsidR="00794B13" w:rsidP="00AC5C24" w:rsidRDefault="00794B13" w14:paraId="33FAEF40" w14:textId="77777777">
            <w:pPr>
              <w:ind w:firstLine="0"/>
              <w:jc w:val="center"/>
              <w:rPr>
                <w:color w:val="000000" w:themeColor="text1"/>
                <w:szCs w:val="28"/>
                <w:vertAlign w:val="superscript"/>
              </w:rPr>
            </w:pPr>
            <w:r w:rsidRPr="00135D4B">
              <w:rPr>
                <w:color w:val="000000" w:themeColor="text1"/>
                <w:szCs w:val="28"/>
                <w:vertAlign w:val="superscript"/>
              </w:rPr>
              <w:t>_____________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794B13" w:rsidP="00AC5C24" w:rsidRDefault="00794B13" w14:paraId="3CB93B06" w14:textId="77777777">
            <w:pPr>
              <w:ind w:firstLine="0"/>
              <w:jc w:val="center"/>
              <w:rPr>
                <w:color w:val="000000" w:themeColor="text1"/>
                <w:szCs w:val="28"/>
                <w:vertAlign w:val="superscript"/>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r w:rsidRPr="00135D4B">
              <w:rPr>
                <w:b/>
                <w:bCs/>
                <w:color w:val="000000" w:themeColor="text1"/>
                <w:szCs w:val="28"/>
                <w:lang w:val="vi-VN"/>
              </w:rPr>
              <w:br/>
            </w:r>
            <w:r w:rsidRPr="00135D4B">
              <w:rPr>
                <w:color w:val="000000" w:themeColor="text1"/>
                <w:szCs w:val="28"/>
                <w:vertAlign w:val="superscript"/>
              </w:rPr>
              <w:t>____________________________________________</w:t>
            </w:r>
          </w:p>
        </w:tc>
      </w:tr>
      <w:tr w:rsidRPr="00135D4B" w:rsidR="00794B13" w:rsidTr="00AC5C24" w14:paraId="52545AE7"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135D4B" w:rsidR="00794B13" w:rsidP="00AC5C24" w:rsidRDefault="00794B13" w14:paraId="6B70F129" w14:textId="77777777">
            <w:pPr>
              <w:rPr>
                <w:color w:val="000000" w:themeColor="text1"/>
                <w:sz w:val="26"/>
                <w:szCs w:val="26"/>
              </w:rPr>
            </w:pPr>
            <w:r w:rsidRPr="00135D4B">
              <w:rPr>
                <w:color w:val="000000" w:themeColor="text1"/>
                <w:sz w:val="26"/>
                <w:szCs w:val="26"/>
                <w:lang w:val="vi-VN"/>
              </w:rPr>
              <w:t>Số:       /QĐ-</w:t>
            </w:r>
            <w:r w:rsidRPr="00135D4B">
              <w:rPr>
                <w:color w:val="000000" w:themeColor="text1"/>
                <w:sz w:val="26"/>
                <w:szCs w:val="26"/>
              </w:rPr>
              <w:t>CAX</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794B13" w:rsidP="00AC5C24" w:rsidRDefault="00794B13" w14:paraId="66E09F83" w14:textId="77777777">
            <w:pPr>
              <w:ind w:firstLine="0"/>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251"/>
            </w:r>
            <w:r w:rsidRPr="00135D4B">
              <w:rPr>
                <w:i/>
                <w:color w:val="000000" w:themeColor="text1"/>
                <w:sz w:val="28"/>
                <w:szCs w:val="28"/>
              </w:rPr>
              <w:t>......, ngày .... tháng ... năm ……</w:t>
            </w:r>
          </w:p>
        </w:tc>
      </w:tr>
    </w:tbl>
    <w:p w:rsidRPr="00135D4B" w:rsidR="00794B13" w:rsidP="00794B13" w:rsidRDefault="00794B13" w14:paraId="0930227E" w14:textId="77777777">
      <w:pPr>
        <w:tabs>
          <w:tab w:val="right" w:leader="dot" w:pos="6237"/>
        </w:tabs>
        <w:ind w:firstLine="0"/>
        <w:jc w:val="center"/>
        <w:rPr>
          <w:b/>
          <w:color w:val="000000" w:themeColor="text1"/>
          <w:sz w:val="26"/>
          <w:szCs w:val="26"/>
        </w:rPr>
      </w:pPr>
    </w:p>
    <w:p w:rsidRPr="00135D4B" w:rsidR="00794B13" w:rsidP="00794B13" w:rsidRDefault="00794B13" w14:paraId="16A7F5B2" w14:textId="77777777">
      <w:pPr>
        <w:tabs>
          <w:tab w:val="right" w:leader="dot" w:pos="6237"/>
        </w:tabs>
        <w:ind w:firstLine="0"/>
        <w:jc w:val="center"/>
        <w:rPr>
          <w:b/>
          <w:color w:val="000000" w:themeColor="text1"/>
          <w:sz w:val="26"/>
          <w:szCs w:val="26"/>
        </w:rPr>
      </w:pPr>
      <w:r w:rsidRPr="00135D4B">
        <w:rPr>
          <w:b/>
          <w:color w:val="000000" w:themeColor="text1"/>
          <w:sz w:val="26"/>
          <w:szCs w:val="26"/>
        </w:rPr>
        <w:t>QUYẾT ĐỊNH</w:t>
      </w:r>
    </w:p>
    <w:p w:rsidRPr="00794B13" w:rsidR="00794B13" w:rsidP="00794B13" w:rsidRDefault="00794B13" w14:paraId="448970CD" w14:textId="77777777">
      <w:pPr>
        <w:jc w:val="center"/>
        <w:rPr>
          <w:b/>
          <w:color w:val="000000" w:themeColor="text1"/>
          <w:sz w:val="25"/>
          <w:szCs w:val="25"/>
        </w:rPr>
      </w:pPr>
      <w:r>
        <w:rPr>
          <w:b/>
          <w:color w:val="000000" w:themeColor="text1"/>
          <w:sz w:val="25"/>
          <w:szCs w:val="25"/>
        </w:rPr>
        <w:t>Đ</w:t>
      </w:r>
      <w:r w:rsidRPr="00794B13">
        <w:rPr>
          <w:b/>
          <w:color w:val="000000" w:themeColor="text1"/>
          <w:sz w:val="25"/>
          <w:szCs w:val="25"/>
          <w:lang w:val="vi-VN"/>
        </w:rPr>
        <w:t>ưa người bị quản lý sau cai nghiện ma túy ra khỏi danh sách người bị quản lý sau cai nghiện ma túy tại địa phương</w:t>
      </w:r>
    </w:p>
    <w:p w:rsidRPr="00135D4B" w:rsidR="00794B13" w:rsidP="00794B13" w:rsidRDefault="00794B13" w14:paraId="67B938B8" w14:textId="77777777">
      <w:pPr>
        <w:ind w:firstLine="0"/>
        <w:jc w:val="center"/>
        <w:rPr>
          <w:b/>
          <w:color w:val="000000" w:themeColor="text1"/>
          <w:sz w:val="26"/>
          <w:szCs w:val="26"/>
        </w:rPr>
      </w:pPr>
      <w:r w:rsidRPr="00135D4B">
        <w:rPr>
          <w:b/>
          <w:color w:val="000000" w:themeColor="text1"/>
          <w:sz w:val="26"/>
          <w:szCs w:val="26"/>
        </w:rPr>
        <w:t>_____________</w:t>
      </w:r>
    </w:p>
    <w:p w:rsidRPr="00135D4B" w:rsidR="00794B13" w:rsidP="00794B13" w:rsidRDefault="00794B13" w14:paraId="47C1D94A" w14:textId="77777777">
      <w:pPr>
        <w:tabs>
          <w:tab w:val="right" w:leader="dot" w:pos="0"/>
        </w:tabs>
        <w:spacing w:before="240" w:after="240"/>
        <w:ind w:firstLine="0"/>
        <w:rPr>
          <w:b/>
          <w:color w:val="000000" w:themeColor="text1"/>
          <w:szCs w:val="26"/>
        </w:rPr>
      </w:pPr>
      <w:r w:rsidRPr="00135D4B">
        <w:rPr>
          <w:b/>
          <w:color w:val="000000" w:themeColor="text1"/>
          <w:szCs w:val="26"/>
        </w:rPr>
        <w:tab/>
      </w:r>
      <w:r w:rsidRPr="00135D4B">
        <w:rPr>
          <w:b/>
          <w:color w:val="000000" w:themeColor="text1"/>
          <w:szCs w:val="26"/>
        </w:rPr>
        <w:tab/>
      </w:r>
      <w:r w:rsidRPr="00135D4B">
        <w:rPr>
          <w:b/>
          <w:color w:val="000000" w:themeColor="text1"/>
          <w:szCs w:val="26"/>
        </w:rPr>
        <w:tab/>
      </w:r>
      <w:r w:rsidRPr="00135D4B">
        <w:rPr>
          <w:b/>
          <w:color w:val="000000" w:themeColor="text1"/>
          <w:szCs w:val="26"/>
        </w:rPr>
        <w:t xml:space="preserve">TRƯỞNG CÔNG AN </w:t>
      </w:r>
      <w:r w:rsidRPr="00135D4B">
        <w:rPr>
          <w:bCs/>
          <w:color w:val="000000" w:themeColor="text1"/>
          <w:szCs w:val="26"/>
        </w:rPr>
        <w:t>.......</w:t>
      </w:r>
      <w:r w:rsidRPr="00135D4B">
        <w:rPr>
          <w:b/>
          <w:color w:val="000000" w:themeColor="text1"/>
          <w:szCs w:val="26"/>
        </w:rPr>
        <w:t xml:space="preserve"> </w:t>
      </w:r>
      <w:r w:rsidRPr="00135D4B">
        <w:rPr>
          <w:color w:val="000000" w:themeColor="text1"/>
          <w:szCs w:val="26"/>
          <w:vertAlign w:val="superscript"/>
        </w:rPr>
        <w:t>2</w:t>
      </w:r>
      <w:r w:rsidRPr="00135D4B">
        <w:rPr>
          <w:color w:val="000000" w:themeColor="text1"/>
          <w:szCs w:val="26"/>
        </w:rPr>
        <w:t>.........</w:t>
      </w:r>
    </w:p>
    <w:p w:rsidRPr="00135D4B" w:rsidR="00794B13" w:rsidP="00794B13" w:rsidRDefault="00794B13" w14:paraId="72B9BBAE"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p>
    <w:p w:rsidRPr="00135D4B" w:rsidR="00794B13" w:rsidP="00794B13" w:rsidRDefault="00794B13" w14:paraId="5A61ED35" w14:textId="77777777">
      <w:pPr>
        <w:tabs>
          <w:tab w:val="right" w:leader="dot" w:pos="9356"/>
        </w:tabs>
        <w:spacing w:before="120" w:after="120"/>
        <w:rPr>
          <w:i/>
          <w:color w:val="000000" w:themeColor="text1"/>
          <w:sz w:val="26"/>
          <w:szCs w:val="26"/>
        </w:rPr>
      </w:pPr>
      <w:r w:rsidRPr="00135D4B">
        <w:rPr>
          <w:i/>
          <w:color w:val="000000" w:themeColor="text1"/>
          <w:sz w:val="26"/>
          <w:szCs w:val="26"/>
        </w:rPr>
        <w:t>Theo đề nghị của</w:t>
      </w:r>
      <w:r w:rsidRPr="00135D4B">
        <w:rPr>
          <w:bCs/>
          <w:color w:val="000000" w:themeColor="text1"/>
          <w:szCs w:val="26"/>
        </w:rPr>
        <w:t>.......</w:t>
      </w:r>
      <w:r w:rsidRPr="00135D4B">
        <w:rPr>
          <w:b/>
          <w:color w:val="000000" w:themeColor="text1"/>
          <w:szCs w:val="26"/>
        </w:rPr>
        <w:t xml:space="preserve"> </w:t>
      </w:r>
      <w:r w:rsidRPr="00135D4B">
        <w:rPr>
          <w:color w:val="000000" w:themeColor="text1"/>
          <w:szCs w:val="26"/>
          <w:vertAlign w:val="superscript"/>
        </w:rPr>
        <w:t>2</w:t>
      </w:r>
      <w:r w:rsidRPr="00135D4B">
        <w:rPr>
          <w:color w:val="000000" w:themeColor="text1"/>
          <w:szCs w:val="26"/>
        </w:rPr>
        <w:t>.........</w:t>
      </w:r>
    </w:p>
    <w:p w:rsidRPr="00135D4B" w:rsidR="00794B13" w:rsidP="00794B13" w:rsidRDefault="00794B13" w14:paraId="79D5F2C7" w14:textId="77777777">
      <w:pPr>
        <w:tabs>
          <w:tab w:val="right" w:leader="dot" w:pos="0"/>
        </w:tabs>
        <w:spacing w:before="120" w:after="120"/>
        <w:ind w:firstLine="0"/>
        <w:jc w:val="center"/>
        <w:rPr>
          <w:b/>
          <w:color w:val="000000" w:themeColor="text1"/>
          <w:szCs w:val="26"/>
          <w:lang w:val="vi-VN"/>
        </w:rPr>
      </w:pPr>
      <w:r w:rsidRPr="00135D4B">
        <w:rPr>
          <w:b/>
          <w:color w:val="000000" w:themeColor="text1"/>
          <w:szCs w:val="26"/>
          <w:lang w:val="vi-VN"/>
        </w:rPr>
        <w:t>QUYẾT ĐỊNH:</w:t>
      </w:r>
    </w:p>
    <w:p w:rsidRPr="00794B13" w:rsidR="00794B13" w:rsidP="004B097A" w:rsidRDefault="00794B13" w14:paraId="1FCFA50C" w14:textId="77777777">
      <w:pPr>
        <w:shd w:val="clear" w:color="auto" w:fill="FFFFFF"/>
        <w:spacing w:before="120" w:after="120"/>
        <w:rPr>
          <w:b/>
          <w:bCs/>
          <w:color w:val="000000" w:themeColor="text1"/>
          <w:sz w:val="26"/>
          <w:szCs w:val="26"/>
        </w:rPr>
      </w:pPr>
      <w:r w:rsidRPr="00135D4B">
        <w:rPr>
          <w:b/>
          <w:bCs/>
          <w:color w:val="000000" w:themeColor="text1"/>
          <w:sz w:val="26"/>
          <w:szCs w:val="26"/>
          <w:lang w:val="vi-VN"/>
        </w:rPr>
        <w:t>Điều 1. </w:t>
      </w:r>
      <w:r w:rsidRPr="00794B13">
        <w:rPr>
          <w:color w:val="000000" w:themeColor="text1"/>
          <w:sz w:val="26"/>
          <w:szCs w:val="26"/>
          <w:lang w:val="vi-VN"/>
        </w:rPr>
        <w:t>Đưa người bị quản lý sau cai nghiện ma túy ra khỏi danh sách người bị quản lý sau cai nghiện ma túy tại địa phương</w:t>
      </w:r>
      <w:r>
        <w:rPr>
          <w:color w:val="000000" w:themeColor="text1"/>
          <w:sz w:val="26"/>
          <w:szCs w:val="26"/>
        </w:rPr>
        <w:t xml:space="preserve"> như sau:</w:t>
      </w:r>
    </w:p>
    <w:p w:rsidRPr="00135D4B" w:rsidR="00794B13" w:rsidP="004B097A" w:rsidRDefault="00794B13" w14:paraId="7BFB6E6F" w14:textId="77777777">
      <w:pPr>
        <w:shd w:val="clear" w:color="auto" w:fill="FFFFFF"/>
        <w:spacing w:before="120" w:after="120"/>
        <w:rPr>
          <w:color w:val="000000" w:themeColor="text1"/>
          <w:sz w:val="26"/>
          <w:szCs w:val="26"/>
          <w:lang w:val="vi-VN"/>
        </w:rPr>
      </w:pPr>
      <w:r w:rsidRPr="00135D4B">
        <w:rPr>
          <w:color w:val="000000" w:themeColor="text1"/>
          <w:sz w:val="26"/>
          <w:szCs w:val="26"/>
          <w:lang w:val="vi-VN"/>
        </w:rPr>
        <w:t>1. Ông (bà) ................................</w:t>
      </w:r>
      <w:r w:rsidRPr="00135D4B">
        <w:rPr>
          <w:rStyle w:val="FootnoteReference"/>
          <w:color w:val="000000" w:themeColor="text1"/>
          <w:sz w:val="26"/>
          <w:szCs w:val="26"/>
        </w:rPr>
        <w:footnoteReference w:id="252"/>
      </w:r>
      <w:r w:rsidRPr="00135D4B">
        <w:rPr>
          <w:color w:val="000000" w:themeColor="text1"/>
          <w:sz w:val="26"/>
          <w:szCs w:val="26"/>
          <w:lang w:val="vi-VN"/>
        </w:rPr>
        <w:t>..............................Giới tính.............................</w:t>
      </w:r>
    </w:p>
    <w:p w:rsidRPr="00135D4B" w:rsidR="00794B13" w:rsidP="004B097A" w:rsidRDefault="00794B13" w14:paraId="77C8978D" w14:textId="77777777">
      <w:pPr>
        <w:shd w:val="clear" w:color="auto" w:fill="FFFFFF"/>
        <w:spacing w:before="120" w:after="120"/>
        <w:rPr>
          <w:color w:val="000000" w:themeColor="text1"/>
          <w:sz w:val="26"/>
          <w:szCs w:val="26"/>
          <w:lang w:val="vi-VN"/>
        </w:rPr>
      </w:pPr>
      <w:r w:rsidRPr="00135D4B">
        <w:rPr>
          <w:color w:val="000000" w:themeColor="text1"/>
          <w:sz w:val="26"/>
          <w:szCs w:val="26"/>
          <w:lang w:val="vi-VN"/>
        </w:rPr>
        <w:t>Ngày, tháng, năm sinh:…………………..………………………………………</w:t>
      </w:r>
    </w:p>
    <w:p w:rsidRPr="004B097A" w:rsidR="00794B13" w:rsidP="004B097A" w:rsidRDefault="00794B13" w14:paraId="656AE68B" w14:textId="77777777">
      <w:pPr>
        <w:shd w:val="clear" w:color="auto" w:fill="FFFFFF"/>
        <w:spacing w:before="120" w:after="120"/>
        <w:rPr>
          <w:color w:val="000000" w:themeColor="text1"/>
          <w:sz w:val="26"/>
          <w:szCs w:val="26"/>
        </w:rPr>
      </w:pPr>
      <w:r w:rsidRPr="00135D4B">
        <w:rPr>
          <w:color w:val="000000" w:themeColor="text1"/>
          <w:sz w:val="26"/>
          <w:szCs w:val="26"/>
          <w:lang w:val="vi-VN"/>
        </w:rPr>
        <w:t xml:space="preserve">Số </w:t>
      </w:r>
      <w:r w:rsidR="004B097A">
        <w:rPr>
          <w:color w:val="000000" w:themeColor="text1"/>
          <w:sz w:val="26"/>
          <w:szCs w:val="26"/>
        </w:rPr>
        <w:t>CC/</w:t>
      </w:r>
      <w:r w:rsidRPr="00135D4B">
        <w:rPr>
          <w:color w:val="000000" w:themeColor="text1"/>
          <w:sz w:val="26"/>
          <w:szCs w:val="26"/>
          <w:lang w:val="vi-VN"/>
        </w:rPr>
        <w:t>CCCD/CMND/H</w:t>
      </w:r>
      <w:r w:rsidR="004B097A">
        <w:rPr>
          <w:color w:val="000000" w:themeColor="text1"/>
          <w:sz w:val="26"/>
          <w:szCs w:val="26"/>
        </w:rPr>
        <w:t>C</w:t>
      </w:r>
      <w:r w:rsidRPr="00135D4B">
        <w:rPr>
          <w:color w:val="000000" w:themeColor="text1"/>
          <w:sz w:val="26"/>
          <w:szCs w:val="26"/>
          <w:lang w:val="vi-VN"/>
        </w:rPr>
        <w:t>: ........................................ ngày cấp ..................... nơi cấp: ............................................................................................................................</w:t>
      </w:r>
      <w:r w:rsidR="004B097A">
        <w:rPr>
          <w:color w:val="000000" w:themeColor="text1"/>
          <w:sz w:val="26"/>
          <w:szCs w:val="26"/>
        </w:rPr>
        <w:t>.......</w:t>
      </w:r>
    </w:p>
    <w:p w:rsidR="00794B13" w:rsidP="004B097A" w:rsidRDefault="00794B13" w14:paraId="511B591B" w14:textId="77777777">
      <w:pPr>
        <w:shd w:val="clear" w:color="auto" w:fill="FFFFFF"/>
        <w:spacing w:before="120" w:after="120"/>
        <w:rPr>
          <w:color w:val="000000" w:themeColor="text1"/>
          <w:sz w:val="26"/>
          <w:szCs w:val="26"/>
        </w:rPr>
      </w:pPr>
      <w:r w:rsidRPr="00135D4B">
        <w:rPr>
          <w:color w:val="000000" w:themeColor="text1"/>
          <w:sz w:val="26"/>
          <w:szCs w:val="26"/>
          <w:lang w:val="vi-VN"/>
        </w:rPr>
        <w:t>Nơi cư trú:……………………………………………………………………….</w:t>
      </w:r>
    </w:p>
    <w:p w:rsidR="00794B13" w:rsidP="004B097A" w:rsidRDefault="00794B13" w14:paraId="21364F41" w14:textId="77777777">
      <w:pPr>
        <w:shd w:val="clear" w:color="auto" w:fill="FFFFFF"/>
        <w:spacing w:before="120" w:after="120"/>
        <w:rPr>
          <w:color w:val="000000" w:themeColor="text1"/>
          <w:sz w:val="26"/>
          <w:szCs w:val="26"/>
        </w:rPr>
      </w:pPr>
      <w:r>
        <w:rPr>
          <w:color w:val="000000" w:themeColor="text1"/>
          <w:sz w:val="26"/>
          <w:szCs w:val="26"/>
        </w:rPr>
        <w:t xml:space="preserve">2. Ông/bà có tên tại khoản 1 Điều này được đưa ra </w:t>
      </w:r>
      <w:r w:rsidRPr="00794B13">
        <w:rPr>
          <w:color w:val="000000" w:themeColor="text1"/>
          <w:sz w:val="26"/>
          <w:szCs w:val="26"/>
          <w:lang w:val="vi-VN"/>
        </w:rPr>
        <w:t>khỏi danh sách người bị quản lý sau cai nghiện ma túy tại địa phương</w:t>
      </w:r>
      <w:r>
        <w:rPr>
          <w:color w:val="000000" w:themeColor="text1"/>
          <w:sz w:val="26"/>
          <w:szCs w:val="26"/>
        </w:rPr>
        <w:t xml:space="preserve"> vì lý do…………………………………</w:t>
      </w:r>
    </w:p>
    <w:p w:rsidR="00794B13" w:rsidP="004B097A" w:rsidRDefault="00794B13" w14:paraId="3B8B406A" w14:textId="77777777">
      <w:pPr>
        <w:shd w:val="clear" w:color="auto" w:fill="FFFFFF"/>
        <w:spacing w:before="120" w:after="120"/>
        <w:rPr>
          <w:color w:val="000000" w:themeColor="text1"/>
          <w:sz w:val="26"/>
          <w:szCs w:val="26"/>
        </w:rPr>
      </w:pPr>
      <w:r>
        <w:rPr>
          <w:color w:val="000000" w:themeColor="text1"/>
          <w:sz w:val="26"/>
          <w:szCs w:val="26"/>
        </w:rPr>
        <w:t>………………………………………</w:t>
      </w:r>
      <w:r>
        <w:rPr>
          <w:color w:val="000000" w:themeColor="text1"/>
          <w:sz w:val="26"/>
          <w:szCs w:val="26"/>
          <w:vertAlign w:val="superscript"/>
        </w:rPr>
        <w:t>5</w:t>
      </w:r>
      <w:r>
        <w:rPr>
          <w:color w:val="000000" w:themeColor="text1"/>
          <w:sz w:val="26"/>
          <w:szCs w:val="26"/>
        </w:rPr>
        <w:t>…………………………………………</w:t>
      </w:r>
    </w:p>
    <w:p w:rsidRPr="000821BA" w:rsidR="00314A5E" w:rsidP="004B097A" w:rsidRDefault="00314A5E" w14:paraId="6832E724" w14:textId="77777777">
      <w:pPr>
        <w:shd w:val="clear" w:color="auto" w:fill="FFFFFF"/>
        <w:spacing w:before="120" w:after="120"/>
        <w:rPr>
          <w:color w:val="000000" w:themeColor="text1"/>
          <w:sz w:val="26"/>
          <w:szCs w:val="26"/>
        </w:rPr>
      </w:pPr>
      <w:r>
        <w:rPr>
          <w:color w:val="000000" w:themeColor="text1"/>
          <w:sz w:val="26"/>
          <w:szCs w:val="26"/>
        </w:rPr>
        <w:t>Theo Quyết định quản lý sau cai nghiện ma túy tại nơi cư trú số……/QĐ-UBND ngày… tháng</w:t>
      </w:r>
      <w:proofErr w:type="gramStart"/>
      <w:r>
        <w:rPr>
          <w:color w:val="000000" w:themeColor="text1"/>
          <w:sz w:val="26"/>
          <w:szCs w:val="26"/>
        </w:rPr>
        <w:t>….năm</w:t>
      </w:r>
      <w:proofErr w:type="gramEnd"/>
      <w:r>
        <w:rPr>
          <w:color w:val="000000" w:themeColor="text1"/>
          <w:sz w:val="26"/>
          <w:szCs w:val="26"/>
        </w:rPr>
        <w:t>…. của Chủ tịch Ủy ban nhân dân</w:t>
      </w:r>
      <w:r w:rsidR="000821BA">
        <w:rPr>
          <w:color w:val="000000" w:themeColor="text1"/>
          <w:sz w:val="26"/>
          <w:szCs w:val="26"/>
        </w:rPr>
        <w:t>…..</w:t>
      </w:r>
      <w:r>
        <w:rPr>
          <w:color w:val="000000" w:themeColor="text1"/>
          <w:sz w:val="26"/>
          <w:szCs w:val="26"/>
        </w:rPr>
        <w:t>.</w:t>
      </w:r>
      <w:r w:rsidR="000821BA">
        <w:rPr>
          <w:color w:val="000000" w:themeColor="text1"/>
          <w:sz w:val="26"/>
          <w:szCs w:val="26"/>
          <w:vertAlign w:val="superscript"/>
        </w:rPr>
        <w:t>6</w:t>
      </w:r>
      <w:r w:rsidR="000821BA">
        <w:rPr>
          <w:color w:val="000000" w:themeColor="text1"/>
          <w:sz w:val="26"/>
          <w:szCs w:val="26"/>
        </w:rPr>
        <w:t>……………</w:t>
      </w:r>
      <w:proofErr w:type="gramStart"/>
      <w:r w:rsidR="000821BA">
        <w:rPr>
          <w:color w:val="000000" w:themeColor="text1"/>
          <w:sz w:val="26"/>
          <w:szCs w:val="26"/>
        </w:rPr>
        <w:t>…..</w:t>
      </w:r>
      <w:proofErr w:type="gramEnd"/>
    </w:p>
    <w:p w:rsidRPr="00135D4B" w:rsidR="00794B13" w:rsidP="004B097A" w:rsidRDefault="00794B13" w14:paraId="03DA389B" w14:textId="77777777">
      <w:pPr>
        <w:shd w:val="clear" w:color="auto" w:fill="FFFFFF"/>
        <w:spacing w:before="120" w:after="120"/>
        <w:rPr>
          <w:color w:val="000000" w:themeColor="text1"/>
          <w:sz w:val="26"/>
          <w:szCs w:val="26"/>
          <w:lang w:val="vi-VN"/>
        </w:rPr>
      </w:pPr>
      <w:r w:rsidRPr="00135D4B">
        <w:rPr>
          <w:b/>
          <w:bCs/>
          <w:color w:val="000000" w:themeColor="text1"/>
          <w:sz w:val="26"/>
          <w:szCs w:val="26"/>
          <w:lang w:val="vi-VN"/>
        </w:rPr>
        <w:t xml:space="preserve">Điều </w:t>
      </w:r>
      <w:r>
        <w:rPr>
          <w:b/>
          <w:bCs/>
          <w:color w:val="000000" w:themeColor="text1"/>
          <w:sz w:val="26"/>
          <w:szCs w:val="26"/>
        </w:rPr>
        <w:t>2</w:t>
      </w:r>
      <w:r w:rsidRPr="00135D4B">
        <w:rPr>
          <w:b/>
          <w:bCs/>
          <w:color w:val="000000" w:themeColor="text1"/>
          <w:sz w:val="26"/>
          <w:szCs w:val="26"/>
          <w:lang w:val="vi-VN"/>
        </w:rPr>
        <w:t>. </w:t>
      </w:r>
      <w:r w:rsidRPr="00135D4B">
        <w:rPr>
          <w:color w:val="000000" w:themeColor="text1"/>
          <w:sz w:val="26"/>
          <w:szCs w:val="26"/>
          <w:lang w:val="vi-VN"/>
        </w:rPr>
        <w:t>Quyết định này có hiệu lực kể từ ngày .....tháng.....năm ...........</w:t>
      </w:r>
    </w:p>
    <w:p w:rsidRPr="00135D4B" w:rsidR="00794B13" w:rsidP="004B097A" w:rsidRDefault="00794B13" w14:paraId="65BA54B1" w14:textId="77777777">
      <w:pPr>
        <w:shd w:val="clear" w:color="auto" w:fill="FFFFFF"/>
        <w:spacing w:before="120" w:after="120"/>
        <w:rPr>
          <w:color w:val="000000" w:themeColor="text1"/>
          <w:sz w:val="26"/>
          <w:szCs w:val="26"/>
          <w:lang w:val="vi-VN"/>
        </w:rPr>
      </w:pPr>
      <w:r w:rsidRPr="00794B13">
        <w:rPr>
          <w:b/>
          <w:bCs/>
          <w:color w:val="000000" w:themeColor="text1"/>
          <w:sz w:val="26"/>
          <w:szCs w:val="26"/>
        </w:rPr>
        <w:t xml:space="preserve">Điều 3. </w:t>
      </w:r>
      <w:r w:rsidRPr="00135D4B">
        <w:rPr>
          <w:color w:val="000000" w:themeColor="text1"/>
          <w:sz w:val="26"/>
          <w:szCs w:val="26"/>
          <w:lang w:val="vi-VN"/>
        </w:rPr>
        <w:t>Ông/bà có tên tại Điều 1</w:t>
      </w:r>
      <w:r w:rsidR="004B097A">
        <w:rPr>
          <w:color w:val="000000" w:themeColor="text1"/>
          <w:sz w:val="26"/>
          <w:szCs w:val="26"/>
        </w:rPr>
        <w:t xml:space="preserve"> và </w:t>
      </w:r>
      <w:r w:rsidRPr="00135D4B">
        <w:rPr>
          <w:color w:val="000000" w:themeColor="text1"/>
          <w:sz w:val="26"/>
          <w:szCs w:val="26"/>
          <w:lang w:val="vi-VN"/>
        </w:rPr>
        <w:t>cơ quan, tổ chức</w:t>
      </w:r>
      <w:r w:rsidR="004B097A">
        <w:rPr>
          <w:color w:val="000000" w:themeColor="text1"/>
          <w:sz w:val="26"/>
          <w:szCs w:val="26"/>
        </w:rPr>
        <w:t>, cá nhân</w:t>
      </w:r>
      <w:r>
        <w:rPr>
          <w:color w:val="000000" w:themeColor="text1"/>
          <w:sz w:val="26"/>
          <w:szCs w:val="26"/>
        </w:rPr>
        <w:t xml:space="preserve"> có liên quan</w:t>
      </w:r>
      <w:r w:rsidRPr="00135D4B">
        <w:rPr>
          <w:color w:val="000000" w:themeColor="text1"/>
          <w:sz w:val="26"/>
          <w:szCs w:val="26"/>
          <w:lang w:val="vi-VN"/>
        </w:rPr>
        <w:t xml:space="preserve"> chịu trách nhiệm thi hành Quyết định này./.</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29"/>
        <w:gridCol w:w="4843"/>
      </w:tblGrid>
      <w:tr w:rsidRPr="00135D4B" w:rsidR="00794B13" w:rsidTr="00AC5C24" w14:paraId="3C22914D" w14:textId="77777777">
        <w:trPr>
          <w:tblCellSpacing w:w="0" w:type="dxa"/>
          <w:jc w:val="center"/>
        </w:trPr>
        <w:tc>
          <w:tcPr>
            <w:tcW w:w="4428" w:type="dxa"/>
            <w:shd w:val="clear" w:color="auto" w:fill="FFFFFF"/>
            <w:tcMar>
              <w:top w:w="0" w:type="dxa"/>
              <w:left w:w="108" w:type="dxa"/>
              <w:bottom w:w="0" w:type="dxa"/>
              <w:right w:w="108" w:type="dxa"/>
            </w:tcMar>
            <w:hideMark/>
          </w:tcPr>
          <w:p w:rsidRPr="00135D4B" w:rsidR="00794B13" w:rsidP="00AC5C24" w:rsidRDefault="00794B13" w14:paraId="385007F5" w14:textId="77777777">
            <w:pPr>
              <w:ind w:firstLine="0"/>
              <w:jc w:val="left"/>
              <w:rPr>
                <w:color w:val="000000" w:themeColor="text1"/>
                <w:sz w:val="26"/>
                <w:szCs w:val="26"/>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szCs w:val="22"/>
                <w:lang w:val="vi-VN"/>
              </w:rPr>
              <w:t>- Như Điều 3;</w:t>
            </w:r>
            <w:r w:rsidRPr="00135D4B">
              <w:rPr>
                <w:color w:val="000000" w:themeColor="text1"/>
                <w:sz w:val="22"/>
                <w:szCs w:val="22"/>
                <w:lang w:val="vi-VN"/>
              </w:rPr>
              <w:br/>
            </w:r>
            <w:r w:rsidRPr="00135D4B">
              <w:rPr>
                <w:color w:val="000000" w:themeColor="text1"/>
                <w:sz w:val="22"/>
                <w:szCs w:val="22"/>
                <w:lang w:val="vi-VN"/>
              </w:rPr>
              <w:t>- Lưu: VT.</w:t>
            </w:r>
          </w:p>
        </w:tc>
        <w:tc>
          <w:tcPr>
            <w:tcW w:w="5046" w:type="dxa"/>
            <w:shd w:val="clear" w:color="auto" w:fill="FFFFFF"/>
            <w:tcMar>
              <w:top w:w="0" w:type="dxa"/>
              <w:left w:w="108" w:type="dxa"/>
              <w:bottom w:w="0" w:type="dxa"/>
              <w:right w:w="108" w:type="dxa"/>
            </w:tcMar>
            <w:hideMark/>
          </w:tcPr>
          <w:p w:rsidRPr="00135D4B" w:rsidR="00794B13" w:rsidP="00AC5C24" w:rsidRDefault="00794B13" w14:paraId="714E0CEE" w14:textId="77777777">
            <w:pPr>
              <w:ind w:firstLine="0"/>
              <w:jc w:val="center"/>
              <w:rPr>
                <w:b/>
                <w:iCs/>
                <w:color w:val="000000" w:themeColor="text1"/>
                <w:sz w:val="28"/>
                <w:szCs w:val="26"/>
                <w:lang w:val="vi-VN"/>
              </w:rPr>
            </w:pPr>
            <w:r w:rsidRPr="00135D4B">
              <w:rPr>
                <w:b/>
                <w:iCs/>
                <w:color w:val="000000" w:themeColor="text1"/>
                <w:sz w:val="26"/>
                <w:szCs w:val="26"/>
              </w:rPr>
              <w:t>TRƯỞNG CÔNG AN</w:t>
            </w:r>
          </w:p>
          <w:p w:rsidRPr="00135D4B" w:rsidR="00794B13" w:rsidP="00AC5C24" w:rsidRDefault="00794B13" w14:paraId="5A52F8E0" w14:textId="77777777">
            <w:pPr>
              <w:ind w:firstLine="0"/>
              <w:jc w:val="center"/>
              <w:rPr>
                <w:color w:val="000000" w:themeColor="text1"/>
                <w:sz w:val="26"/>
                <w:szCs w:val="26"/>
                <w:lang w:val="vi-VN"/>
              </w:rPr>
            </w:pPr>
            <w:r w:rsidRPr="00135D4B">
              <w:rPr>
                <w:i/>
                <w:iCs/>
                <w:color w:val="000000" w:themeColor="text1"/>
                <w:sz w:val="26"/>
                <w:szCs w:val="26"/>
                <w:lang w:val="vi-VN"/>
              </w:rPr>
              <w:t>(Ký và ghi rõ họ tên, đóng dấu)</w:t>
            </w:r>
          </w:p>
        </w:tc>
      </w:tr>
    </w:tbl>
    <w:p w:rsidR="00D96DEA" w:rsidP="004F3201" w:rsidRDefault="00D96DEA" w14:paraId="152D0E58" w14:textId="77777777">
      <w:pPr>
        <w:ind w:firstLine="0"/>
        <w:rPr>
          <w:b/>
          <w:color w:val="000000" w:themeColor="text1"/>
          <w:sz w:val="25"/>
          <w:szCs w:val="25"/>
          <w:lang w:val="vi-VN"/>
        </w:rPr>
      </w:pPr>
    </w:p>
    <w:p w:rsidRPr="006F2243" w:rsidR="004F3201" w:rsidP="006A1DCC" w:rsidRDefault="004744B0" w14:paraId="7C8BF180" w14:textId="5161A4E1">
      <w:pPr>
        <w:spacing w:after="200" w:line="276" w:lineRule="auto"/>
        <w:ind w:firstLine="0"/>
        <w:jc w:val="right"/>
        <w:rPr>
          <w:b/>
          <w:color w:val="000000" w:themeColor="text1"/>
          <w:sz w:val="25"/>
          <w:szCs w:val="25"/>
        </w:rPr>
      </w:pPr>
      <w:r>
        <w:rPr>
          <w:b/>
          <w:color w:val="000000" w:themeColor="text1"/>
          <w:sz w:val="25"/>
          <w:szCs w:val="25"/>
          <w:lang w:val="vi-VN"/>
        </w:rPr>
        <w:br w:type="page"/>
      </w:r>
      <w:r w:rsidRPr="00135D4B" w:rsidR="004F3201">
        <w:rPr>
          <w:b/>
          <w:color w:val="000000" w:themeColor="text1"/>
          <w:sz w:val="25"/>
          <w:szCs w:val="25"/>
          <w:lang w:val="vi-VN"/>
        </w:rPr>
        <w:t xml:space="preserve">Mẫu số </w:t>
      </w:r>
      <w:r w:rsidR="004F3201">
        <w:rPr>
          <w:b/>
          <w:color w:val="000000" w:themeColor="text1"/>
          <w:sz w:val="25"/>
          <w:szCs w:val="25"/>
        </w:rPr>
        <w:t>58</w:t>
      </w:r>
    </w:p>
    <w:p w:rsidRPr="00135D4B" w:rsidR="004F3201" w:rsidP="004F3201" w:rsidRDefault="004F3201" w14:paraId="1FBCA9CC" w14:textId="77777777">
      <w:pPr>
        <w:ind w:firstLine="709"/>
        <w:rPr>
          <w:color w:val="000000" w:themeColor="text1"/>
          <w:spacing w:val="-6"/>
          <w:sz w:val="26"/>
          <w:szCs w:val="26"/>
          <w:lang w:val="vi-VN"/>
        </w:rPr>
      </w:pPr>
    </w:p>
    <w:p w:rsidRPr="00135D4B" w:rsidR="004F3201" w:rsidP="004F3201" w:rsidRDefault="004F3201" w14:paraId="23CAB8F9" w14:textId="77777777">
      <w:pPr>
        <w:ind w:firstLine="0"/>
        <w:jc w:val="center"/>
        <w:rPr>
          <w:b/>
          <w:bCs/>
          <w:color w:val="000000" w:themeColor="text1"/>
          <w:szCs w:val="28"/>
          <w:lang w:val="vi-VN"/>
        </w:rPr>
      </w:pPr>
      <w:r w:rsidRPr="00135D4B">
        <w:rPr>
          <w:b/>
          <w:bCs/>
          <w:color w:val="000000" w:themeColor="text1"/>
          <w:sz w:val="26"/>
          <w:szCs w:val="26"/>
          <w:lang w:val="vi-VN"/>
        </w:rPr>
        <w:t>CỘNG HÒA XÃ HỘI CHỦ NGHĨA VIỆT NAM</w:t>
      </w:r>
      <w:r w:rsidRPr="00135D4B">
        <w:rPr>
          <w:b/>
          <w:bCs/>
          <w:color w:val="000000" w:themeColor="text1"/>
          <w:sz w:val="26"/>
          <w:szCs w:val="26"/>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p>
    <w:p w:rsidRPr="00135D4B" w:rsidR="004F3201" w:rsidP="004F3201" w:rsidRDefault="004F3201" w14:paraId="3326F556" w14:textId="77777777">
      <w:pPr>
        <w:ind w:firstLine="0"/>
        <w:jc w:val="center"/>
        <w:rPr>
          <w:color w:val="000000" w:themeColor="text1"/>
          <w:szCs w:val="28"/>
          <w:lang w:val="vi-VN"/>
        </w:rPr>
      </w:pPr>
      <w:r w:rsidRPr="00135D4B">
        <w:rPr>
          <w:b/>
          <w:bCs/>
          <w:color w:val="000000" w:themeColor="text1"/>
          <w:szCs w:val="28"/>
          <w:vertAlign w:val="superscript"/>
          <w:lang w:val="vi-VN"/>
        </w:rPr>
        <w:t>__________________________________________</w:t>
      </w:r>
      <w:r w:rsidRPr="00135D4B">
        <w:rPr>
          <w:b/>
          <w:bCs/>
          <w:color w:val="000000" w:themeColor="text1"/>
          <w:szCs w:val="28"/>
          <w:lang w:val="vi-VN"/>
        </w:rPr>
        <w:br/>
      </w:r>
    </w:p>
    <w:p w:rsidR="006F2243" w:rsidP="004F3201" w:rsidRDefault="006F2243" w14:paraId="789EA5A7" w14:textId="77777777">
      <w:pPr>
        <w:ind w:firstLine="0"/>
        <w:jc w:val="center"/>
        <w:rPr>
          <w:b/>
          <w:color w:val="000000" w:themeColor="text1"/>
          <w:sz w:val="26"/>
          <w:szCs w:val="26"/>
        </w:rPr>
      </w:pPr>
    </w:p>
    <w:p w:rsidRPr="00135D4B" w:rsidR="004F3201" w:rsidP="004F3201" w:rsidRDefault="004F3201" w14:paraId="7945E775" w14:textId="77777777">
      <w:pPr>
        <w:ind w:firstLine="0"/>
        <w:jc w:val="center"/>
        <w:rPr>
          <w:b/>
          <w:color w:val="000000" w:themeColor="text1"/>
          <w:sz w:val="26"/>
          <w:szCs w:val="26"/>
          <w:lang w:val="vi-VN"/>
        </w:rPr>
      </w:pPr>
      <w:r w:rsidRPr="00135D4B">
        <w:rPr>
          <w:b/>
          <w:color w:val="000000" w:themeColor="text1"/>
          <w:sz w:val="26"/>
          <w:szCs w:val="26"/>
          <w:lang w:val="vi-VN"/>
        </w:rPr>
        <w:t>BIÊN BẢN</w:t>
      </w:r>
    </w:p>
    <w:p w:rsidRPr="006F2243" w:rsidR="004F3201" w:rsidP="004F3201" w:rsidRDefault="006F2243" w14:paraId="09CD7402" w14:textId="77777777">
      <w:pPr>
        <w:spacing w:before="60" w:after="60"/>
        <w:ind w:firstLine="0"/>
        <w:jc w:val="center"/>
        <w:rPr>
          <w:b/>
          <w:color w:val="000000" w:themeColor="text1"/>
          <w:sz w:val="26"/>
          <w:szCs w:val="26"/>
        </w:rPr>
      </w:pPr>
      <w:r>
        <w:rPr>
          <w:b/>
          <w:color w:val="000000" w:themeColor="text1"/>
          <w:sz w:val="26"/>
          <w:szCs w:val="26"/>
        </w:rPr>
        <w:t>Ghi lời khai của người cai nghiện ma túy</w:t>
      </w:r>
    </w:p>
    <w:p w:rsidRPr="00135D4B" w:rsidR="004F3201" w:rsidP="004F3201" w:rsidRDefault="004F3201" w14:paraId="29E837FC" w14:textId="77777777">
      <w:pPr>
        <w:spacing w:before="60" w:after="60"/>
        <w:ind w:firstLine="0"/>
        <w:jc w:val="center"/>
        <w:rPr>
          <w:b/>
          <w:color w:val="000000" w:themeColor="text1"/>
          <w:sz w:val="26"/>
          <w:szCs w:val="26"/>
          <w:lang w:val="vi-VN"/>
        </w:rPr>
      </w:pPr>
      <w:r w:rsidRPr="00135D4B">
        <w:rPr>
          <w:b/>
          <w:bCs/>
          <w:color w:val="000000" w:themeColor="text1"/>
          <w:szCs w:val="28"/>
          <w:vertAlign w:val="superscript"/>
          <w:lang w:val="vi-VN"/>
        </w:rPr>
        <w:t>________________________</w:t>
      </w:r>
    </w:p>
    <w:p w:rsidRPr="00135D4B" w:rsidR="004F3201" w:rsidP="004F3201" w:rsidRDefault="004F3201" w14:paraId="4CB88E6C" w14:textId="77777777">
      <w:pPr>
        <w:tabs>
          <w:tab w:val="right" w:leader="dot" w:pos="0"/>
        </w:tabs>
        <w:spacing w:before="40" w:after="40"/>
        <w:rPr>
          <w:i/>
          <w:color w:val="000000" w:themeColor="text1"/>
          <w:sz w:val="26"/>
          <w:szCs w:val="26"/>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p>
    <w:p w:rsidR="004F3201" w:rsidP="004F3201" w:rsidRDefault="004F3201" w14:paraId="5F3C90D6" w14:textId="77777777">
      <w:pPr>
        <w:tabs>
          <w:tab w:val="right" w:leader="dot" w:pos="0"/>
        </w:tabs>
        <w:spacing w:before="60" w:after="60"/>
        <w:rPr>
          <w:color w:val="000000" w:themeColor="text1"/>
          <w:sz w:val="26"/>
          <w:szCs w:val="26"/>
        </w:rPr>
      </w:pPr>
    </w:p>
    <w:p w:rsidRPr="006F2243" w:rsidR="006F2243" w:rsidP="006F2243" w:rsidRDefault="006F2243" w14:paraId="318D4626" w14:textId="77777777">
      <w:pPr>
        <w:spacing w:line="380" w:lineRule="exact"/>
        <w:ind w:firstLine="0"/>
        <w:jc w:val="left"/>
        <w:rPr>
          <w:color w:val="000000"/>
          <w:spacing w:val="-2"/>
          <w:sz w:val="30"/>
          <w:szCs w:val="20"/>
        </w:rPr>
      </w:pPr>
      <w:r w:rsidRPr="006F2243">
        <w:rPr>
          <w:color w:val="000000"/>
          <w:spacing w:val="-2"/>
          <w:sz w:val="30"/>
          <w:szCs w:val="20"/>
        </w:rPr>
        <w:t xml:space="preserve">          </w:t>
      </w:r>
    </w:p>
    <w:p w:rsidRPr="006F2243" w:rsidR="006F2243" w:rsidP="006F2243" w:rsidRDefault="006F2243" w14:paraId="13C8E292" w14:textId="77777777">
      <w:pPr>
        <w:tabs>
          <w:tab w:val="right" w:pos="0"/>
          <w:tab w:val="left" w:leader="dot" w:pos="9356"/>
        </w:tabs>
        <w:spacing w:line="400" w:lineRule="exact"/>
        <w:ind w:firstLine="0"/>
        <w:jc w:val="left"/>
        <w:rPr>
          <w:color w:val="000000"/>
          <w:spacing w:val="-2"/>
          <w:sz w:val="16"/>
          <w:szCs w:val="20"/>
        </w:rPr>
      </w:pPr>
      <w:r w:rsidRPr="006F2243">
        <w:rPr>
          <w:color w:val="000000"/>
          <w:spacing w:val="-2"/>
          <w:sz w:val="26"/>
          <w:szCs w:val="20"/>
        </w:rPr>
        <w:t>Hồi</w:t>
      </w:r>
      <w:r w:rsidRPr="006F2243">
        <w:rPr>
          <w:color w:val="000000"/>
          <w:spacing w:val="-2"/>
          <w:sz w:val="16"/>
          <w:szCs w:val="20"/>
        </w:rPr>
        <w:t xml:space="preserve"> ..........</w:t>
      </w:r>
      <w:r w:rsidRPr="006F2243">
        <w:rPr>
          <w:color w:val="000000"/>
          <w:spacing w:val="-2"/>
          <w:sz w:val="26"/>
          <w:szCs w:val="20"/>
        </w:rPr>
        <w:t xml:space="preserve"> giờ </w:t>
      </w:r>
      <w:r w:rsidRPr="006F2243">
        <w:rPr>
          <w:color w:val="000000"/>
          <w:spacing w:val="-2"/>
          <w:sz w:val="16"/>
          <w:szCs w:val="20"/>
        </w:rPr>
        <w:t xml:space="preserve">............   </w:t>
      </w:r>
      <w:r w:rsidRPr="006F2243">
        <w:rPr>
          <w:color w:val="000000"/>
          <w:spacing w:val="-2"/>
          <w:sz w:val="26"/>
          <w:szCs w:val="20"/>
        </w:rPr>
        <w:t xml:space="preserve">ngày </w:t>
      </w:r>
      <w:r w:rsidRPr="006F2243">
        <w:rPr>
          <w:color w:val="000000"/>
          <w:spacing w:val="-2"/>
          <w:sz w:val="16"/>
          <w:szCs w:val="20"/>
        </w:rPr>
        <w:t xml:space="preserve">......... </w:t>
      </w:r>
      <w:r w:rsidRPr="006F2243">
        <w:rPr>
          <w:color w:val="000000"/>
          <w:spacing w:val="-2"/>
          <w:sz w:val="26"/>
          <w:szCs w:val="20"/>
        </w:rPr>
        <w:t>tháng</w:t>
      </w:r>
      <w:r w:rsidRPr="006F2243">
        <w:rPr>
          <w:color w:val="000000"/>
          <w:spacing w:val="-2"/>
          <w:sz w:val="16"/>
          <w:szCs w:val="20"/>
        </w:rPr>
        <w:t xml:space="preserve"> .........   </w:t>
      </w:r>
      <w:r w:rsidRPr="006F2243">
        <w:rPr>
          <w:color w:val="000000"/>
          <w:spacing w:val="-2"/>
          <w:sz w:val="26"/>
          <w:szCs w:val="20"/>
        </w:rPr>
        <w:t>năm</w:t>
      </w:r>
      <w:r w:rsidRPr="006F2243">
        <w:rPr>
          <w:color w:val="000000"/>
          <w:spacing w:val="-2"/>
          <w:sz w:val="16"/>
          <w:szCs w:val="20"/>
        </w:rPr>
        <w:t>...................</w:t>
      </w:r>
      <w:r w:rsidRPr="006F2243">
        <w:rPr>
          <w:color w:val="000000"/>
          <w:spacing w:val="-2"/>
          <w:sz w:val="26"/>
          <w:szCs w:val="20"/>
        </w:rPr>
        <w:t xml:space="preserve"> tại…………………………………</w:t>
      </w:r>
      <w:proofErr w:type="gramStart"/>
      <w:r w:rsidRPr="006F2243">
        <w:rPr>
          <w:color w:val="000000"/>
          <w:spacing w:val="-2"/>
          <w:sz w:val="26"/>
          <w:szCs w:val="20"/>
        </w:rPr>
        <w:t>…..</w:t>
      </w:r>
      <w:proofErr w:type="gramEnd"/>
    </w:p>
    <w:p w:rsidRPr="006F2243" w:rsidR="006F2243" w:rsidP="006F2243" w:rsidRDefault="006F2243" w14:paraId="1CA8A873" w14:textId="77777777">
      <w:pPr>
        <w:tabs>
          <w:tab w:val="right" w:pos="0"/>
          <w:tab w:val="left" w:leader="dot" w:pos="9356"/>
        </w:tabs>
        <w:spacing w:line="380" w:lineRule="exact"/>
        <w:ind w:firstLine="0"/>
        <w:jc w:val="left"/>
        <w:rPr>
          <w:color w:val="000000"/>
          <w:spacing w:val="-2"/>
          <w:sz w:val="16"/>
          <w:szCs w:val="20"/>
        </w:rPr>
      </w:pPr>
      <w:proofErr w:type="gramStart"/>
      <w:r w:rsidRPr="006F2243">
        <w:rPr>
          <w:color w:val="000000"/>
          <w:spacing w:val="-2"/>
          <w:sz w:val="26"/>
          <w:szCs w:val="20"/>
        </w:rPr>
        <w:t>Tôi:</w:t>
      </w:r>
      <w:r>
        <w:rPr>
          <w:color w:val="000000"/>
          <w:spacing w:val="-2"/>
          <w:sz w:val="16"/>
          <w:szCs w:val="20"/>
        </w:rPr>
        <w:t>…</w:t>
      </w:r>
      <w:proofErr w:type="gramEnd"/>
      <w:r>
        <w:rPr>
          <w:color w:val="000000"/>
          <w:spacing w:val="-2"/>
          <w:sz w:val="16"/>
          <w:szCs w:val="20"/>
        </w:rPr>
        <w:t>…………………………………………………………………………………………………………………………………………</w:t>
      </w:r>
      <w:proofErr w:type="gramStart"/>
      <w:r>
        <w:rPr>
          <w:color w:val="000000"/>
          <w:spacing w:val="-2"/>
          <w:sz w:val="16"/>
          <w:szCs w:val="20"/>
        </w:rPr>
        <w:t>…..</w:t>
      </w:r>
      <w:proofErr w:type="gramEnd"/>
      <w:r w:rsidRPr="006F2243">
        <w:rPr>
          <w:color w:val="000000"/>
          <w:spacing w:val="-2"/>
          <w:sz w:val="26"/>
          <w:szCs w:val="20"/>
        </w:rPr>
        <w:t xml:space="preserve"> </w:t>
      </w:r>
    </w:p>
    <w:p w:rsidRPr="006F2243" w:rsidR="006F2243" w:rsidP="006F2243" w:rsidRDefault="006F2243" w14:paraId="0D52FA1B" w14:textId="77777777">
      <w:pPr>
        <w:tabs>
          <w:tab w:val="right" w:pos="0"/>
          <w:tab w:val="left" w:leader="dot" w:pos="9356"/>
        </w:tabs>
        <w:spacing w:line="380" w:lineRule="exact"/>
        <w:ind w:firstLine="0"/>
        <w:jc w:val="left"/>
        <w:rPr>
          <w:color w:val="000000"/>
          <w:spacing w:val="-2"/>
          <w:sz w:val="16"/>
          <w:szCs w:val="20"/>
        </w:rPr>
      </w:pPr>
      <w:r w:rsidRPr="006F2243">
        <w:rPr>
          <w:color w:val="000000"/>
          <w:spacing w:val="-2"/>
          <w:sz w:val="26"/>
          <w:szCs w:val="20"/>
        </w:rPr>
        <w:t>thuộc Cơ quan</w:t>
      </w:r>
      <w:r>
        <w:rPr>
          <w:color w:val="000000"/>
          <w:spacing w:val="-2"/>
          <w:sz w:val="16"/>
          <w:szCs w:val="20"/>
        </w:rPr>
        <w:t>…………………………………………………………………………………………………………………………</w:t>
      </w:r>
      <w:proofErr w:type="gramStart"/>
      <w:r>
        <w:rPr>
          <w:color w:val="000000"/>
          <w:spacing w:val="-2"/>
          <w:sz w:val="16"/>
          <w:szCs w:val="20"/>
        </w:rPr>
        <w:t>…..</w:t>
      </w:r>
      <w:proofErr w:type="gramEnd"/>
      <w:r w:rsidRPr="006F2243">
        <w:rPr>
          <w:color w:val="000000"/>
          <w:spacing w:val="-2"/>
          <w:sz w:val="16"/>
          <w:szCs w:val="20"/>
        </w:rPr>
        <w:t xml:space="preserve"> </w:t>
      </w:r>
    </w:p>
    <w:p w:rsidRPr="006F2243" w:rsidR="006F2243" w:rsidP="006F2243" w:rsidRDefault="006F2243" w14:paraId="4351855F" w14:textId="77777777">
      <w:pPr>
        <w:tabs>
          <w:tab w:val="right" w:pos="0"/>
          <w:tab w:val="left" w:leader="dot" w:pos="9356"/>
        </w:tabs>
        <w:spacing w:line="380" w:lineRule="exact"/>
        <w:ind w:firstLine="0"/>
        <w:jc w:val="left"/>
        <w:rPr>
          <w:color w:val="000000"/>
          <w:spacing w:val="-2"/>
          <w:sz w:val="26"/>
          <w:szCs w:val="20"/>
        </w:rPr>
      </w:pPr>
      <w:r w:rsidRPr="006F2243">
        <w:rPr>
          <w:color w:val="000000"/>
          <w:spacing w:val="-2"/>
          <w:sz w:val="26"/>
          <w:szCs w:val="20"/>
        </w:rPr>
        <w:t>và ông/bà:</w:t>
      </w:r>
      <w:r w:rsidRPr="006F2243">
        <w:rPr>
          <w:color w:val="000000"/>
          <w:spacing w:val="-2"/>
          <w:sz w:val="16"/>
          <w:szCs w:val="20"/>
        </w:rPr>
        <w:t xml:space="preserve"> </w:t>
      </w:r>
      <w:r>
        <w:rPr>
          <w:color w:val="000000"/>
          <w:spacing w:val="-2"/>
          <w:sz w:val="26"/>
          <w:szCs w:val="20"/>
        </w:rPr>
        <w:t>……………………………………………………………………………….</w:t>
      </w:r>
    </w:p>
    <w:p w:rsidRPr="006F2243" w:rsidR="006F2243" w:rsidP="006F2243" w:rsidRDefault="006F2243" w14:paraId="297663C2" w14:textId="77777777">
      <w:pPr>
        <w:tabs>
          <w:tab w:val="right" w:leader="dot" w:pos="9356"/>
        </w:tabs>
        <w:spacing w:line="380" w:lineRule="exact"/>
        <w:ind w:firstLine="0"/>
        <w:rPr>
          <w:color w:val="000000"/>
          <w:spacing w:val="-2"/>
          <w:sz w:val="26"/>
          <w:szCs w:val="20"/>
        </w:rPr>
      </w:pPr>
      <w:r w:rsidRPr="006F2243">
        <w:rPr>
          <w:color w:val="000000"/>
          <w:spacing w:val="-2"/>
          <w:sz w:val="26"/>
          <w:szCs w:val="20"/>
        </w:rPr>
        <w:t xml:space="preserve">Căn cứ </w:t>
      </w:r>
      <w:r>
        <w:rPr>
          <w:color w:val="000000"/>
          <w:spacing w:val="-2"/>
          <w:sz w:val="26"/>
          <w:szCs w:val="20"/>
        </w:rPr>
        <w:t>Nghị định quy định chi tiết và hướng dẫn thi hành một số điều của Luật Phòng, chống ma túy</w:t>
      </w:r>
      <w:r w:rsidRPr="006F2243">
        <w:rPr>
          <w:color w:val="000000"/>
          <w:spacing w:val="-2"/>
          <w:sz w:val="26"/>
          <w:szCs w:val="20"/>
        </w:rPr>
        <w:t xml:space="preserve">, tiến hành lập biên bản ghi lời khai của: </w:t>
      </w:r>
    </w:p>
    <w:p w:rsidRPr="006F2243" w:rsidR="006F2243" w:rsidP="006F2243" w:rsidRDefault="006F2243" w14:paraId="3DDDBF93" w14:textId="77777777">
      <w:pPr>
        <w:tabs>
          <w:tab w:val="right" w:pos="7797"/>
          <w:tab w:val="left" w:leader="dot" w:pos="9356"/>
        </w:tabs>
        <w:spacing w:line="360" w:lineRule="exact"/>
        <w:ind w:firstLine="0"/>
        <w:rPr>
          <w:color w:val="000000"/>
          <w:spacing w:val="-2"/>
          <w:sz w:val="26"/>
          <w:szCs w:val="26"/>
        </w:rPr>
      </w:pPr>
      <w:r w:rsidRPr="006F2243">
        <w:rPr>
          <w:color w:val="000000"/>
          <w:spacing w:val="-2"/>
          <w:sz w:val="26"/>
          <w:szCs w:val="28"/>
        </w:rPr>
        <w:t xml:space="preserve">Họ tên: </w:t>
      </w:r>
      <w:r w:rsidRPr="006F2243">
        <w:rPr>
          <w:color w:val="000000"/>
          <w:spacing w:val="-2"/>
          <w:sz w:val="16"/>
          <w:szCs w:val="28"/>
        </w:rPr>
        <w:t>...........................................................................................................................................................</w:t>
      </w:r>
      <w:r w:rsidRPr="006F2243">
        <w:rPr>
          <w:color w:val="000000"/>
          <w:spacing w:val="-2"/>
          <w:sz w:val="26"/>
          <w:szCs w:val="26"/>
        </w:rPr>
        <w:t xml:space="preserve"> Giới tính:</w:t>
      </w:r>
      <w:r w:rsidRPr="006F2243">
        <w:rPr>
          <w:color w:val="000000"/>
          <w:spacing w:val="-2"/>
          <w:sz w:val="26"/>
          <w:szCs w:val="26"/>
        </w:rPr>
        <w:tab/>
      </w:r>
      <w:r>
        <w:rPr>
          <w:color w:val="000000"/>
          <w:spacing w:val="-2"/>
          <w:sz w:val="26"/>
          <w:szCs w:val="26"/>
        </w:rPr>
        <w:t>……………</w:t>
      </w:r>
    </w:p>
    <w:p w:rsidRPr="006F2243" w:rsidR="006F2243" w:rsidP="006F2243" w:rsidRDefault="006F2243" w14:paraId="7F0B49C8" w14:textId="77777777">
      <w:pPr>
        <w:tabs>
          <w:tab w:val="right" w:pos="1276"/>
          <w:tab w:val="left" w:leader="dot" w:pos="9356"/>
        </w:tabs>
        <w:spacing w:line="380" w:lineRule="exact"/>
        <w:ind w:firstLine="0"/>
        <w:rPr>
          <w:color w:val="000000"/>
          <w:spacing w:val="-2"/>
          <w:sz w:val="16"/>
          <w:szCs w:val="20"/>
        </w:rPr>
      </w:pPr>
      <w:r w:rsidRPr="006F2243">
        <w:rPr>
          <w:color w:val="000000"/>
          <w:spacing w:val="-2"/>
          <w:sz w:val="26"/>
          <w:szCs w:val="20"/>
        </w:rPr>
        <w:t xml:space="preserve">Tên gọi </w:t>
      </w:r>
      <w:proofErr w:type="gramStart"/>
      <w:r w:rsidRPr="006F2243">
        <w:rPr>
          <w:color w:val="000000"/>
          <w:spacing w:val="-2"/>
          <w:sz w:val="26"/>
          <w:szCs w:val="20"/>
        </w:rPr>
        <w:t>khác:</w:t>
      </w:r>
      <w:r>
        <w:rPr>
          <w:color w:val="000000"/>
          <w:spacing w:val="-2"/>
          <w:sz w:val="26"/>
          <w:szCs w:val="20"/>
        </w:rPr>
        <w:t>…</w:t>
      </w:r>
      <w:proofErr w:type="gramEnd"/>
      <w:r>
        <w:rPr>
          <w:color w:val="000000"/>
          <w:spacing w:val="-2"/>
          <w:sz w:val="26"/>
          <w:szCs w:val="20"/>
        </w:rPr>
        <w:t>………………………………………………………………………</w:t>
      </w:r>
      <w:proofErr w:type="gramStart"/>
      <w:r>
        <w:rPr>
          <w:color w:val="000000"/>
          <w:spacing w:val="-2"/>
          <w:sz w:val="26"/>
          <w:szCs w:val="20"/>
        </w:rPr>
        <w:t>…..</w:t>
      </w:r>
      <w:proofErr w:type="gramEnd"/>
    </w:p>
    <w:p w:rsidRPr="006F2243" w:rsidR="006F2243" w:rsidP="006F2243" w:rsidRDefault="006F2243" w14:paraId="6F1A869F" w14:textId="77777777">
      <w:pPr>
        <w:tabs>
          <w:tab w:val="right" w:pos="3969"/>
          <w:tab w:val="left" w:leader="dot" w:pos="9356"/>
        </w:tabs>
        <w:spacing w:line="380" w:lineRule="exact"/>
        <w:ind w:firstLine="0"/>
        <w:rPr>
          <w:color w:val="000000"/>
          <w:spacing w:val="-2"/>
          <w:sz w:val="16"/>
          <w:szCs w:val="20"/>
        </w:rPr>
      </w:pPr>
      <w:proofErr w:type="gramStart"/>
      <w:r w:rsidRPr="006F2243">
        <w:rPr>
          <w:color w:val="000000"/>
          <w:spacing w:val="-2"/>
          <w:sz w:val="26"/>
          <w:szCs w:val="20"/>
        </w:rPr>
        <w:t>Sinh</w:t>
      </w:r>
      <w:r w:rsidRPr="006F2243">
        <w:rPr>
          <w:color w:val="000000"/>
          <w:spacing w:val="-2"/>
          <w:sz w:val="16"/>
          <w:szCs w:val="20"/>
        </w:rPr>
        <w:t xml:space="preserve">  </w:t>
      </w:r>
      <w:r w:rsidRPr="006F2243">
        <w:rPr>
          <w:color w:val="000000"/>
          <w:spacing w:val="-2"/>
          <w:sz w:val="26"/>
          <w:szCs w:val="20"/>
        </w:rPr>
        <w:t>ngày</w:t>
      </w:r>
      <w:proofErr w:type="gramEnd"/>
      <w:r w:rsidRPr="006F2243">
        <w:rPr>
          <w:color w:val="000000"/>
          <w:spacing w:val="-2"/>
          <w:sz w:val="16"/>
          <w:szCs w:val="20"/>
        </w:rPr>
        <w:t>...........</w:t>
      </w:r>
      <w:r w:rsidRPr="006F2243">
        <w:rPr>
          <w:color w:val="000000"/>
          <w:spacing w:val="-2"/>
          <w:sz w:val="26"/>
          <w:szCs w:val="20"/>
        </w:rPr>
        <w:t>tháng</w:t>
      </w:r>
      <w:r w:rsidRPr="006F2243">
        <w:rPr>
          <w:color w:val="000000"/>
          <w:spacing w:val="-2"/>
          <w:sz w:val="16"/>
          <w:szCs w:val="20"/>
        </w:rPr>
        <w:t xml:space="preserve"> .........</w:t>
      </w:r>
      <w:r w:rsidRPr="006F2243">
        <w:rPr>
          <w:color w:val="000000"/>
          <w:spacing w:val="-2"/>
          <w:sz w:val="26"/>
          <w:szCs w:val="20"/>
        </w:rPr>
        <w:t>năm</w:t>
      </w:r>
      <w:r w:rsidRPr="006F2243">
        <w:rPr>
          <w:color w:val="000000"/>
          <w:spacing w:val="-2"/>
          <w:sz w:val="16"/>
          <w:szCs w:val="20"/>
        </w:rPr>
        <w:t xml:space="preserve"> ...................</w:t>
      </w:r>
      <w:r w:rsidRPr="006F2243">
        <w:rPr>
          <w:color w:val="000000"/>
          <w:spacing w:val="-2"/>
          <w:sz w:val="26"/>
          <w:szCs w:val="20"/>
        </w:rPr>
        <w:t xml:space="preserve"> tại:</w:t>
      </w:r>
      <w:r w:rsidRPr="006F2243">
        <w:rPr>
          <w:color w:val="000000"/>
          <w:spacing w:val="-2"/>
          <w:sz w:val="16"/>
          <w:szCs w:val="20"/>
        </w:rPr>
        <w:t xml:space="preserve"> </w:t>
      </w:r>
      <w:r>
        <w:rPr>
          <w:color w:val="000000"/>
          <w:spacing w:val="-2"/>
          <w:sz w:val="16"/>
          <w:szCs w:val="20"/>
        </w:rPr>
        <w:t>………………………………………………………………………………….</w:t>
      </w:r>
    </w:p>
    <w:p w:rsidRPr="006F2243" w:rsidR="006F2243" w:rsidP="006F2243" w:rsidRDefault="006F2243" w14:paraId="67AB8376" w14:textId="77777777">
      <w:pPr>
        <w:tabs>
          <w:tab w:val="right" w:pos="7513"/>
          <w:tab w:val="left" w:leader="dot" w:pos="9356"/>
        </w:tabs>
        <w:spacing w:line="380" w:lineRule="exact"/>
        <w:ind w:firstLine="0"/>
        <w:rPr>
          <w:color w:val="000000"/>
          <w:spacing w:val="-2"/>
          <w:sz w:val="16"/>
          <w:szCs w:val="16"/>
        </w:rPr>
      </w:pPr>
      <w:r w:rsidRPr="006F2243">
        <w:rPr>
          <w:color w:val="000000"/>
          <w:spacing w:val="-2"/>
          <w:sz w:val="26"/>
          <w:szCs w:val="20"/>
        </w:rPr>
        <w:t xml:space="preserve">Quốc </w:t>
      </w:r>
      <w:proofErr w:type="gramStart"/>
      <w:r w:rsidRPr="006F2243">
        <w:rPr>
          <w:color w:val="000000"/>
          <w:spacing w:val="-2"/>
          <w:sz w:val="26"/>
          <w:szCs w:val="20"/>
        </w:rPr>
        <w:t>tịch:</w:t>
      </w:r>
      <w:r w:rsidRPr="006F2243">
        <w:rPr>
          <w:color w:val="000000"/>
          <w:spacing w:val="-2"/>
          <w:sz w:val="16"/>
          <w:szCs w:val="20"/>
        </w:rPr>
        <w:t>.....................................................................</w:t>
      </w:r>
      <w:proofErr w:type="gramEnd"/>
      <w:r w:rsidRPr="006F2243">
        <w:rPr>
          <w:color w:val="000000"/>
          <w:spacing w:val="-2"/>
          <w:sz w:val="26"/>
          <w:szCs w:val="20"/>
        </w:rPr>
        <w:t xml:space="preserve">Dân </w:t>
      </w:r>
      <w:proofErr w:type="gramStart"/>
      <w:r w:rsidRPr="006F2243">
        <w:rPr>
          <w:color w:val="000000"/>
          <w:spacing w:val="-2"/>
          <w:sz w:val="26"/>
          <w:szCs w:val="20"/>
        </w:rPr>
        <w:t>tộc:</w:t>
      </w:r>
      <w:r w:rsidRPr="006F2243">
        <w:rPr>
          <w:color w:val="000000"/>
          <w:spacing w:val="-2"/>
          <w:sz w:val="16"/>
          <w:szCs w:val="20"/>
        </w:rPr>
        <w:t>...................................................</w:t>
      </w:r>
      <w:proofErr w:type="gramEnd"/>
      <w:r w:rsidRPr="006F2243">
        <w:rPr>
          <w:color w:val="000000"/>
          <w:spacing w:val="-2"/>
          <w:sz w:val="26"/>
          <w:szCs w:val="20"/>
        </w:rPr>
        <w:t>Tôn giáo:</w:t>
      </w:r>
      <w:r w:rsidRPr="006F2243">
        <w:rPr>
          <w:color w:val="000000"/>
          <w:spacing w:val="-2"/>
          <w:sz w:val="26"/>
          <w:szCs w:val="20"/>
        </w:rPr>
        <w:tab/>
      </w:r>
      <w:r>
        <w:rPr>
          <w:color w:val="000000"/>
          <w:spacing w:val="-2"/>
          <w:sz w:val="26"/>
          <w:szCs w:val="20"/>
        </w:rPr>
        <w:t>…………</w:t>
      </w:r>
      <w:proofErr w:type="gramStart"/>
      <w:r>
        <w:rPr>
          <w:color w:val="000000"/>
          <w:spacing w:val="-2"/>
          <w:sz w:val="26"/>
          <w:szCs w:val="20"/>
        </w:rPr>
        <w:t>…..</w:t>
      </w:r>
      <w:proofErr w:type="gramEnd"/>
    </w:p>
    <w:p w:rsidRPr="006F2243" w:rsidR="006F2243" w:rsidP="006F2243" w:rsidRDefault="006F2243" w14:paraId="39DF2FE4" w14:textId="77777777">
      <w:pPr>
        <w:tabs>
          <w:tab w:val="right" w:pos="7513"/>
          <w:tab w:val="left" w:leader="dot" w:pos="9356"/>
        </w:tabs>
        <w:spacing w:line="380" w:lineRule="exact"/>
        <w:ind w:firstLine="0"/>
        <w:rPr>
          <w:rFonts w:eastAsia="Calibri"/>
          <w:color w:val="000000"/>
          <w:spacing w:val="-2"/>
          <w:sz w:val="16"/>
          <w:szCs w:val="20"/>
        </w:rPr>
      </w:pPr>
      <w:r w:rsidRPr="006F2243">
        <w:rPr>
          <w:color w:val="000000"/>
          <w:spacing w:val="-2"/>
          <w:sz w:val="26"/>
          <w:szCs w:val="20"/>
        </w:rPr>
        <w:t>Nghề nghiệp:</w:t>
      </w:r>
      <w:r w:rsidRPr="006F2243">
        <w:rPr>
          <w:color w:val="000000"/>
          <w:sz w:val="16"/>
          <w:szCs w:val="20"/>
        </w:rPr>
        <w:t xml:space="preserve"> </w:t>
      </w:r>
      <w:r w:rsidRPr="006F2243">
        <w:rPr>
          <w:rFonts w:eastAsia="Calibri"/>
          <w:color w:val="000000"/>
          <w:spacing w:val="-2"/>
          <w:sz w:val="16"/>
          <w:szCs w:val="20"/>
        </w:rPr>
        <w:t>……………………………………………………………………………………………………………………</w:t>
      </w:r>
      <w:r>
        <w:rPr>
          <w:rFonts w:eastAsia="Calibri"/>
          <w:color w:val="000000"/>
          <w:spacing w:val="-2"/>
          <w:sz w:val="16"/>
          <w:szCs w:val="20"/>
        </w:rPr>
        <w:t>………</w:t>
      </w:r>
    </w:p>
    <w:p w:rsidRPr="006F2243" w:rsidR="006F2243" w:rsidP="006F2243" w:rsidRDefault="006F2243" w14:paraId="423D187E" w14:textId="77777777">
      <w:pPr>
        <w:tabs>
          <w:tab w:val="right" w:pos="6521"/>
          <w:tab w:val="left" w:leader="dot" w:pos="9356"/>
        </w:tabs>
        <w:spacing w:line="380" w:lineRule="exact"/>
        <w:ind w:firstLine="0"/>
        <w:rPr>
          <w:color w:val="000000"/>
          <w:spacing w:val="-2"/>
          <w:sz w:val="26"/>
          <w:szCs w:val="20"/>
        </w:rPr>
      </w:pPr>
      <w:r w:rsidRPr="006F2243">
        <w:rPr>
          <w:color w:val="000000"/>
          <w:spacing w:val="-2"/>
          <w:sz w:val="26"/>
          <w:szCs w:val="20"/>
        </w:rPr>
        <w:t xml:space="preserve">Số điện thoại để liên hệ khi cần thiết: </w:t>
      </w:r>
      <w:r w:rsidR="00F5148B">
        <w:rPr>
          <w:color w:val="000000"/>
          <w:spacing w:val="-2"/>
          <w:sz w:val="26"/>
          <w:szCs w:val="20"/>
        </w:rPr>
        <w:t>…………………………………………………….</w:t>
      </w:r>
    </w:p>
    <w:p w:rsidRPr="00684993" w:rsidR="006F2243" w:rsidP="00684993" w:rsidRDefault="006F2243" w14:paraId="3CE16B5F" w14:textId="77777777">
      <w:pPr>
        <w:tabs>
          <w:tab w:val="right" w:pos="3402"/>
          <w:tab w:val="left" w:leader="dot" w:pos="9356"/>
        </w:tabs>
        <w:spacing w:line="380" w:lineRule="exact"/>
        <w:ind w:firstLine="0"/>
        <w:rPr>
          <w:color w:val="000000"/>
          <w:spacing w:val="-2"/>
          <w:sz w:val="16"/>
          <w:szCs w:val="20"/>
        </w:rPr>
      </w:pPr>
      <w:r w:rsidRPr="006F2243">
        <w:rPr>
          <w:color w:val="000000"/>
          <w:spacing w:val="-2"/>
          <w:sz w:val="26"/>
          <w:szCs w:val="20"/>
        </w:rPr>
        <w:t xml:space="preserve">Số </w:t>
      </w:r>
      <w:r w:rsidR="00684993">
        <w:rPr>
          <w:color w:val="000000"/>
          <w:spacing w:val="-2"/>
          <w:sz w:val="26"/>
          <w:szCs w:val="20"/>
        </w:rPr>
        <w:t>CC/CCCD/</w:t>
      </w:r>
      <w:r w:rsidRPr="006F2243">
        <w:rPr>
          <w:color w:val="000000"/>
          <w:spacing w:val="-2"/>
          <w:sz w:val="26"/>
          <w:szCs w:val="20"/>
        </w:rPr>
        <w:t>CMND/</w:t>
      </w:r>
      <w:r w:rsidRPr="006F2243" w:rsidR="00684993">
        <w:rPr>
          <w:color w:val="000000"/>
          <w:spacing w:val="-2"/>
          <w:sz w:val="26"/>
          <w:szCs w:val="20"/>
        </w:rPr>
        <w:t xml:space="preserve"> </w:t>
      </w:r>
      <w:r w:rsidRPr="006F2243">
        <w:rPr>
          <w:color w:val="000000"/>
          <w:spacing w:val="-2"/>
          <w:sz w:val="26"/>
          <w:szCs w:val="20"/>
        </w:rPr>
        <w:t>/</w:t>
      </w:r>
      <w:proofErr w:type="gramStart"/>
      <w:r w:rsidRPr="006F2243">
        <w:rPr>
          <w:color w:val="000000"/>
          <w:spacing w:val="-2"/>
          <w:sz w:val="26"/>
          <w:szCs w:val="20"/>
        </w:rPr>
        <w:t>H</w:t>
      </w:r>
      <w:r w:rsidR="00684993">
        <w:rPr>
          <w:color w:val="000000"/>
          <w:spacing w:val="-2"/>
          <w:sz w:val="26"/>
          <w:szCs w:val="20"/>
        </w:rPr>
        <w:t>C</w:t>
      </w:r>
      <w:r w:rsidRPr="006F2243">
        <w:rPr>
          <w:color w:val="000000"/>
          <w:spacing w:val="-2"/>
          <w:sz w:val="26"/>
          <w:szCs w:val="20"/>
        </w:rPr>
        <w:t>:</w:t>
      </w:r>
      <w:r w:rsidR="00F5148B">
        <w:rPr>
          <w:color w:val="000000"/>
          <w:spacing w:val="-2"/>
          <w:sz w:val="16"/>
          <w:szCs w:val="20"/>
        </w:rPr>
        <w:t>…</w:t>
      </w:r>
      <w:proofErr w:type="gramEnd"/>
      <w:r w:rsidR="00F5148B">
        <w:rPr>
          <w:color w:val="000000"/>
          <w:spacing w:val="-2"/>
          <w:sz w:val="16"/>
          <w:szCs w:val="20"/>
        </w:rPr>
        <w:t>……………………………………</w:t>
      </w:r>
      <w:r w:rsidRPr="006F2243">
        <w:rPr>
          <w:color w:val="000000"/>
          <w:spacing w:val="-2"/>
          <w:sz w:val="26"/>
          <w:szCs w:val="20"/>
          <w:lang w:eastAsia="x-none"/>
        </w:rPr>
        <w:t>c</w:t>
      </w:r>
      <w:r w:rsidRPr="006F2243">
        <w:rPr>
          <w:color w:val="000000"/>
          <w:spacing w:val="-2"/>
          <w:sz w:val="26"/>
          <w:szCs w:val="20"/>
          <w:lang w:val="x-none" w:eastAsia="x-none"/>
        </w:rPr>
        <w:t xml:space="preserve">ấp ngày </w:t>
      </w:r>
      <w:r w:rsidRPr="006F2243">
        <w:rPr>
          <w:color w:val="000000"/>
          <w:spacing w:val="-2"/>
          <w:sz w:val="16"/>
          <w:szCs w:val="20"/>
          <w:lang w:val="x-none" w:eastAsia="x-none"/>
        </w:rPr>
        <w:t>...........</w:t>
      </w:r>
      <w:r w:rsidRPr="006F2243">
        <w:rPr>
          <w:color w:val="000000"/>
          <w:spacing w:val="-2"/>
          <w:sz w:val="26"/>
          <w:szCs w:val="26"/>
          <w:lang w:val="x-none" w:eastAsia="x-none"/>
        </w:rPr>
        <w:t xml:space="preserve"> tháng </w:t>
      </w:r>
      <w:r w:rsidRPr="006F2243">
        <w:rPr>
          <w:color w:val="000000"/>
          <w:spacing w:val="-2"/>
          <w:sz w:val="16"/>
          <w:szCs w:val="20"/>
          <w:lang w:val="x-none" w:eastAsia="x-none"/>
        </w:rPr>
        <w:t xml:space="preserve">........... </w:t>
      </w:r>
      <w:r w:rsidRPr="006F2243">
        <w:rPr>
          <w:color w:val="000000"/>
          <w:spacing w:val="-2"/>
          <w:sz w:val="26"/>
          <w:szCs w:val="26"/>
          <w:lang w:val="x-none" w:eastAsia="x-none"/>
        </w:rPr>
        <w:t>năm</w:t>
      </w:r>
      <w:r w:rsidRPr="006F2243">
        <w:rPr>
          <w:color w:val="000000"/>
          <w:spacing w:val="-2"/>
          <w:sz w:val="16"/>
          <w:szCs w:val="20"/>
          <w:lang w:val="x-none" w:eastAsia="x-none"/>
        </w:rPr>
        <w:t xml:space="preserve">....................... </w:t>
      </w:r>
      <w:r w:rsidRPr="006F2243">
        <w:rPr>
          <w:color w:val="000000"/>
          <w:spacing w:val="-2"/>
          <w:sz w:val="26"/>
          <w:szCs w:val="26"/>
          <w:lang w:val="x-none" w:eastAsia="x-none"/>
        </w:rPr>
        <w:t xml:space="preserve">Nơi </w:t>
      </w:r>
      <w:r w:rsidR="00684993">
        <w:rPr>
          <w:color w:val="000000"/>
          <w:spacing w:val="-2"/>
          <w:sz w:val="26"/>
          <w:szCs w:val="26"/>
          <w:lang w:val="x-none" w:eastAsia="x-none"/>
        </w:rPr>
        <w:t>cấp……………………………………………………………………………………</w:t>
      </w:r>
    </w:p>
    <w:p w:rsidRPr="006F2243" w:rsidR="006F2243" w:rsidP="006F2243" w:rsidRDefault="006F2243" w14:paraId="2EE0EDEF" w14:textId="77777777">
      <w:pPr>
        <w:tabs>
          <w:tab w:val="right" w:pos="0"/>
          <w:tab w:val="right" w:leader="dot" w:pos="9356"/>
        </w:tabs>
        <w:spacing w:line="360" w:lineRule="atLeast"/>
        <w:ind w:firstLine="0"/>
        <w:rPr>
          <w:color w:val="000000"/>
          <w:spacing w:val="-2"/>
          <w:sz w:val="26"/>
          <w:szCs w:val="28"/>
          <w:lang w:val="vi-VN"/>
        </w:rPr>
      </w:pPr>
      <w:r w:rsidRPr="006F2243">
        <w:rPr>
          <w:color w:val="000000"/>
          <w:spacing w:val="-2"/>
          <w:sz w:val="26"/>
          <w:lang w:eastAsia="vi-VN"/>
        </w:rPr>
        <w:t>Nơi thường trú:</w:t>
      </w:r>
      <w:r w:rsidRPr="006F2243">
        <w:rPr>
          <w:color w:val="000000"/>
          <w:spacing w:val="-2"/>
          <w:sz w:val="16"/>
          <w:szCs w:val="28"/>
          <w:lang w:val="vi-VN"/>
        </w:rPr>
        <w:tab/>
      </w:r>
    </w:p>
    <w:p w:rsidRPr="006F2243" w:rsidR="006F2243" w:rsidP="006F2243" w:rsidRDefault="006F2243" w14:paraId="0614BC2D" w14:textId="77777777">
      <w:pPr>
        <w:widowControl w:val="0"/>
        <w:tabs>
          <w:tab w:val="right" w:pos="0"/>
          <w:tab w:val="left" w:leader="dot" w:pos="9356"/>
        </w:tabs>
        <w:spacing w:line="360" w:lineRule="atLeast"/>
        <w:ind w:firstLine="0"/>
        <w:rPr>
          <w:color w:val="000000"/>
          <w:spacing w:val="-2"/>
          <w:sz w:val="16"/>
          <w:lang w:val="vi-VN" w:eastAsia="vi-VN"/>
        </w:rPr>
      </w:pPr>
      <w:r w:rsidRPr="006F2243">
        <w:rPr>
          <w:color w:val="000000"/>
          <w:spacing w:val="-2"/>
          <w:sz w:val="16"/>
          <w:lang w:val="vi-VN" w:eastAsia="vi-VN"/>
        </w:rPr>
        <w:tab/>
      </w:r>
      <w:r w:rsidRPr="006F2243">
        <w:rPr>
          <w:color w:val="000000"/>
          <w:spacing w:val="-2"/>
          <w:sz w:val="16"/>
          <w:lang w:val="vi-VN" w:eastAsia="vi-VN"/>
        </w:rPr>
        <w:tab/>
      </w:r>
    </w:p>
    <w:p w:rsidRPr="00F5148B" w:rsidR="006F2243" w:rsidP="006F2243" w:rsidRDefault="006F2243" w14:paraId="6483AF5C" w14:textId="77777777">
      <w:pPr>
        <w:widowControl w:val="0"/>
        <w:tabs>
          <w:tab w:val="right" w:pos="0"/>
          <w:tab w:val="left" w:leader="dot" w:pos="9356"/>
        </w:tabs>
        <w:spacing w:line="360" w:lineRule="atLeast"/>
        <w:ind w:firstLine="0"/>
        <w:rPr>
          <w:color w:val="000000"/>
          <w:spacing w:val="-2"/>
          <w:sz w:val="16"/>
          <w:lang w:eastAsia="vi-VN"/>
        </w:rPr>
      </w:pPr>
      <w:r w:rsidRPr="006F2243">
        <w:rPr>
          <w:color w:val="000000"/>
          <w:spacing w:val="-2"/>
          <w:sz w:val="26"/>
          <w:szCs w:val="26"/>
          <w:lang w:eastAsia="vi-VN"/>
        </w:rPr>
        <w:t>Nơi tạm trú:</w:t>
      </w:r>
      <w:r w:rsidRPr="006F2243">
        <w:rPr>
          <w:color w:val="000000"/>
          <w:spacing w:val="-2"/>
          <w:sz w:val="16"/>
          <w:lang w:eastAsia="vi-VN"/>
        </w:rPr>
        <w:t xml:space="preserve"> </w:t>
      </w:r>
      <w:r w:rsidR="00F5148B">
        <w:rPr>
          <w:iCs/>
          <w:color w:val="000000"/>
          <w:sz w:val="16"/>
          <w:szCs w:val="16"/>
          <w:lang w:eastAsia="vi-VN" w:bidi="vi-VN"/>
        </w:rPr>
        <w:t>……………………………………………………………………………………………………………………………….</w:t>
      </w:r>
    </w:p>
    <w:p w:rsidRPr="00F5148B" w:rsidR="006F2243" w:rsidP="006F2243" w:rsidRDefault="006F2243" w14:paraId="2AEB5249" w14:textId="77777777">
      <w:pPr>
        <w:widowControl w:val="0"/>
        <w:tabs>
          <w:tab w:val="right" w:pos="0"/>
          <w:tab w:val="left" w:leader="dot" w:pos="9356"/>
        </w:tabs>
        <w:spacing w:line="360" w:lineRule="atLeast"/>
        <w:ind w:firstLine="0"/>
        <w:rPr>
          <w:rFonts w:eastAsia="Courier New"/>
          <w:color w:val="000000"/>
          <w:sz w:val="26"/>
          <w:szCs w:val="26"/>
          <w:lang w:eastAsia="vi-VN"/>
        </w:rPr>
      </w:pPr>
      <w:r w:rsidRPr="006F2243">
        <w:rPr>
          <w:color w:val="000000"/>
          <w:spacing w:val="-2"/>
          <w:sz w:val="26"/>
          <w:szCs w:val="28"/>
          <w:lang w:eastAsia="vi-VN"/>
        </w:rPr>
        <w:t xml:space="preserve">Nơi ở hiện tại: </w:t>
      </w:r>
      <w:r w:rsidR="00F5148B">
        <w:rPr>
          <w:color w:val="000000"/>
          <w:spacing w:val="-2"/>
          <w:sz w:val="16"/>
          <w:szCs w:val="16"/>
          <w:lang w:eastAsia="vi-VN"/>
        </w:rPr>
        <w:t>…………………………………………………………………………………………………………………………….</w:t>
      </w:r>
    </w:p>
    <w:p w:rsidRPr="006F2243" w:rsidR="006F2243" w:rsidP="006F2243" w:rsidRDefault="006F2243" w14:paraId="20C089A5" w14:textId="77777777">
      <w:pPr>
        <w:widowControl w:val="0"/>
        <w:tabs>
          <w:tab w:val="right" w:pos="0"/>
          <w:tab w:val="right" w:leader="dot" w:pos="9355"/>
        </w:tabs>
        <w:spacing w:line="400" w:lineRule="exact"/>
        <w:ind w:firstLine="0"/>
        <w:rPr>
          <w:rFonts w:eastAsia="Courier New"/>
          <w:color w:val="000000"/>
          <w:sz w:val="16"/>
          <w:szCs w:val="16"/>
          <w:lang w:val="vi-VN" w:eastAsia="vi-VN"/>
        </w:rPr>
      </w:pPr>
      <w:r w:rsidRPr="006F2243">
        <w:rPr>
          <w:rFonts w:eastAsia="Courier New"/>
          <w:color w:val="000000"/>
          <w:sz w:val="16"/>
          <w:szCs w:val="16"/>
          <w:lang w:val="vi-VN" w:eastAsia="vi-VN"/>
        </w:rPr>
        <w:tab/>
      </w:r>
    </w:p>
    <w:p w:rsidRPr="006F2243" w:rsidR="006F2243" w:rsidP="006F2243" w:rsidRDefault="006F2243" w14:paraId="156D5197" w14:textId="77777777">
      <w:pPr>
        <w:widowControl w:val="0"/>
        <w:tabs>
          <w:tab w:val="right" w:pos="0"/>
          <w:tab w:val="right" w:leader="dot" w:pos="9355"/>
        </w:tabs>
        <w:spacing w:line="400" w:lineRule="exact"/>
        <w:ind w:firstLine="0"/>
        <w:rPr>
          <w:iCs/>
          <w:color w:val="000000"/>
          <w:sz w:val="16"/>
          <w:szCs w:val="16"/>
          <w:lang w:val="x-none" w:eastAsia="vi-VN" w:bidi="vi-VN"/>
        </w:rPr>
      </w:pPr>
      <w:r w:rsidRPr="006F2243">
        <w:rPr>
          <w:color w:val="000000"/>
          <w:sz w:val="26"/>
          <w:szCs w:val="20"/>
          <w:lang w:val="x-none" w:eastAsia="x-none"/>
        </w:rPr>
        <w:t xml:space="preserve">Tư cách tham gia </w:t>
      </w:r>
      <w:r w:rsidR="00F5148B">
        <w:rPr>
          <w:color w:val="000000"/>
          <w:sz w:val="26"/>
          <w:szCs w:val="20"/>
          <w:lang w:val="x-none" w:eastAsia="x-none"/>
        </w:rPr>
        <w:t>lập hồ sơ</w:t>
      </w:r>
      <w:r w:rsidRPr="006F2243">
        <w:rPr>
          <w:color w:val="000000"/>
          <w:spacing w:val="-2"/>
          <w:sz w:val="26"/>
          <w:szCs w:val="20"/>
          <w:lang w:val="x-none" w:eastAsia="x-none"/>
        </w:rPr>
        <w:t>:</w:t>
      </w:r>
      <w:r w:rsidRPr="006F2243">
        <w:rPr>
          <w:iCs/>
          <w:color w:val="000000"/>
          <w:sz w:val="16"/>
          <w:szCs w:val="16"/>
          <w:lang w:val="vi-VN" w:eastAsia="vi-VN" w:bidi="vi-VN"/>
        </w:rPr>
        <w:t xml:space="preserve"> </w:t>
      </w:r>
      <w:r w:rsidRPr="006F2243">
        <w:rPr>
          <w:iCs/>
          <w:color w:val="000000"/>
          <w:sz w:val="16"/>
          <w:szCs w:val="16"/>
          <w:lang w:val="vi-VN" w:eastAsia="vi-VN" w:bidi="vi-VN"/>
        </w:rPr>
        <w:tab/>
      </w:r>
    </w:p>
    <w:p w:rsidRPr="006F2243" w:rsidR="006F2243" w:rsidP="006F2243" w:rsidRDefault="006F2243" w14:paraId="1DDFCEBF" w14:textId="77777777">
      <w:pPr>
        <w:tabs>
          <w:tab w:val="right" w:pos="0"/>
          <w:tab w:val="center" w:leader="dot" w:pos="2835"/>
          <w:tab w:val="left" w:leader="dot" w:pos="9072"/>
        </w:tabs>
        <w:spacing w:line="380" w:lineRule="exact"/>
        <w:ind w:firstLine="0"/>
        <w:rPr>
          <w:color w:val="000000"/>
          <w:sz w:val="26"/>
          <w:szCs w:val="20"/>
        </w:rPr>
      </w:pPr>
      <w:r w:rsidRPr="006F2243">
        <w:rPr>
          <w:color w:val="000000"/>
          <w:sz w:val="26"/>
          <w:szCs w:val="20"/>
        </w:rPr>
        <w:t>Người khai đã được giải thích quyền và nghĩa vụ của mình</w:t>
      </w:r>
      <w:r w:rsidRPr="006F2243">
        <w:rPr>
          <w:color w:val="000000"/>
          <w:sz w:val="16"/>
          <w:szCs w:val="20"/>
        </w:rPr>
        <w:t xml:space="preserve"> </w:t>
      </w:r>
      <w:r w:rsidRPr="006F2243">
        <w:rPr>
          <w:color w:val="000000"/>
          <w:sz w:val="26"/>
          <w:szCs w:val="20"/>
        </w:rPr>
        <w:t>theo quy định và cam đoan chịu trách nhiệm về lời khai của mình.</w:t>
      </w:r>
    </w:p>
    <w:p w:rsidRPr="00F5148B" w:rsidR="006F2243" w:rsidP="00597C1F" w:rsidRDefault="00597C1F" w14:paraId="2E0B3467" w14:textId="77777777">
      <w:pPr>
        <w:spacing w:after="200" w:line="276" w:lineRule="auto"/>
        <w:ind w:firstLine="0"/>
        <w:jc w:val="center"/>
        <w:rPr>
          <w:b/>
          <w:bCs/>
          <w:color w:val="000000"/>
          <w:spacing w:val="-2"/>
          <w:szCs w:val="20"/>
        </w:rPr>
      </w:pPr>
      <w:r>
        <w:rPr>
          <w:b/>
          <w:bCs/>
          <w:color w:val="000000"/>
          <w:spacing w:val="-2"/>
          <w:szCs w:val="20"/>
        </w:rPr>
        <w:br w:type="page"/>
      </w:r>
      <w:r w:rsidRPr="00F5148B" w:rsidR="006F2243">
        <w:rPr>
          <w:b/>
          <w:bCs/>
          <w:color w:val="000000"/>
          <w:spacing w:val="-2"/>
          <w:szCs w:val="20"/>
        </w:rPr>
        <w:t>HỎI VÀ ĐÁP</w:t>
      </w:r>
    </w:p>
    <w:p w:rsidR="00597C1F" w:rsidP="00BE3FD4" w:rsidRDefault="00BE3FD4" w14:paraId="7EE6240A" w14:textId="42036C28">
      <w:pPr>
        <w:tabs>
          <w:tab w:val="left" w:leader="dot" w:pos="5520"/>
          <w:tab w:val="right" w:leader="dot" w:pos="9356"/>
        </w:tabs>
        <w:spacing w:before="60" w:after="60"/>
        <w:ind w:firstLine="0"/>
        <w:rPr>
          <w:color w:val="000000" w:themeColor="text1"/>
          <w:sz w:val="26"/>
          <w:szCs w:val="26"/>
        </w:rPr>
      </w:pPr>
      <w:r w:rsidRPr="00BE3FD4">
        <w:rPr>
          <w:bCs/>
          <w:color w:val="000000" w:themeColor="text1"/>
          <w:spacing w:val="-6"/>
          <w:sz w:val="26"/>
          <w:szCs w:val="26"/>
        </w:rPr>
        <w:t xml:space="preserve">1. Về quá trình nghiện ma túy như sau: (loại ma túy đã từng sử dụng; hình thức sử dụng; tần suất sử dụng </w:t>
      </w:r>
      <w:r w:rsidR="0010359F">
        <w:rPr>
          <w:bCs/>
          <w:color w:val="000000" w:themeColor="text1"/>
          <w:spacing w:val="-6"/>
          <w:sz w:val="26"/>
          <w:szCs w:val="26"/>
        </w:rPr>
        <w:t>hàng ngày</w:t>
      </w:r>
      <w:r w:rsidRPr="00BE3FD4">
        <w:rPr>
          <w:bCs/>
          <w:color w:val="000000" w:themeColor="text1"/>
          <w:spacing w:val="-6"/>
          <w:sz w:val="26"/>
          <w:szCs w:val="26"/>
        </w:rPr>
        <w:t xml:space="preserve">, tuần; lý do sử dụng ma túy; thời điểm sử dụng ma túy lần đầu; thời điểm lần cuối sử dụng ma túy): </w:t>
      </w:r>
    </w:p>
    <w:p w:rsidRPr="006F2243" w:rsidR="006F2243" w:rsidP="00BE3FD4" w:rsidRDefault="006F2243" w14:paraId="5E017E8E"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7A60EF37" w14:textId="77777777">
      <w:pPr>
        <w:tabs>
          <w:tab w:val="right" w:pos="0"/>
          <w:tab w:val="left" w:leader="dot" w:pos="9356"/>
        </w:tabs>
        <w:spacing w:line="380" w:lineRule="exact"/>
        <w:ind w:firstLine="0"/>
        <w:rPr>
          <w:color w:val="000000"/>
          <w:sz w:val="26"/>
          <w:szCs w:val="20"/>
        </w:rPr>
      </w:pPr>
      <w:r w:rsidRPr="006F2243">
        <w:rPr>
          <w:color w:val="000000"/>
          <w:spacing w:val="-2"/>
          <w:sz w:val="16"/>
          <w:szCs w:val="20"/>
        </w:rPr>
        <w:tab/>
      </w:r>
    </w:p>
    <w:p w:rsidRPr="006F2243" w:rsidR="006F2243" w:rsidP="006F2243" w:rsidRDefault="006F2243" w14:paraId="73C604D1"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0EB3BF3D"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20BC3DA3"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70954BB6"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2A86797C"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03EF40F9"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0C9C4968"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93670E" w:rsidR="0093670E" w:rsidP="0093670E" w:rsidRDefault="0093670E" w14:paraId="4C857170" w14:textId="77777777">
      <w:pPr>
        <w:tabs>
          <w:tab w:val="left" w:leader="dot" w:pos="5520"/>
          <w:tab w:val="right" w:leader="dot" w:pos="9356"/>
        </w:tabs>
        <w:spacing w:before="60" w:after="60"/>
        <w:ind w:firstLine="0"/>
        <w:rPr>
          <w:bCs/>
          <w:color w:val="000000" w:themeColor="text1"/>
          <w:sz w:val="26"/>
          <w:szCs w:val="26"/>
        </w:rPr>
      </w:pPr>
      <w:r w:rsidRPr="0093670E">
        <w:rPr>
          <w:bCs/>
          <w:color w:val="000000" w:themeColor="text1"/>
          <w:spacing w:val="-6"/>
          <w:sz w:val="26"/>
          <w:szCs w:val="26"/>
        </w:rPr>
        <w:t>2</w:t>
      </w:r>
      <w:r w:rsidRPr="0093670E">
        <w:rPr>
          <w:bCs/>
          <w:color w:val="000000" w:themeColor="text1"/>
          <w:spacing w:val="-6"/>
          <w:sz w:val="26"/>
          <w:szCs w:val="26"/>
          <w:lang w:val="vi-VN"/>
        </w:rPr>
        <w:t>.</w:t>
      </w:r>
      <w:r w:rsidRPr="0093670E">
        <w:rPr>
          <w:bCs/>
          <w:color w:val="000000" w:themeColor="text1"/>
          <w:sz w:val="26"/>
          <w:szCs w:val="26"/>
          <w:lang w:val="vi-VN"/>
        </w:rPr>
        <w:t xml:space="preserve"> </w:t>
      </w:r>
      <w:r>
        <w:rPr>
          <w:bCs/>
          <w:color w:val="000000" w:themeColor="text1"/>
          <w:sz w:val="26"/>
          <w:szCs w:val="26"/>
        </w:rPr>
        <w:t>Về c</w:t>
      </w:r>
      <w:r w:rsidRPr="0093670E">
        <w:rPr>
          <w:bCs/>
          <w:color w:val="000000" w:themeColor="text1"/>
          <w:sz w:val="26"/>
          <w:szCs w:val="26"/>
          <w:lang w:val="vi-VN"/>
        </w:rPr>
        <w:t xml:space="preserve">ác biện pháp cai nghiện (tự nguyện và bắt buộc) đã thực hiện </w:t>
      </w:r>
      <w:r w:rsidRPr="0093670E">
        <w:rPr>
          <w:bCs/>
          <w:iCs/>
          <w:color w:val="000000" w:themeColor="text1"/>
          <w:sz w:val="26"/>
          <w:szCs w:val="26"/>
          <w:lang w:val="vi-VN"/>
        </w:rPr>
        <w:t>(có hoặc không)</w:t>
      </w:r>
      <w:r w:rsidRPr="0093670E">
        <w:rPr>
          <w:bCs/>
          <w:color w:val="000000" w:themeColor="text1"/>
          <w:sz w:val="26"/>
          <w:szCs w:val="26"/>
          <w:lang w:val="vi-VN"/>
        </w:rPr>
        <w:t xml:space="preserve">; Nếu </w:t>
      </w:r>
      <w:r>
        <w:rPr>
          <w:bCs/>
          <w:color w:val="000000" w:themeColor="text1"/>
          <w:spacing w:val="-6"/>
          <w:sz w:val="26"/>
          <w:szCs w:val="26"/>
        </w:rPr>
        <w:t>có</w:t>
      </w:r>
      <w:r w:rsidRPr="0093670E">
        <w:rPr>
          <w:bCs/>
          <w:color w:val="000000" w:themeColor="text1"/>
          <w:sz w:val="26"/>
          <w:szCs w:val="26"/>
          <w:lang w:val="vi-VN"/>
        </w:rPr>
        <w:t>, ghi rõ số lần, địa điểm, tên cơ sở cai nghiện tự nguyện</w:t>
      </w:r>
      <w:r>
        <w:rPr>
          <w:bCs/>
          <w:color w:val="000000" w:themeColor="text1"/>
          <w:sz w:val="26"/>
          <w:szCs w:val="26"/>
        </w:rPr>
        <w:t>.</w:t>
      </w:r>
    </w:p>
    <w:p w:rsidRPr="006F2243" w:rsidR="006F2243" w:rsidP="006F2243" w:rsidRDefault="006F2243" w14:paraId="365DA5DD"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41B0D066"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3737ACFA"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6DF3B714"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594AC83F"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24F0ED2F"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49C7E4D0"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0093670E" w:rsidP="006F2243" w:rsidRDefault="0093670E" w14:paraId="14A1D702" w14:textId="77777777">
      <w:pPr>
        <w:tabs>
          <w:tab w:val="right" w:pos="0"/>
          <w:tab w:val="left" w:leader="dot" w:pos="9356"/>
        </w:tabs>
        <w:spacing w:line="380" w:lineRule="exact"/>
        <w:ind w:firstLine="0"/>
        <w:rPr>
          <w:i/>
          <w:color w:val="000000" w:themeColor="text1"/>
          <w:szCs w:val="26"/>
        </w:rPr>
      </w:pPr>
      <w:r>
        <w:rPr>
          <w:color w:val="000000" w:themeColor="text1"/>
          <w:sz w:val="26"/>
          <w:szCs w:val="26"/>
        </w:rPr>
        <w:t xml:space="preserve">3. </w:t>
      </w:r>
      <w:r w:rsidRPr="00135D4B">
        <w:rPr>
          <w:color w:val="000000" w:themeColor="text1"/>
          <w:sz w:val="26"/>
          <w:szCs w:val="26"/>
          <w:lang w:val="vi-VN"/>
        </w:rPr>
        <w:t xml:space="preserve">Tham gia điều trị nghiện </w:t>
      </w:r>
      <w:r w:rsidRPr="00135D4B">
        <w:rPr>
          <w:color w:val="000000" w:themeColor="text1"/>
          <w:sz w:val="26"/>
          <w:szCs w:val="26"/>
        </w:rPr>
        <w:t>bằng thuốc thay thế</w:t>
      </w:r>
      <w:r w:rsidRPr="00135D4B">
        <w:rPr>
          <w:color w:val="000000" w:themeColor="text1"/>
          <w:sz w:val="26"/>
          <w:szCs w:val="26"/>
          <w:lang w:val="vi-VN"/>
        </w:rPr>
        <w:t xml:space="preserve"> </w:t>
      </w:r>
      <w:r w:rsidRPr="00135D4B">
        <w:rPr>
          <w:i/>
          <w:color w:val="000000" w:themeColor="text1"/>
          <w:szCs w:val="26"/>
          <w:lang w:val="vi-VN"/>
        </w:rPr>
        <w:t>(có hoặc không</w:t>
      </w:r>
      <w:r>
        <w:rPr>
          <w:i/>
          <w:color w:val="000000" w:themeColor="text1"/>
          <w:szCs w:val="26"/>
        </w:rPr>
        <w:t xml:space="preserve">)? </w:t>
      </w:r>
      <w:r>
        <w:rPr>
          <w:iCs/>
          <w:color w:val="000000" w:themeColor="text1"/>
          <w:szCs w:val="26"/>
        </w:rPr>
        <w:t>n</w:t>
      </w:r>
      <w:r w:rsidRPr="00135D4B">
        <w:rPr>
          <w:color w:val="000000" w:themeColor="text1"/>
          <w:sz w:val="26"/>
          <w:szCs w:val="26"/>
          <w:lang w:val="vi-VN"/>
        </w:rPr>
        <w:t xml:space="preserve">ếu </w:t>
      </w:r>
      <w:r w:rsidRPr="0093670E">
        <w:rPr>
          <w:bCs/>
          <w:color w:val="000000" w:themeColor="text1"/>
          <w:spacing w:val="-6"/>
          <w:sz w:val="26"/>
          <w:szCs w:val="26"/>
        </w:rPr>
        <w:t>có</w:t>
      </w:r>
      <w:r w:rsidRPr="00135D4B">
        <w:rPr>
          <w:color w:val="000000" w:themeColor="text1"/>
          <w:sz w:val="26"/>
          <w:szCs w:val="26"/>
          <w:lang w:val="vi-VN"/>
        </w:rPr>
        <w:t xml:space="preserve">, thời điểm tự chấm dứt điều trị hoặc bị đưa ra khỏi chương trình điều trị </w:t>
      </w:r>
      <w:r w:rsidRPr="00135D4B">
        <w:rPr>
          <w:i/>
          <w:color w:val="000000" w:themeColor="text1"/>
          <w:szCs w:val="26"/>
          <w:lang w:val="vi-VN"/>
        </w:rPr>
        <w:t>(ghi rõ ngày, tháng, năm):</w:t>
      </w:r>
    </w:p>
    <w:p w:rsidRPr="006F2243" w:rsidR="006F2243" w:rsidP="006F2243" w:rsidRDefault="006F2243" w14:paraId="3113805B"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542FEE5C"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4DD82E51"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7975ACAB"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326E14C2"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441F1B09"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785D09D3"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6F2243" w:rsidRDefault="006F2243" w14:paraId="244ED086" w14:textId="77777777">
      <w:pPr>
        <w:tabs>
          <w:tab w:val="right" w:pos="0"/>
          <w:tab w:val="left" w:leader="dot" w:pos="9356"/>
        </w:tabs>
        <w:spacing w:line="380" w:lineRule="exact"/>
        <w:ind w:firstLine="0"/>
        <w:rPr>
          <w:color w:val="000000"/>
          <w:spacing w:val="-2"/>
          <w:sz w:val="16"/>
          <w:szCs w:val="20"/>
        </w:rPr>
      </w:pPr>
      <w:r w:rsidRPr="006F2243">
        <w:rPr>
          <w:color w:val="000000"/>
          <w:spacing w:val="-2"/>
          <w:sz w:val="16"/>
          <w:szCs w:val="20"/>
        </w:rPr>
        <w:tab/>
      </w:r>
    </w:p>
    <w:p w:rsidRPr="006F2243" w:rsidR="006F2243" w:rsidP="00F5148B" w:rsidRDefault="006F2243" w14:paraId="5A995C74" w14:textId="77777777">
      <w:pPr>
        <w:tabs>
          <w:tab w:val="right" w:pos="0"/>
          <w:tab w:val="left" w:leader="dot" w:pos="9356"/>
        </w:tabs>
        <w:spacing w:line="380" w:lineRule="exact"/>
        <w:ind w:firstLine="0"/>
        <w:rPr>
          <w:color w:val="000000"/>
          <w:sz w:val="26"/>
          <w:szCs w:val="20"/>
          <w:lang w:val="en-GB"/>
        </w:rPr>
      </w:pPr>
      <w:r w:rsidRPr="006F2243">
        <w:rPr>
          <w:color w:val="000000"/>
          <w:sz w:val="26"/>
          <w:szCs w:val="20"/>
          <w:lang w:val="en-GB"/>
        </w:rPr>
        <w:t xml:space="preserve">Việc ghi lời khai kết thúc hồi </w:t>
      </w:r>
      <w:r w:rsidRPr="006F2243">
        <w:rPr>
          <w:color w:val="000000"/>
          <w:sz w:val="16"/>
          <w:szCs w:val="20"/>
          <w:lang w:val="en-GB"/>
        </w:rPr>
        <w:t xml:space="preserve">............  </w:t>
      </w:r>
      <w:r w:rsidRPr="006F2243">
        <w:rPr>
          <w:color w:val="000000"/>
          <w:sz w:val="26"/>
          <w:szCs w:val="20"/>
          <w:lang w:val="en-GB"/>
        </w:rPr>
        <w:t xml:space="preserve">giờ </w:t>
      </w:r>
      <w:r w:rsidRPr="006F2243">
        <w:rPr>
          <w:color w:val="000000"/>
          <w:sz w:val="16"/>
          <w:szCs w:val="20"/>
          <w:lang w:val="en-GB"/>
        </w:rPr>
        <w:t xml:space="preserve">..............  </w:t>
      </w:r>
      <w:r w:rsidRPr="006F2243">
        <w:rPr>
          <w:color w:val="000000"/>
          <w:sz w:val="26"/>
          <w:szCs w:val="20"/>
          <w:lang w:val="en-GB"/>
        </w:rPr>
        <w:t>ngày</w:t>
      </w:r>
      <w:r w:rsidRPr="006F2243">
        <w:rPr>
          <w:color w:val="000000"/>
          <w:sz w:val="16"/>
          <w:szCs w:val="20"/>
          <w:lang w:val="en-GB"/>
        </w:rPr>
        <w:t>..........</w:t>
      </w:r>
      <w:r w:rsidRPr="006F2243">
        <w:rPr>
          <w:color w:val="000000"/>
          <w:sz w:val="26"/>
          <w:szCs w:val="20"/>
          <w:lang w:val="en-GB"/>
        </w:rPr>
        <w:t xml:space="preserve"> tháng </w:t>
      </w:r>
      <w:r w:rsidRPr="006F2243">
        <w:rPr>
          <w:color w:val="000000"/>
          <w:sz w:val="16"/>
          <w:szCs w:val="20"/>
          <w:lang w:val="en-GB"/>
        </w:rPr>
        <w:t xml:space="preserve">.......... </w:t>
      </w:r>
      <w:r w:rsidRPr="006F2243">
        <w:rPr>
          <w:color w:val="000000"/>
          <w:sz w:val="26"/>
          <w:szCs w:val="20"/>
          <w:lang w:val="en-GB"/>
        </w:rPr>
        <w:t>năm</w:t>
      </w:r>
      <w:r w:rsidR="00F5148B">
        <w:rPr>
          <w:color w:val="000000"/>
          <w:spacing w:val="-2"/>
          <w:sz w:val="16"/>
          <w:szCs w:val="20"/>
        </w:rPr>
        <w:t>…………………</w:t>
      </w:r>
    </w:p>
    <w:p w:rsidRPr="006F2243" w:rsidR="006F2243" w:rsidP="00F5148B" w:rsidRDefault="006F2243" w14:paraId="487CB47E" w14:textId="77777777">
      <w:pPr>
        <w:spacing w:line="380" w:lineRule="exact"/>
        <w:ind w:firstLine="0"/>
        <w:rPr>
          <w:color w:val="000000"/>
          <w:sz w:val="26"/>
          <w:szCs w:val="20"/>
          <w:vertAlign w:val="superscript"/>
          <w:lang w:val="en-GB"/>
        </w:rPr>
      </w:pPr>
      <w:r w:rsidRPr="006F2243">
        <w:rPr>
          <w:color w:val="000000"/>
          <w:sz w:val="26"/>
          <w:szCs w:val="20"/>
          <w:lang w:val="en-GB"/>
        </w:rPr>
        <w:t xml:space="preserve">Biên bản này đã được đọc cho người khai nghe, công nhận đúng và ký tên </w:t>
      </w:r>
      <w:r w:rsidR="00F5148B">
        <w:rPr>
          <w:color w:val="000000"/>
          <w:sz w:val="26"/>
          <w:szCs w:val="20"/>
          <w:lang w:val="en-GB"/>
        </w:rPr>
        <w:t xml:space="preserve">hoặc điểm chỉ </w:t>
      </w:r>
      <w:r w:rsidRPr="006F2243">
        <w:rPr>
          <w:color w:val="000000"/>
          <w:sz w:val="26"/>
          <w:szCs w:val="20"/>
          <w:lang w:val="en-GB"/>
        </w:rPr>
        <w:t>xác nhận dưới đây.</w:t>
      </w:r>
      <w:r w:rsidR="003C6BA8">
        <w:rPr>
          <w:color w:val="000000"/>
          <w:sz w:val="26"/>
          <w:szCs w:val="20"/>
          <w:lang w:val="en-GB"/>
        </w:rPr>
        <w:t>/.</w:t>
      </w:r>
    </w:p>
    <w:p w:rsidR="0093670E" w:rsidP="006F2243" w:rsidRDefault="006F2243" w14:paraId="73252441" w14:textId="77777777">
      <w:pPr>
        <w:spacing w:line="380" w:lineRule="exact"/>
        <w:ind w:firstLine="0"/>
        <w:rPr>
          <w:color w:val="000000"/>
          <w:spacing w:val="-8"/>
          <w:szCs w:val="20"/>
          <w:lang w:val="en-GB"/>
        </w:rPr>
      </w:pPr>
      <w:r w:rsidRPr="006F2243">
        <w:rPr>
          <w:color w:val="000000"/>
          <w:spacing w:val="-8"/>
          <w:szCs w:val="20"/>
          <w:lang w:val="en-GB"/>
        </w:rPr>
        <w:t xml:space="preserve">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0093670E" w:rsidTr="003C6BA8" w14:paraId="0AB23A73" w14:textId="77777777">
        <w:tc>
          <w:tcPr>
            <w:tcW w:w="4531" w:type="dxa"/>
          </w:tcPr>
          <w:p w:rsidR="0093670E" w:rsidP="003C6BA8" w:rsidRDefault="0093670E" w14:paraId="72ECD3B0" w14:textId="77777777">
            <w:pPr>
              <w:spacing w:line="380" w:lineRule="exact"/>
              <w:ind w:firstLine="0"/>
              <w:jc w:val="center"/>
              <w:rPr>
                <w:b/>
                <w:bCs/>
                <w:color w:val="000000"/>
                <w:spacing w:val="-8"/>
                <w:szCs w:val="20"/>
                <w:lang w:val="en-GB"/>
              </w:rPr>
            </w:pPr>
            <w:r w:rsidRPr="006F2243">
              <w:rPr>
                <w:b/>
                <w:bCs/>
                <w:color w:val="000000"/>
                <w:spacing w:val="-8"/>
                <w:szCs w:val="20"/>
                <w:lang w:val="en-GB"/>
              </w:rPr>
              <w:t>NGƯỜI KHAI</w:t>
            </w:r>
          </w:p>
          <w:p w:rsidRPr="003C6BA8" w:rsidR="0093670E" w:rsidP="003C6BA8" w:rsidRDefault="0093670E" w14:paraId="0281ED5E" w14:textId="77777777">
            <w:pPr>
              <w:spacing w:line="380" w:lineRule="exact"/>
              <w:ind w:firstLine="0"/>
              <w:jc w:val="center"/>
              <w:rPr>
                <w:i/>
                <w:iCs/>
                <w:color w:val="000000"/>
                <w:spacing w:val="-8"/>
                <w:szCs w:val="20"/>
                <w:lang w:val="en-GB"/>
              </w:rPr>
            </w:pPr>
            <w:r w:rsidRPr="003C6BA8">
              <w:rPr>
                <w:i/>
                <w:iCs/>
                <w:color w:val="000000"/>
                <w:spacing w:val="-8"/>
                <w:szCs w:val="20"/>
                <w:lang w:val="en-GB"/>
              </w:rPr>
              <w:t>(Ký hoặc điểm chỉ)</w:t>
            </w:r>
          </w:p>
        </w:tc>
        <w:tc>
          <w:tcPr>
            <w:tcW w:w="4531" w:type="dxa"/>
          </w:tcPr>
          <w:p w:rsidR="0093670E" w:rsidP="003C6BA8" w:rsidRDefault="0093670E" w14:paraId="4D7BEE50" w14:textId="77777777">
            <w:pPr>
              <w:spacing w:line="380" w:lineRule="exact"/>
              <w:ind w:firstLine="0"/>
              <w:jc w:val="center"/>
              <w:rPr>
                <w:b/>
                <w:bCs/>
                <w:color w:val="000000"/>
                <w:szCs w:val="20"/>
                <w:lang w:val="en-GB"/>
              </w:rPr>
            </w:pPr>
            <w:r w:rsidRPr="006F2243">
              <w:rPr>
                <w:b/>
                <w:bCs/>
                <w:color w:val="000000"/>
                <w:szCs w:val="20"/>
                <w:lang w:val="en-GB"/>
              </w:rPr>
              <w:t>CÁN BỘ GHI LỜI KHAI</w:t>
            </w:r>
          </w:p>
          <w:p w:rsidRPr="003C6BA8" w:rsidR="003C6BA8" w:rsidP="003C6BA8" w:rsidRDefault="003C6BA8" w14:paraId="267251A0" w14:textId="77777777">
            <w:pPr>
              <w:spacing w:line="380" w:lineRule="exact"/>
              <w:ind w:firstLine="0"/>
              <w:jc w:val="center"/>
              <w:rPr>
                <w:i/>
                <w:iCs/>
                <w:color w:val="000000"/>
                <w:spacing w:val="-8"/>
                <w:szCs w:val="20"/>
                <w:lang w:val="en-GB"/>
              </w:rPr>
            </w:pPr>
            <w:r w:rsidRPr="003C6BA8">
              <w:rPr>
                <w:i/>
                <w:iCs/>
                <w:color w:val="000000"/>
                <w:szCs w:val="20"/>
                <w:lang w:val="en-GB"/>
              </w:rPr>
              <w:t>(Ký ghi rõ họ tên)</w:t>
            </w:r>
          </w:p>
        </w:tc>
      </w:tr>
    </w:tbl>
    <w:p w:rsidRPr="005F4669" w:rsidR="005F4669" w:rsidP="001248DB" w:rsidRDefault="005F4669" w14:paraId="592C850B" w14:textId="45B953BC">
      <w:pPr>
        <w:spacing w:before="120" w:after="120"/>
        <w:jc w:val="right"/>
        <w:rPr>
          <w:b/>
          <w:color w:val="000000" w:themeColor="text1"/>
          <w:sz w:val="25"/>
          <w:szCs w:val="25"/>
        </w:rPr>
      </w:pPr>
      <w:r w:rsidRPr="00135D4B">
        <w:rPr>
          <w:b/>
          <w:color w:val="000000" w:themeColor="text1"/>
          <w:sz w:val="25"/>
          <w:szCs w:val="25"/>
          <w:lang w:val="vi-VN"/>
        </w:rPr>
        <w:t xml:space="preserve">Mẫu số </w:t>
      </w:r>
      <w:r>
        <w:rPr>
          <w:b/>
          <w:color w:val="000000" w:themeColor="text1"/>
          <w:sz w:val="25"/>
          <w:szCs w:val="25"/>
        </w:rPr>
        <w:t>59</w:t>
      </w:r>
    </w:p>
    <w:p w:rsidRPr="00135D4B" w:rsidR="005F4669" w:rsidP="005F4669" w:rsidRDefault="005F4669" w14:paraId="1BF8D329"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tblGrid>
      <w:tr w:rsidRPr="00135D4B" w:rsidR="005F4669" w:rsidTr="00430CD2" w14:paraId="07E88D3A" w14:textId="77777777">
        <w:tc>
          <w:tcPr>
            <w:tcW w:w="3544" w:type="dxa"/>
            <w:tcBorders>
              <w:top w:val="nil"/>
              <w:left w:val="nil"/>
              <w:bottom w:val="nil"/>
              <w:right w:val="nil"/>
              <w:tl2br w:val="nil"/>
              <w:tr2bl w:val="nil"/>
            </w:tcBorders>
            <w:tcMar>
              <w:top w:w="0" w:type="dxa"/>
              <w:left w:w="108" w:type="dxa"/>
              <w:bottom w:w="0" w:type="dxa"/>
              <w:right w:w="108" w:type="dxa"/>
            </w:tcMar>
          </w:tcPr>
          <w:p w:rsidRPr="00135D4B" w:rsidR="005F4669" w:rsidP="00430CD2" w:rsidRDefault="005F4669" w14:paraId="33C98F68" w14:textId="77777777">
            <w:pPr>
              <w:ind w:firstLine="0"/>
              <w:jc w:val="center"/>
              <w:rPr>
                <w:bCs/>
                <w:color w:val="000000" w:themeColor="text1"/>
                <w:szCs w:val="28"/>
              </w:rPr>
            </w:pPr>
            <w:r>
              <w:rPr>
                <w:bCs/>
                <w:color w:val="000000" w:themeColor="text1"/>
                <w:szCs w:val="28"/>
              </w:rPr>
              <w:t>UBND</w:t>
            </w:r>
            <w:r w:rsidRPr="00135D4B">
              <w:rPr>
                <w:bCs/>
                <w:color w:val="000000" w:themeColor="text1"/>
                <w:szCs w:val="28"/>
              </w:rPr>
              <w:t xml:space="preserve"> </w:t>
            </w:r>
            <w:r w:rsidRPr="00135D4B">
              <w:rPr>
                <w:bCs/>
                <w:color w:val="000000" w:themeColor="text1"/>
                <w:szCs w:val="28"/>
                <w:lang w:val="vi-VN"/>
              </w:rPr>
              <w:t>.......</w:t>
            </w:r>
            <w:r w:rsidRPr="00135D4B">
              <w:rPr>
                <w:rStyle w:val="FootnoteReference"/>
                <w:bCs/>
                <w:color w:val="000000" w:themeColor="text1"/>
                <w:szCs w:val="28"/>
                <w:lang w:val="vi-VN"/>
              </w:rPr>
              <w:footnoteReference w:id="253"/>
            </w:r>
            <w:proofErr w:type="gramStart"/>
            <w:r w:rsidRPr="00135D4B">
              <w:rPr>
                <w:bCs/>
                <w:color w:val="000000" w:themeColor="text1"/>
                <w:szCs w:val="28"/>
                <w:lang w:val="vi-VN"/>
              </w:rPr>
              <w:t>.....</w:t>
            </w:r>
            <w:proofErr w:type="gramEnd"/>
          </w:p>
          <w:p w:rsidRPr="00135D4B" w:rsidR="005F4669" w:rsidP="00430CD2" w:rsidRDefault="005F4669" w14:paraId="568F5582" w14:textId="77777777">
            <w:pPr>
              <w:ind w:firstLine="0"/>
              <w:jc w:val="center"/>
              <w:rPr>
                <w:color w:val="000000" w:themeColor="text1"/>
                <w:szCs w:val="28"/>
                <w:lang w:val="vi-VN"/>
              </w:rPr>
            </w:pPr>
            <w:r>
              <w:rPr>
                <w:color w:val="000000" w:themeColor="text1"/>
                <w:szCs w:val="28"/>
              </w:rPr>
              <w:t>…</w:t>
            </w:r>
            <w:r w:rsidRPr="00135D4B">
              <w:rPr>
                <w:color w:val="000000" w:themeColor="text1"/>
                <w:szCs w:val="28"/>
                <w:lang w:val="vi-VN"/>
              </w:rPr>
              <w:t>............</w:t>
            </w:r>
            <w:r w:rsidRPr="00135D4B">
              <w:rPr>
                <w:rStyle w:val="FootnoteReference"/>
                <w:color w:val="000000" w:themeColor="text1"/>
                <w:szCs w:val="28"/>
                <w:lang w:val="vi-VN"/>
              </w:rPr>
              <w:footnoteReference w:id="254"/>
            </w:r>
            <w:r w:rsidRPr="00135D4B">
              <w:rPr>
                <w:color w:val="000000" w:themeColor="text1"/>
                <w:szCs w:val="28"/>
                <w:lang w:val="vi-VN"/>
              </w:rPr>
              <w:t>...................</w:t>
            </w:r>
          </w:p>
          <w:p w:rsidRPr="00135D4B" w:rsidR="005F4669" w:rsidP="00430CD2" w:rsidRDefault="005F4669" w14:paraId="53D03611" w14:textId="77777777">
            <w:pPr>
              <w:ind w:firstLine="0"/>
              <w:jc w:val="center"/>
              <w:rPr>
                <w:color w:val="000000" w:themeColor="text1"/>
                <w:szCs w:val="28"/>
                <w:vertAlign w:val="superscript"/>
              </w:rPr>
            </w:pPr>
            <w:r w:rsidRPr="00135D4B">
              <w:rPr>
                <w:color w:val="000000" w:themeColor="text1"/>
                <w:szCs w:val="28"/>
                <w:vertAlign w:val="superscript"/>
              </w:rPr>
              <w:t>_____________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5F4669" w:rsidP="00430CD2" w:rsidRDefault="005F4669" w14:paraId="75B6FBD8" w14:textId="77777777">
            <w:pPr>
              <w:ind w:firstLine="0"/>
              <w:jc w:val="center"/>
              <w:rPr>
                <w:color w:val="000000" w:themeColor="text1"/>
                <w:szCs w:val="28"/>
                <w:vertAlign w:val="superscript"/>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r w:rsidRPr="00135D4B">
              <w:rPr>
                <w:b/>
                <w:bCs/>
                <w:color w:val="000000" w:themeColor="text1"/>
                <w:szCs w:val="28"/>
                <w:lang w:val="vi-VN"/>
              </w:rPr>
              <w:br/>
            </w:r>
            <w:r w:rsidRPr="00135D4B">
              <w:rPr>
                <w:color w:val="000000" w:themeColor="text1"/>
                <w:szCs w:val="28"/>
                <w:vertAlign w:val="superscript"/>
              </w:rPr>
              <w:t>____________________________________________</w:t>
            </w:r>
          </w:p>
        </w:tc>
      </w:tr>
      <w:tr w:rsidRPr="00135D4B" w:rsidR="005F4669" w:rsidTr="00430CD2" w14:paraId="5BA6E8A2"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135D4B" w:rsidR="005F4669" w:rsidP="00430CD2" w:rsidRDefault="005F4669" w14:paraId="7F7E9201" w14:textId="77777777">
            <w:pPr>
              <w:rPr>
                <w:color w:val="000000" w:themeColor="text1"/>
                <w:sz w:val="26"/>
                <w:szCs w:val="26"/>
              </w:rPr>
            </w:pPr>
            <w:r w:rsidRPr="00135D4B">
              <w:rPr>
                <w:color w:val="000000" w:themeColor="text1"/>
                <w:sz w:val="26"/>
                <w:szCs w:val="26"/>
                <w:lang w:val="vi-VN"/>
              </w:rPr>
              <w:t>Số:       /QĐ-</w:t>
            </w:r>
            <w:r>
              <w:rPr>
                <w:color w:val="000000" w:themeColor="text1"/>
                <w:sz w:val="26"/>
                <w:szCs w:val="26"/>
              </w:rPr>
              <w:t>UBND</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5F4669" w:rsidP="00430CD2" w:rsidRDefault="005F4669" w14:paraId="35B42973" w14:textId="77777777">
            <w:pPr>
              <w:ind w:firstLine="0"/>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255"/>
            </w:r>
            <w:r w:rsidRPr="00135D4B">
              <w:rPr>
                <w:i/>
                <w:color w:val="000000" w:themeColor="text1"/>
                <w:sz w:val="28"/>
                <w:szCs w:val="28"/>
              </w:rPr>
              <w:t>......, ngày .... tháng ... năm ……</w:t>
            </w:r>
          </w:p>
        </w:tc>
      </w:tr>
    </w:tbl>
    <w:p w:rsidRPr="00135D4B" w:rsidR="005F4669" w:rsidP="005F4669" w:rsidRDefault="005F4669" w14:paraId="2D37701C" w14:textId="77777777">
      <w:pPr>
        <w:tabs>
          <w:tab w:val="right" w:leader="dot" w:pos="6237"/>
        </w:tabs>
        <w:ind w:firstLine="0"/>
        <w:jc w:val="center"/>
        <w:rPr>
          <w:b/>
          <w:color w:val="000000" w:themeColor="text1"/>
          <w:sz w:val="26"/>
          <w:szCs w:val="26"/>
        </w:rPr>
      </w:pPr>
    </w:p>
    <w:p w:rsidRPr="00135D4B" w:rsidR="005F4669" w:rsidP="005F4669" w:rsidRDefault="005F4669" w14:paraId="42D4B32B" w14:textId="77777777">
      <w:pPr>
        <w:tabs>
          <w:tab w:val="right" w:leader="dot" w:pos="6237"/>
        </w:tabs>
        <w:ind w:firstLine="0"/>
        <w:jc w:val="center"/>
        <w:rPr>
          <w:b/>
          <w:color w:val="000000" w:themeColor="text1"/>
          <w:sz w:val="26"/>
          <w:szCs w:val="26"/>
        </w:rPr>
      </w:pPr>
      <w:r w:rsidRPr="00135D4B">
        <w:rPr>
          <w:b/>
          <w:color w:val="000000" w:themeColor="text1"/>
          <w:sz w:val="26"/>
          <w:szCs w:val="26"/>
        </w:rPr>
        <w:t>QUYẾT ĐỊNH</w:t>
      </w:r>
    </w:p>
    <w:p w:rsidR="001964D5" w:rsidP="001964D5" w:rsidRDefault="005F4669" w14:paraId="74EA6005" w14:textId="77777777">
      <w:pPr>
        <w:ind w:firstLine="0"/>
        <w:jc w:val="center"/>
        <w:rPr>
          <w:b/>
          <w:color w:val="000000" w:themeColor="text1"/>
          <w:sz w:val="26"/>
          <w:szCs w:val="26"/>
        </w:rPr>
      </w:pPr>
      <w:r>
        <w:rPr>
          <w:b/>
          <w:color w:val="000000" w:themeColor="text1"/>
          <w:sz w:val="26"/>
          <w:szCs w:val="26"/>
        </w:rPr>
        <w:t>P</w:t>
      </w:r>
      <w:r w:rsidRPr="005F4669">
        <w:rPr>
          <w:b/>
          <w:color w:val="000000" w:themeColor="text1"/>
          <w:sz w:val="26"/>
          <w:szCs w:val="26"/>
        </w:rPr>
        <w:t>hân công người thực hiện nhiệm vụ tư vấn tâm lý, xã hội, quản lý,</w:t>
      </w:r>
      <w:r w:rsidR="001964D5">
        <w:rPr>
          <w:b/>
          <w:color w:val="000000" w:themeColor="text1"/>
          <w:sz w:val="26"/>
          <w:szCs w:val="26"/>
        </w:rPr>
        <w:t xml:space="preserve"> </w:t>
      </w:r>
      <w:r w:rsidRPr="005F4669">
        <w:rPr>
          <w:b/>
          <w:color w:val="000000" w:themeColor="text1"/>
          <w:sz w:val="26"/>
          <w:szCs w:val="26"/>
        </w:rPr>
        <w:t xml:space="preserve">hỗ trợ </w:t>
      </w:r>
    </w:p>
    <w:p w:rsidR="001964D5" w:rsidP="001964D5" w:rsidRDefault="001964D5" w14:paraId="5E729321" w14:textId="77777777">
      <w:pPr>
        <w:ind w:firstLine="0"/>
        <w:jc w:val="center"/>
        <w:rPr>
          <w:b/>
          <w:color w:val="000000" w:themeColor="text1"/>
          <w:sz w:val="26"/>
          <w:szCs w:val="26"/>
        </w:rPr>
      </w:pPr>
      <w:r>
        <w:rPr>
          <w:b/>
          <w:color w:val="000000" w:themeColor="text1"/>
          <w:sz w:val="26"/>
          <w:szCs w:val="26"/>
        </w:rPr>
        <w:t>người</w:t>
      </w:r>
      <w:r w:rsidRPr="005F4669" w:rsidR="005F4669">
        <w:rPr>
          <w:b/>
          <w:color w:val="000000" w:themeColor="text1"/>
          <w:sz w:val="26"/>
          <w:szCs w:val="26"/>
        </w:rPr>
        <w:t xml:space="preserve"> cai nghiện ma túy tự nguyện tại gia đình, cộng đồng</w:t>
      </w:r>
      <w:r>
        <w:rPr>
          <w:b/>
          <w:color w:val="000000" w:themeColor="text1"/>
          <w:sz w:val="26"/>
          <w:szCs w:val="26"/>
        </w:rPr>
        <w:t xml:space="preserve">/người bị </w:t>
      </w:r>
      <w:r w:rsidRPr="005F4669" w:rsidR="005F4669">
        <w:rPr>
          <w:b/>
          <w:color w:val="000000" w:themeColor="text1"/>
          <w:sz w:val="26"/>
          <w:szCs w:val="26"/>
        </w:rPr>
        <w:t xml:space="preserve">quản lý </w:t>
      </w:r>
    </w:p>
    <w:p w:rsidR="005F4669" w:rsidP="001964D5" w:rsidRDefault="005F4669" w14:paraId="6C8347CE" w14:textId="77777777">
      <w:pPr>
        <w:ind w:firstLine="0"/>
        <w:jc w:val="center"/>
        <w:rPr>
          <w:b/>
          <w:color w:val="000000" w:themeColor="text1"/>
          <w:sz w:val="26"/>
          <w:szCs w:val="26"/>
        </w:rPr>
      </w:pPr>
      <w:r w:rsidRPr="005F4669">
        <w:rPr>
          <w:b/>
          <w:color w:val="000000" w:themeColor="text1"/>
          <w:sz w:val="26"/>
          <w:szCs w:val="26"/>
        </w:rPr>
        <w:t>sau cai nghiện ma túy</w:t>
      </w:r>
    </w:p>
    <w:p w:rsidRPr="00135D4B" w:rsidR="005F4669" w:rsidP="005F4669" w:rsidRDefault="005F4669" w14:paraId="03669C7B" w14:textId="77777777">
      <w:pPr>
        <w:ind w:firstLine="0"/>
        <w:jc w:val="center"/>
        <w:rPr>
          <w:b/>
          <w:color w:val="000000" w:themeColor="text1"/>
          <w:sz w:val="26"/>
          <w:szCs w:val="26"/>
        </w:rPr>
      </w:pPr>
      <w:r>
        <w:rPr>
          <w:b/>
          <w:noProof/>
          <w:color w:val="000000" w:themeColor="text1"/>
          <w:sz w:val="26"/>
          <w:szCs w:val="26"/>
        </w:rPr>
        <mc:AlternateContent>
          <mc:Choice Requires="wps">
            <w:drawing>
              <wp:anchor distT="0" distB="0" distL="114300" distR="114300" simplePos="0" relativeHeight="251962368" behindDoc="0" locked="0" layoutInCell="1" allowOverlap="1" wp14:anchorId="713A6BE0" wp14:editId="44AE61C9">
                <wp:simplePos x="0" y="0"/>
                <wp:positionH relativeFrom="column">
                  <wp:posOffset>2286760</wp:posOffset>
                </wp:positionH>
                <wp:positionV relativeFrom="paragraph">
                  <wp:posOffset>77158</wp:posOffset>
                </wp:positionV>
                <wp:extent cx="1146964" cy="0"/>
                <wp:effectExtent l="0" t="0" r="0" b="0"/>
                <wp:wrapNone/>
                <wp:docPr id="1397760900" name="Straight Connector 42"/>
                <wp:cNvGraphicFramePr/>
                <a:graphic xmlns:a="http://schemas.openxmlformats.org/drawingml/2006/main">
                  <a:graphicData uri="http://schemas.microsoft.com/office/word/2010/wordprocessingShape">
                    <wps:wsp>
                      <wps:cNvCnPr/>
                      <wps:spPr>
                        <a:xfrm>
                          <a:off x="0" y="0"/>
                          <a:ext cx="114696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FD4F79C">
              <v:line id="Straight Connector 42" style="position:absolute;z-index:2519623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80.05pt,6.1pt" to="270.35pt,6.1pt" w14:anchorId="68625F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"/>
            </w:pict>
          </mc:Fallback>
        </mc:AlternateContent>
      </w:r>
    </w:p>
    <w:p w:rsidRPr="00135D4B" w:rsidR="005F4669" w:rsidP="00441153" w:rsidRDefault="005F4669" w14:paraId="128DCADE" w14:textId="77777777">
      <w:pPr>
        <w:tabs>
          <w:tab w:val="right" w:leader="dot" w:pos="0"/>
        </w:tabs>
        <w:spacing w:before="120" w:after="120"/>
        <w:ind w:firstLine="0"/>
        <w:rPr>
          <w:b/>
          <w:color w:val="000000" w:themeColor="text1"/>
          <w:szCs w:val="26"/>
        </w:rPr>
      </w:pPr>
      <w:r w:rsidRPr="00135D4B">
        <w:rPr>
          <w:b/>
          <w:color w:val="000000" w:themeColor="text1"/>
          <w:szCs w:val="26"/>
        </w:rPr>
        <w:tab/>
      </w:r>
      <w:r w:rsidRPr="00135D4B">
        <w:rPr>
          <w:b/>
          <w:color w:val="000000" w:themeColor="text1"/>
          <w:szCs w:val="26"/>
        </w:rPr>
        <w:tab/>
      </w:r>
      <w:r w:rsidRPr="00135D4B">
        <w:rPr>
          <w:b/>
          <w:color w:val="000000" w:themeColor="text1"/>
          <w:szCs w:val="26"/>
        </w:rPr>
        <w:tab/>
      </w:r>
      <w:r w:rsidR="001964D5">
        <w:rPr>
          <w:b/>
          <w:color w:val="000000" w:themeColor="text1"/>
          <w:szCs w:val="26"/>
        </w:rPr>
        <w:t>CHỦ TỊCH ỦY BAN NHÂN DÂN</w:t>
      </w:r>
      <w:r w:rsidRPr="00135D4B">
        <w:rPr>
          <w:b/>
          <w:color w:val="000000" w:themeColor="text1"/>
          <w:szCs w:val="26"/>
        </w:rPr>
        <w:t xml:space="preserve"> </w:t>
      </w:r>
      <w:r w:rsidRPr="00135D4B">
        <w:rPr>
          <w:bCs/>
          <w:color w:val="000000" w:themeColor="text1"/>
          <w:szCs w:val="26"/>
        </w:rPr>
        <w:t>.......</w:t>
      </w:r>
      <w:r w:rsidRPr="00135D4B">
        <w:rPr>
          <w:b/>
          <w:color w:val="000000" w:themeColor="text1"/>
          <w:szCs w:val="26"/>
        </w:rPr>
        <w:t xml:space="preserve"> </w:t>
      </w:r>
      <w:r w:rsidRPr="00135D4B">
        <w:rPr>
          <w:color w:val="000000" w:themeColor="text1"/>
          <w:szCs w:val="26"/>
          <w:vertAlign w:val="superscript"/>
        </w:rPr>
        <w:t>2</w:t>
      </w:r>
      <w:r w:rsidRPr="00135D4B">
        <w:rPr>
          <w:color w:val="000000" w:themeColor="text1"/>
          <w:szCs w:val="26"/>
        </w:rPr>
        <w:t>.........</w:t>
      </w:r>
    </w:p>
    <w:p w:rsidR="005F4669" w:rsidP="005F4669" w:rsidRDefault="005F4669" w14:paraId="64AC5241"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p>
    <w:p w:rsidR="00065F2C" w:rsidP="00065F2C" w:rsidRDefault="00065F2C" w14:paraId="41DC7CE0" w14:textId="6B28C6A9">
      <w:pPr>
        <w:spacing w:before="60" w:after="60"/>
        <w:rPr>
          <w:i/>
          <w:color w:val="000000" w:themeColor="text1"/>
          <w:sz w:val="26"/>
          <w:szCs w:val="26"/>
          <w:lang w:val="pt-BR"/>
        </w:rPr>
      </w:pPr>
      <w:r>
        <w:rPr>
          <w:i/>
          <w:color w:val="000000" w:themeColor="text1"/>
          <w:sz w:val="26"/>
          <w:szCs w:val="26"/>
          <w:lang w:val="pt-BR"/>
        </w:rPr>
        <w:t>Căn cứ Nghị quyết</w:t>
      </w:r>
      <w:r w:rsidR="00880005">
        <w:rPr>
          <w:i/>
          <w:color w:val="000000" w:themeColor="text1"/>
          <w:sz w:val="26"/>
          <w:szCs w:val="26"/>
          <w:lang w:val="pt-BR"/>
        </w:rPr>
        <w:t xml:space="preserve"> số........./NQ-HĐND ngày....tháng....năm....</w:t>
      </w:r>
      <w:r>
        <w:rPr>
          <w:i/>
          <w:color w:val="000000" w:themeColor="text1"/>
          <w:sz w:val="26"/>
          <w:szCs w:val="26"/>
          <w:lang w:val="pt-BR"/>
        </w:rPr>
        <w:t xml:space="preserve"> của Hội đồng nhân dân tỉnh, thành phố về việc hỗ trợ </w:t>
      </w:r>
      <w:r w:rsidRPr="00065F2C">
        <w:rPr>
          <w:i/>
          <w:color w:val="000000" w:themeColor="text1"/>
          <w:sz w:val="26"/>
          <w:szCs w:val="26"/>
          <w:lang w:val="pt-BR"/>
        </w:rPr>
        <w:t>người thực hiện nhiệm vụ tư vấn tâm lý, xã hội, quản lý, hỗ trợ người cai nghiện ma túy tự nguyện tại gia đình, cộng đồng/người bị quản lý sau cai nghiện ma túy</w:t>
      </w:r>
      <w:r>
        <w:rPr>
          <w:i/>
          <w:color w:val="000000" w:themeColor="text1"/>
          <w:sz w:val="26"/>
          <w:szCs w:val="26"/>
          <w:lang w:val="pt-BR"/>
        </w:rPr>
        <w:t>.</w:t>
      </w:r>
    </w:p>
    <w:p w:rsidR="005F4669" w:rsidP="005F4669" w:rsidRDefault="005F4669" w14:paraId="42AF817B" w14:textId="77777777">
      <w:pPr>
        <w:tabs>
          <w:tab w:val="right" w:leader="dot" w:pos="9356"/>
        </w:tabs>
        <w:spacing w:before="120" w:after="120"/>
        <w:rPr>
          <w:i/>
          <w:color w:val="000000" w:themeColor="text1"/>
          <w:sz w:val="26"/>
          <w:szCs w:val="26"/>
        </w:rPr>
      </w:pPr>
      <w:r>
        <w:rPr>
          <w:i/>
          <w:color w:val="000000" w:themeColor="text1"/>
          <w:sz w:val="26"/>
          <w:szCs w:val="26"/>
        </w:rPr>
        <w:t xml:space="preserve">Theo đề nghị của </w:t>
      </w:r>
      <w:r w:rsidR="001964D5">
        <w:rPr>
          <w:i/>
          <w:color w:val="000000" w:themeColor="text1"/>
          <w:sz w:val="26"/>
          <w:szCs w:val="26"/>
        </w:rPr>
        <w:t xml:space="preserve">Trưởng Công an </w:t>
      </w:r>
      <w:r>
        <w:rPr>
          <w:i/>
          <w:color w:val="000000" w:themeColor="text1"/>
          <w:sz w:val="26"/>
          <w:szCs w:val="26"/>
        </w:rPr>
        <w:t>……………</w:t>
      </w:r>
      <w:r w:rsidR="003C6BA8">
        <w:rPr>
          <w:i/>
          <w:color w:val="000000" w:themeColor="text1"/>
          <w:sz w:val="26"/>
          <w:szCs w:val="26"/>
          <w:vertAlign w:val="superscript"/>
        </w:rPr>
        <w:t>4</w:t>
      </w:r>
      <w:r>
        <w:rPr>
          <w:i/>
          <w:color w:val="000000" w:themeColor="text1"/>
          <w:sz w:val="26"/>
          <w:szCs w:val="26"/>
        </w:rPr>
        <w:t>…………</w:t>
      </w:r>
      <w:proofErr w:type="gramStart"/>
      <w:r>
        <w:rPr>
          <w:i/>
          <w:color w:val="000000" w:themeColor="text1"/>
          <w:sz w:val="26"/>
          <w:szCs w:val="26"/>
        </w:rPr>
        <w:t>…..</w:t>
      </w:r>
      <w:proofErr w:type="gramEnd"/>
    </w:p>
    <w:p w:rsidRPr="00135D4B" w:rsidR="005F4669" w:rsidP="00441153" w:rsidRDefault="005F4669" w14:paraId="620718EF" w14:textId="77777777">
      <w:pPr>
        <w:tabs>
          <w:tab w:val="right" w:leader="dot" w:pos="0"/>
        </w:tabs>
        <w:spacing w:before="120" w:after="120"/>
        <w:ind w:firstLine="0"/>
        <w:jc w:val="center"/>
        <w:rPr>
          <w:b/>
          <w:color w:val="000000" w:themeColor="text1"/>
          <w:szCs w:val="26"/>
          <w:lang w:val="vi-VN"/>
        </w:rPr>
      </w:pPr>
      <w:r w:rsidRPr="00135D4B">
        <w:rPr>
          <w:b/>
          <w:color w:val="000000" w:themeColor="text1"/>
          <w:szCs w:val="26"/>
          <w:lang w:val="vi-VN"/>
        </w:rPr>
        <w:t>QUYẾT ĐỊNH:</w:t>
      </w:r>
    </w:p>
    <w:p w:rsidRPr="001964D5" w:rsidR="001964D5" w:rsidP="00065F2C" w:rsidRDefault="005F4669" w14:paraId="45546D14" w14:textId="77777777">
      <w:pPr>
        <w:shd w:val="clear" w:color="auto" w:fill="FFFFFF"/>
        <w:spacing w:before="120" w:after="120"/>
        <w:rPr>
          <w:b/>
          <w:bCs/>
          <w:color w:val="000000" w:themeColor="text1"/>
          <w:sz w:val="26"/>
          <w:szCs w:val="26"/>
        </w:rPr>
      </w:pPr>
      <w:r w:rsidRPr="00135D4B">
        <w:rPr>
          <w:b/>
          <w:bCs/>
          <w:color w:val="000000" w:themeColor="text1"/>
          <w:sz w:val="26"/>
          <w:szCs w:val="26"/>
          <w:lang w:val="vi-VN"/>
        </w:rPr>
        <w:t>Điều 1. </w:t>
      </w:r>
      <w:r w:rsidRPr="001964D5" w:rsidR="001964D5">
        <w:rPr>
          <w:color w:val="000000" w:themeColor="text1"/>
          <w:sz w:val="26"/>
          <w:szCs w:val="26"/>
          <w:lang w:val="vi-VN"/>
        </w:rPr>
        <w:t>Phân công</w:t>
      </w:r>
      <w:r w:rsidR="00065F2C">
        <w:rPr>
          <w:color w:val="000000" w:themeColor="text1"/>
          <w:sz w:val="26"/>
          <w:szCs w:val="26"/>
        </w:rPr>
        <w:t xml:space="preserve"> </w:t>
      </w:r>
      <w:r w:rsidRPr="001964D5" w:rsidR="001964D5">
        <w:rPr>
          <w:color w:val="000000" w:themeColor="text1"/>
          <w:sz w:val="26"/>
          <w:szCs w:val="26"/>
        </w:rPr>
        <w:t xml:space="preserve">người </w:t>
      </w:r>
      <w:r w:rsidRPr="001964D5" w:rsidR="001964D5">
        <w:rPr>
          <w:color w:val="000000" w:themeColor="text1"/>
          <w:sz w:val="26"/>
          <w:szCs w:val="26"/>
          <w:lang w:val="vi-VN"/>
        </w:rPr>
        <w:t>thực hiện nhiệm vụ tư vấn tâm lý, xã hội, quản lý, hỗ trợ người cai nghiện ma túy tự nguyện tại gia đình, cộng đồng/người bị quản lý sau cai nghiện ma túy</w:t>
      </w:r>
      <w:r w:rsidR="00065F2C">
        <w:rPr>
          <w:color w:val="000000" w:themeColor="text1"/>
          <w:sz w:val="26"/>
          <w:szCs w:val="26"/>
        </w:rPr>
        <w:t xml:space="preserve"> gồm các ông, bà có tên sau:</w:t>
      </w:r>
    </w:p>
    <w:p w:rsidRPr="003C6BA8" w:rsidR="00CC47A0" w:rsidP="005F4669" w:rsidRDefault="00880005" w14:paraId="52E97374" w14:textId="7BC961BB">
      <w:pPr>
        <w:shd w:val="clear" w:color="auto" w:fill="FFFFFF"/>
        <w:spacing w:before="120" w:after="120"/>
        <w:jc w:val="left"/>
        <w:rPr>
          <w:bCs/>
          <w:color w:val="000000" w:themeColor="text1"/>
          <w:sz w:val="26"/>
          <w:szCs w:val="26"/>
        </w:rPr>
      </w:pPr>
      <w:r>
        <w:rPr>
          <w:bCs/>
          <w:color w:val="000000" w:themeColor="text1"/>
          <w:sz w:val="26"/>
          <w:szCs w:val="26"/>
        </w:rPr>
        <w:t>……</w:t>
      </w:r>
      <w:proofErr w:type="gramStart"/>
      <w:r>
        <w:rPr>
          <w:bCs/>
          <w:color w:val="000000" w:themeColor="text1"/>
          <w:sz w:val="26"/>
          <w:szCs w:val="26"/>
        </w:rPr>
        <w:t>…..</w:t>
      </w:r>
      <w:proofErr w:type="gramEnd"/>
      <w:r w:rsidR="00CC47A0">
        <w:rPr>
          <w:bCs/>
          <w:color w:val="000000" w:themeColor="text1"/>
          <w:sz w:val="26"/>
          <w:szCs w:val="26"/>
        </w:rPr>
        <w:t>……</w:t>
      </w:r>
      <w:r w:rsidR="003C6BA8">
        <w:rPr>
          <w:bCs/>
          <w:color w:val="000000" w:themeColor="text1"/>
          <w:sz w:val="26"/>
          <w:szCs w:val="26"/>
          <w:vertAlign w:val="superscript"/>
        </w:rPr>
        <w:t>5</w:t>
      </w:r>
      <w:r w:rsidR="003C6BA8">
        <w:rPr>
          <w:bCs/>
          <w:color w:val="000000" w:themeColor="text1"/>
          <w:sz w:val="26"/>
          <w:szCs w:val="26"/>
        </w:rPr>
        <w:t>……………</w:t>
      </w:r>
    </w:p>
    <w:p w:rsidRPr="00441153" w:rsidR="00065F2C" w:rsidP="00065F2C" w:rsidRDefault="00065F2C" w14:paraId="60FF0527" w14:textId="77777777">
      <w:pPr>
        <w:shd w:val="clear" w:color="auto" w:fill="FFFFFF"/>
        <w:spacing w:before="120" w:after="120"/>
        <w:rPr>
          <w:color w:val="000000" w:themeColor="text1"/>
          <w:sz w:val="26"/>
          <w:szCs w:val="26"/>
        </w:rPr>
      </w:pPr>
      <w:r w:rsidRPr="00135D4B">
        <w:rPr>
          <w:b/>
          <w:bCs/>
          <w:color w:val="000000" w:themeColor="text1"/>
          <w:sz w:val="26"/>
          <w:szCs w:val="26"/>
        </w:rPr>
        <w:t xml:space="preserve">Điều </w:t>
      </w:r>
      <w:r w:rsidR="00CC47A0">
        <w:rPr>
          <w:b/>
          <w:bCs/>
          <w:color w:val="000000" w:themeColor="text1"/>
          <w:sz w:val="26"/>
          <w:szCs w:val="26"/>
        </w:rPr>
        <w:t>2</w:t>
      </w:r>
      <w:r w:rsidRPr="00135D4B">
        <w:rPr>
          <w:b/>
          <w:bCs/>
          <w:color w:val="000000" w:themeColor="text1"/>
          <w:sz w:val="26"/>
          <w:szCs w:val="26"/>
        </w:rPr>
        <w:t xml:space="preserve">. </w:t>
      </w:r>
      <w:r w:rsidRPr="00135D4B">
        <w:rPr>
          <w:color w:val="000000" w:themeColor="text1"/>
          <w:sz w:val="26"/>
          <w:szCs w:val="26"/>
        </w:rPr>
        <w:t xml:space="preserve">Kinh phí </w:t>
      </w:r>
      <w:r w:rsidR="00441153">
        <w:rPr>
          <w:color w:val="000000" w:themeColor="text1"/>
          <w:sz w:val="26"/>
          <w:szCs w:val="26"/>
        </w:rPr>
        <w:t>hỗ trợ người</w:t>
      </w:r>
      <w:r w:rsidRPr="00441153" w:rsidR="00441153">
        <w:rPr>
          <w:color w:val="000000" w:themeColor="text1"/>
          <w:sz w:val="26"/>
          <w:szCs w:val="26"/>
          <w:lang w:val="vi-VN"/>
        </w:rPr>
        <w:t xml:space="preserve"> </w:t>
      </w:r>
      <w:r w:rsidRPr="001964D5" w:rsidR="00441153">
        <w:rPr>
          <w:color w:val="000000" w:themeColor="text1"/>
          <w:sz w:val="26"/>
          <w:szCs w:val="26"/>
          <w:lang w:val="vi-VN"/>
        </w:rPr>
        <w:t>thực hiện nhiệm vụ tư vấn tâm lý, xã hội, quản lý, hỗ trợ người cai nghiện ma túy tự nguyện tại gia đình, cộng đồng/người bị quản lý sau cai nghiện ma túy</w:t>
      </w:r>
      <w:r w:rsidR="00441153">
        <w:rPr>
          <w:color w:val="000000" w:themeColor="text1"/>
          <w:sz w:val="26"/>
          <w:szCs w:val="26"/>
        </w:rPr>
        <w:t xml:space="preserve"> được hưởng theo quy định hiện hành.</w:t>
      </w:r>
    </w:p>
    <w:p w:rsidRPr="00135D4B" w:rsidR="00065F2C" w:rsidP="00065F2C" w:rsidRDefault="00065F2C" w14:paraId="3275851B" w14:textId="77777777">
      <w:pPr>
        <w:shd w:val="clear" w:color="auto" w:fill="FFFFFF"/>
        <w:spacing w:before="120" w:after="120"/>
        <w:rPr>
          <w:color w:val="000000" w:themeColor="text1"/>
          <w:sz w:val="26"/>
          <w:szCs w:val="26"/>
          <w:lang w:val="vi-VN"/>
        </w:rPr>
      </w:pPr>
      <w:r w:rsidRPr="00135D4B">
        <w:rPr>
          <w:b/>
          <w:bCs/>
          <w:color w:val="000000" w:themeColor="text1"/>
          <w:sz w:val="26"/>
          <w:szCs w:val="26"/>
          <w:lang w:val="vi-VN"/>
        </w:rPr>
        <w:t xml:space="preserve">Điều </w:t>
      </w:r>
      <w:r w:rsidR="00CC47A0">
        <w:rPr>
          <w:b/>
          <w:bCs/>
          <w:color w:val="000000" w:themeColor="text1"/>
          <w:sz w:val="26"/>
          <w:szCs w:val="26"/>
        </w:rPr>
        <w:t>3</w:t>
      </w:r>
      <w:r w:rsidRPr="00135D4B">
        <w:rPr>
          <w:b/>
          <w:bCs/>
          <w:color w:val="000000" w:themeColor="text1"/>
          <w:sz w:val="26"/>
          <w:szCs w:val="26"/>
          <w:lang w:val="vi-VN"/>
        </w:rPr>
        <w:t>. </w:t>
      </w:r>
      <w:r w:rsidRPr="00135D4B">
        <w:rPr>
          <w:color w:val="000000" w:themeColor="text1"/>
          <w:sz w:val="26"/>
          <w:szCs w:val="26"/>
          <w:lang w:val="vi-VN"/>
        </w:rPr>
        <w:t>Quyết định này có hiệu lực kể từ ngày .....tháng.....năm ...........</w:t>
      </w:r>
    </w:p>
    <w:p w:rsidRPr="00135D4B" w:rsidR="00065F2C" w:rsidP="00065F2C" w:rsidRDefault="001E035A" w14:paraId="618031C7" w14:textId="77777777">
      <w:pPr>
        <w:shd w:val="clear" w:color="auto" w:fill="FFFFFF"/>
        <w:spacing w:before="120" w:after="120"/>
        <w:rPr>
          <w:color w:val="000000" w:themeColor="text1"/>
          <w:sz w:val="26"/>
          <w:szCs w:val="26"/>
          <w:lang w:val="vi-VN"/>
        </w:rPr>
      </w:pPr>
      <w:r w:rsidRPr="001E035A">
        <w:rPr>
          <w:b/>
          <w:bCs/>
          <w:color w:val="000000" w:themeColor="text1"/>
          <w:sz w:val="26"/>
          <w:szCs w:val="26"/>
        </w:rPr>
        <w:t xml:space="preserve">Điều 4. </w:t>
      </w:r>
      <w:r w:rsidRPr="00135D4B" w:rsidR="00065F2C">
        <w:rPr>
          <w:color w:val="000000" w:themeColor="text1"/>
          <w:sz w:val="26"/>
          <w:szCs w:val="26"/>
          <w:lang w:val="vi-VN"/>
        </w:rPr>
        <w:t>Ông/bà có tên tại Điều 1</w:t>
      </w:r>
      <w:r w:rsidR="00CC47A0">
        <w:rPr>
          <w:color w:val="000000" w:themeColor="text1"/>
          <w:sz w:val="26"/>
          <w:szCs w:val="26"/>
        </w:rPr>
        <w:t xml:space="preserve">và các tổ chức, cá nhân có liên quan </w:t>
      </w:r>
      <w:r w:rsidRPr="00135D4B" w:rsidR="00065F2C">
        <w:rPr>
          <w:color w:val="000000" w:themeColor="text1"/>
          <w:sz w:val="26"/>
          <w:szCs w:val="26"/>
          <w:lang w:val="vi-VN"/>
        </w:rPr>
        <w:t>chịu trách nhiệm thi hành Quyết định này./.</w:t>
      </w:r>
    </w:p>
    <w:p w:rsidRPr="00135D4B" w:rsidR="00065F2C" w:rsidP="00065F2C" w:rsidRDefault="00065F2C" w14:paraId="0E027863" w14:textId="77777777">
      <w:pPr>
        <w:shd w:val="clear" w:color="auto" w:fill="FFFFFF"/>
        <w:spacing w:before="120" w:after="120"/>
        <w:rPr>
          <w:color w:val="000000" w:themeColor="text1"/>
          <w:sz w:val="26"/>
          <w:szCs w:val="26"/>
          <w:lang w:val="vi-VN"/>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42"/>
        <w:gridCol w:w="4830"/>
      </w:tblGrid>
      <w:tr w:rsidRPr="00135D4B" w:rsidR="00065F2C" w:rsidTr="00430CD2" w14:paraId="49B8746B" w14:textId="77777777">
        <w:trPr>
          <w:tblCellSpacing w:w="0" w:type="dxa"/>
          <w:jc w:val="center"/>
        </w:trPr>
        <w:tc>
          <w:tcPr>
            <w:tcW w:w="4242" w:type="dxa"/>
            <w:shd w:val="clear" w:color="auto" w:fill="FFFFFF"/>
            <w:tcMar>
              <w:top w:w="0" w:type="dxa"/>
              <w:left w:w="108" w:type="dxa"/>
              <w:bottom w:w="0" w:type="dxa"/>
              <w:right w:w="108" w:type="dxa"/>
            </w:tcMar>
            <w:hideMark/>
          </w:tcPr>
          <w:p w:rsidRPr="00135D4B" w:rsidR="00065F2C" w:rsidP="00430CD2" w:rsidRDefault="00065F2C" w14:paraId="0FD12052" w14:textId="77777777">
            <w:pPr>
              <w:ind w:firstLine="34"/>
              <w:jc w:val="left"/>
              <w:rPr>
                <w:color w:val="000000" w:themeColor="text1"/>
                <w:sz w:val="26"/>
                <w:szCs w:val="26"/>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lang w:val="vi-VN"/>
              </w:rPr>
              <w:t xml:space="preserve">- Như Điều </w:t>
            </w:r>
            <w:r w:rsidR="001E035A">
              <w:rPr>
                <w:color w:val="000000" w:themeColor="text1"/>
                <w:sz w:val="22"/>
              </w:rPr>
              <w:t>4</w:t>
            </w:r>
            <w:r w:rsidRPr="00135D4B">
              <w:rPr>
                <w:color w:val="000000" w:themeColor="text1"/>
                <w:sz w:val="22"/>
                <w:lang w:val="vi-VN"/>
              </w:rPr>
              <w:t>;</w:t>
            </w:r>
            <w:r w:rsidRPr="00135D4B">
              <w:rPr>
                <w:color w:val="000000" w:themeColor="text1"/>
                <w:sz w:val="22"/>
                <w:lang w:val="vi-VN"/>
              </w:rPr>
              <w:br/>
            </w:r>
            <w:r w:rsidRPr="00135D4B">
              <w:rPr>
                <w:color w:val="000000" w:themeColor="text1"/>
                <w:sz w:val="22"/>
                <w:lang w:val="vi-VN"/>
              </w:rPr>
              <w:t>- Lưu: ............</w:t>
            </w:r>
          </w:p>
        </w:tc>
        <w:tc>
          <w:tcPr>
            <w:tcW w:w="4830" w:type="dxa"/>
            <w:shd w:val="clear" w:color="auto" w:fill="FFFFFF"/>
            <w:tcMar>
              <w:top w:w="0" w:type="dxa"/>
              <w:left w:w="108" w:type="dxa"/>
              <w:bottom w:w="0" w:type="dxa"/>
              <w:right w:w="108" w:type="dxa"/>
            </w:tcMar>
            <w:hideMark/>
          </w:tcPr>
          <w:p w:rsidRPr="00135D4B" w:rsidR="00065F2C" w:rsidP="00430CD2" w:rsidRDefault="00065F2C" w14:paraId="64D19FA9" w14:textId="77777777">
            <w:pPr>
              <w:ind w:firstLine="45"/>
              <w:jc w:val="center"/>
              <w:rPr>
                <w:b/>
                <w:iCs/>
                <w:color w:val="000000" w:themeColor="text1"/>
                <w:sz w:val="26"/>
                <w:szCs w:val="26"/>
                <w:lang w:val="vi-VN"/>
              </w:rPr>
            </w:pPr>
            <w:r w:rsidRPr="00135D4B">
              <w:rPr>
                <w:b/>
                <w:iCs/>
                <w:color w:val="000000" w:themeColor="text1"/>
                <w:sz w:val="26"/>
                <w:szCs w:val="26"/>
                <w:lang w:val="vi-VN"/>
              </w:rPr>
              <w:t xml:space="preserve">TM. ỦY BAN NHÂN DÂN </w:t>
            </w:r>
          </w:p>
          <w:p w:rsidRPr="00135D4B" w:rsidR="00065F2C" w:rsidP="00430CD2" w:rsidRDefault="00065F2C" w14:paraId="58E7073C" w14:textId="77777777">
            <w:pPr>
              <w:ind w:firstLine="45"/>
              <w:jc w:val="center"/>
              <w:rPr>
                <w:b/>
                <w:iCs/>
                <w:color w:val="000000" w:themeColor="text1"/>
                <w:sz w:val="26"/>
                <w:szCs w:val="26"/>
                <w:lang w:val="vi-VN"/>
              </w:rPr>
            </w:pPr>
            <w:r w:rsidRPr="00135D4B">
              <w:rPr>
                <w:b/>
                <w:iCs/>
                <w:color w:val="000000" w:themeColor="text1"/>
                <w:sz w:val="26"/>
                <w:szCs w:val="26"/>
                <w:lang w:val="vi-VN"/>
              </w:rPr>
              <w:t>CHỦ TỊCH</w:t>
            </w:r>
          </w:p>
          <w:p w:rsidRPr="00135D4B" w:rsidR="00065F2C" w:rsidP="00430CD2" w:rsidRDefault="00065F2C" w14:paraId="320D77C4" w14:textId="77777777">
            <w:pPr>
              <w:ind w:firstLine="45"/>
              <w:jc w:val="center"/>
              <w:rPr>
                <w:color w:val="000000" w:themeColor="text1"/>
                <w:sz w:val="26"/>
                <w:szCs w:val="26"/>
                <w:lang w:val="vi-VN"/>
              </w:rPr>
            </w:pPr>
            <w:r w:rsidRPr="00135D4B">
              <w:rPr>
                <w:i/>
                <w:iCs/>
                <w:color w:val="000000" w:themeColor="text1"/>
                <w:sz w:val="26"/>
                <w:szCs w:val="26"/>
                <w:lang w:val="vi-VN"/>
              </w:rPr>
              <w:t>(Ký và ghi rõ họ tên, đóng dấu)</w:t>
            </w:r>
          </w:p>
        </w:tc>
      </w:tr>
    </w:tbl>
    <w:p w:rsidR="001E751D" w:rsidP="00500B0B" w:rsidRDefault="001E751D" w14:paraId="7FA65C2F" w14:textId="77777777">
      <w:pPr>
        <w:ind w:firstLine="0"/>
      </w:pPr>
    </w:p>
    <w:p w:rsidR="00E01B42" w:rsidRDefault="00E01B42" w14:paraId="69671DC4" w14:textId="77777777">
      <w:pPr>
        <w:spacing w:after="200" w:line="276" w:lineRule="auto"/>
        <w:ind w:firstLine="0"/>
        <w:jc w:val="left"/>
        <w:rPr>
          <w:b/>
          <w:color w:val="000000" w:themeColor="text1"/>
          <w:sz w:val="25"/>
          <w:szCs w:val="25"/>
          <w:lang w:val="vi-VN"/>
        </w:rPr>
      </w:pPr>
      <w:r>
        <w:rPr>
          <w:b/>
          <w:color w:val="000000" w:themeColor="text1"/>
          <w:sz w:val="25"/>
          <w:szCs w:val="25"/>
          <w:lang w:val="vi-VN"/>
        </w:rPr>
        <w:br w:type="page"/>
      </w:r>
    </w:p>
    <w:p w:rsidRPr="005F4669" w:rsidR="00717C21" w:rsidP="00E01B42" w:rsidRDefault="00717C21" w14:paraId="5316036F" w14:textId="13817B62">
      <w:pPr>
        <w:spacing w:after="200" w:line="276" w:lineRule="auto"/>
        <w:jc w:val="right"/>
        <w:rPr>
          <w:b/>
          <w:color w:val="000000" w:themeColor="text1"/>
          <w:sz w:val="25"/>
          <w:szCs w:val="25"/>
        </w:rPr>
      </w:pPr>
      <w:r w:rsidRPr="00135D4B">
        <w:rPr>
          <w:b/>
          <w:color w:val="000000" w:themeColor="text1"/>
          <w:sz w:val="25"/>
          <w:szCs w:val="25"/>
          <w:lang w:val="vi-VN"/>
        </w:rPr>
        <w:t xml:space="preserve">Mẫu số </w:t>
      </w:r>
      <w:r>
        <w:rPr>
          <w:b/>
          <w:color w:val="000000" w:themeColor="text1"/>
          <w:sz w:val="25"/>
          <w:szCs w:val="25"/>
        </w:rPr>
        <w:t>6</w:t>
      </w:r>
      <w:r w:rsidR="00FA1D5A">
        <w:rPr>
          <w:b/>
          <w:color w:val="000000" w:themeColor="text1"/>
          <w:sz w:val="25"/>
          <w:szCs w:val="25"/>
        </w:rPr>
        <w:t>0</w:t>
      </w:r>
    </w:p>
    <w:p w:rsidRPr="00135D4B" w:rsidR="00717C21" w:rsidP="00717C21" w:rsidRDefault="00717C21" w14:paraId="0E8E9723" w14:textId="77777777">
      <w:pPr>
        <w:ind w:firstLine="0"/>
        <w:rPr>
          <w:b/>
          <w:color w:val="000000" w:themeColor="text1"/>
          <w:sz w:val="25"/>
          <w:szCs w:val="25"/>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tblGrid>
      <w:tr w:rsidRPr="00135D4B" w:rsidR="00717C21" w:rsidTr="00B33C03" w14:paraId="3927C4E0" w14:textId="77777777">
        <w:tc>
          <w:tcPr>
            <w:tcW w:w="3544" w:type="dxa"/>
            <w:tcBorders>
              <w:top w:val="nil"/>
              <w:left w:val="nil"/>
              <w:bottom w:val="nil"/>
              <w:right w:val="nil"/>
              <w:tl2br w:val="nil"/>
              <w:tr2bl w:val="nil"/>
            </w:tcBorders>
            <w:tcMar>
              <w:top w:w="0" w:type="dxa"/>
              <w:left w:w="108" w:type="dxa"/>
              <w:bottom w:w="0" w:type="dxa"/>
              <w:right w:w="108" w:type="dxa"/>
            </w:tcMar>
          </w:tcPr>
          <w:p w:rsidRPr="00135D4B" w:rsidR="00717C21" w:rsidP="00B33C03" w:rsidRDefault="00717C21" w14:paraId="0F48DD14" w14:textId="77777777">
            <w:pPr>
              <w:ind w:firstLine="0"/>
              <w:jc w:val="center"/>
              <w:rPr>
                <w:bCs/>
                <w:color w:val="000000" w:themeColor="text1"/>
                <w:szCs w:val="28"/>
              </w:rPr>
            </w:pPr>
            <w:r>
              <w:rPr>
                <w:bCs/>
                <w:color w:val="000000" w:themeColor="text1"/>
                <w:szCs w:val="28"/>
              </w:rPr>
              <w:t>UBND</w:t>
            </w:r>
            <w:r w:rsidRPr="00135D4B">
              <w:rPr>
                <w:bCs/>
                <w:color w:val="000000" w:themeColor="text1"/>
                <w:szCs w:val="28"/>
              </w:rPr>
              <w:t xml:space="preserve"> </w:t>
            </w:r>
            <w:r w:rsidRPr="00135D4B">
              <w:rPr>
                <w:bCs/>
                <w:color w:val="000000" w:themeColor="text1"/>
                <w:szCs w:val="28"/>
                <w:lang w:val="vi-VN"/>
              </w:rPr>
              <w:t>.......</w:t>
            </w:r>
            <w:r w:rsidRPr="00135D4B">
              <w:rPr>
                <w:rStyle w:val="FootnoteReference"/>
                <w:bCs/>
                <w:color w:val="000000" w:themeColor="text1"/>
                <w:szCs w:val="28"/>
                <w:lang w:val="vi-VN"/>
              </w:rPr>
              <w:footnoteReference w:id="256"/>
            </w:r>
            <w:proofErr w:type="gramStart"/>
            <w:r w:rsidRPr="00135D4B">
              <w:rPr>
                <w:bCs/>
                <w:color w:val="000000" w:themeColor="text1"/>
                <w:szCs w:val="28"/>
                <w:lang w:val="vi-VN"/>
              </w:rPr>
              <w:t>.....</w:t>
            </w:r>
            <w:proofErr w:type="gramEnd"/>
          </w:p>
          <w:p w:rsidRPr="00135D4B" w:rsidR="00717C21" w:rsidP="00B33C03" w:rsidRDefault="00717C21" w14:paraId="7956070D" w14:textId="77777777">
            <w:pPr>
              <w:ind w:firstLine="0"/>
              <w:jc w:val="center"/>
              <w:rPr>
                <w:color w:val="000000" w:themeColor="text1"/>
                <w:szCs w:val="28"/>
                <w:lang w:val="vi-VN"/>
              </w:rPr>
            </w:pPr>
            <w:r>
              <w:rPr>
                <w:color w:val="000000" w:themeColor="text1"/>
                <w:szCs w:val="28"/>
              </w:rPr>
              <w:t>…</w:t>
            </w:r>
            <w:r w:rsidRPr="00135D4B">
              <w:rPr>
                <w:color w:val="000000" w:themeColor="text1"/>
                <w:szCs w:val="28"/>
                <w:lang w:val="vi-VN"/>
              </w:rPr>
              <w:t>............</w:t>
            </w:r>
            <w:r w:rsidRPr="00135D4B">
              <w:rPr>
                <w:rStyle w:val="FootnoteReference"/>
                <w:color w:val="000000" w:themeColor="text1"/>
                <w:szCs w:val="28"/>
                <w:lang w:val="vi-VN"/>
              </w:rPr>
              <w:footnoteReference w:id="257"/>
            </w:r>
            <w:r w:rsidRPr="00135D4B">
              <w:rPr>
                <w:color w:val="000000" w:themeColor="text1"/>
                <w:szCs w:val="28"/>
                <w:lang w:val="vi-VN"/>
              </w:rPr>
              <w:t>...................</w:t>
            </w:r>
          </w:p>
          <w:p w:rsidRPr="00135D4B" w:rsidR="00717C21" w:rsidP="00B33C03" w:rsidRDefault="00717C21" w14:paraId="7459862A" w14:textId="77777777">
            <w:pPr>
              <w:ind w:firstLine="0"/>
              <w:jc w:val="center"/>
              <w:rPr>
                <w:color w:val="000000" w:themeColor="text1"/>
                <w:szCs w:val="28"/>
                <w:vertAlign w:val="superscript"/>
              </w:rPr>
            </w:pPr>
            <w:r w:rsidRPr="00135D4B">
              <w:rPr>
                <w:color w:val="000000" w:themeColor="text1"/>
                <w:szCs w:val="28"/>
                <w:vertAlign w:val="superscript"/>
              </w:rPr>
              <w:t>_____________</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717C21" w:rsidP="00B33C03" w:rsidRDefault="00717C21" w14:paraId="297CF09F" w14:textId="77777777">
            <w:pPr>
              <w:ind w:firstLine="0"/>
              <w:jc w:val="center"/>
              <w:rPr>
                <w:color w:val="000000" w:themeColor="text1"/>
                <w:szCs w:val="28"/>
                <w:vertAlign w:val="superscript"/>
              </w:rPr>
            </w:pPr>
            <w:r w:rsidRPr="00135D4B">
              <w:rPr>
                <w:b/>
                <w:bCs/>
                <w:color w:val="000000" w:themeColor="text1"/>
                <w:szCs w:val="28"/>
                <w:lang w:val="vi-VN"/>
              </w:rPr>
              <w:t>CỘNG HÒA XÃ HỘI CHỦ NGHĨA VIỆT NAM</w:t>
            </w:r>
            <w:r w:rsidRPr="00135D4B">
              <w:rPr>
                <w:b/>
                <w:bCs/>
                <w:color w:val="000000" w:themeColor="text1"/>
                <w:szCs w:val="28"/>
                <w:lang w:val="vi-VN"/>
              </w:rPr>
              <w:br/>
            </w:r>
            <w:r w:rsidRPr="00135D4B">
              <w:rPr>
                <w:b/>
                <w:bCs/>
                <w:color w:val="000000" w:themeColor="text1"/>
                <w:sz w:val="26"/>
                <w:szCs w:val="26"/>
                <w:lang w:val="vi-VN"/>
              </w:rPr>
              <w:t>Độc lập - Tự do - Hạnh phúc</w:t>
            </w:r>
            <w:r w:rsidRPr="00135D4B">
              <w:rPr>
                <w:b/>
                <w:bCs/>
                <w:color w:val="000000" w:themeColor="text1"/>
                <w:szCs w:val="28"/>
                <w:lang w:val="vi-VN"/>
              </w:rPr>
              <w:t xml:space="preserve"> </w:t>
            </w:r>
            <w:r w:rsidRPr="00135D4B">
              <w:rPr>
                <w:b/>
                <w:bCs/>
                <w:color w:val="000000" w:themeColor="text1"/>
                <w:szCs w:val="28"/>
                <w:lang w:val="vi-VN"/>
              </w:rPr>
              <w:br/>
            </w:r>
            <w:r w:rsidRPr="00135D4B">
              <w:rPr>
                <w:color w:val="000000" w:themeColor="text1"/>
                <w:szCs w:val="28"/>
                <w:vertAlign w:val="superscript"/>
              </w:rPr>
              <w:t>____________________________________________</w:t>
            </w:r>
          </w:p>
        </w:tc>
      </w:tr>
      <w:tr w:rsidRPr="00135D4B" w:rsidR="00717C21" w:rsidTr="00B33C03" w14:paraId="36A37CB2" w14:textId="77777777">
        <w:tblPrEx>
          <w:tblBorders>
            <w:top w:val="none" w:color="auto" w:sz="0" w:space="0"/>
            <w:bottom w:val="none" w:color="auto" w:sz="0" w:space="0"/>
            <w:insideH w:val="none" w:color="auto" w:sz="0" w:space="0"/>
            <w:insideV w:val="none" w:color="auto" w:sz="0" w:space="0"/>
          </w:tblBorders>
        </w:tblPrEx>
        <w:tc>
          <w:tcPr>
            <w:tcW w:w="3544" w:type="dxa"/>
            <w:tcBorders>
              <w:top w:val="nil"/>
              <w:left w:val="nil"/>
              <w:bottom w:val="nil"/>
              <w:right w:val="nil"/>
              <w:tl2br w:val="nil"/>
              <w:tr2bl w:val="nil"/>
            </w:tcBorders>
            <w:tcMar>
              <w:top w:w="0" w:type="dxa"/>
              <w:left w:w="108" w:type="dxa"/>
              <w:bottom w:w="0" w:type="dxa"/>
              <w:right w:w="108" w:type="dxa"/>
            </w:tcMar>
          </w:tcPr>
          <w:p w:rsidRPr="00135D4B" w:rsidR="00717C21" w:rsidP="00B33C03" w:rsidRDefault="00717C21" w14:paraId="45B8994B" w14:textId="77777777">
            <w:pPr>
              <w:rPr>
                <w:color w:val="000000" w:themeColor="text1"/>
                <w:sz w:val="26"/>
                <w:szCs w:val="26"/>
              </w:rPr>
            </w:pPr>
            <w:r w:rsidRPr="00135D4B">
              <w:rPr>
                <w:color w:val="000000" w:themeColor="text1"/>
                <w:sz w:val="26"/>
                <w:szCs w:val="26"/>
                <w:lang w:val="vi-VN"/>
              </w:rPr>
              <w:t>Số:       /QĐ-</w:t>
            </w:r>
            <w:r>
              <w:rPr>
                <w:color w:val="000000" w:themeColor="text1"/>
                <w:sz w:val="26"/>
                <w:szCs w:val="26"/>
              </w:rPr>
              <w:t>UBND</w:t>
            </w:r>
          </w:p>
        </w:tc>
        <w:tc>
          <w:tcPr>
            <w:tcW w:w="5508" w:type="dxa"/>
            <w:tcBorders>
              <w:top w:val="nil"/>
              <w:left w:val="nil"/>
              <w:bottom w:val="nil"/>
              <w:right w:val="nil"/>
              <w:tl2br w:val="nil"/>
              <w:tr2bl w:val="nil"/>
            </w:tcBorders>
            <w:tcMar>
              <w:top w:w="0" w:type="dxa"/>
              <w:left w:w="108" w:type="dxa"/>
              <w:bottom w:w="0" w:type="dxa"/>
              <w:right w:w="108" w:type="dxa"/>
            </w:tcMar>
          </w:tcPr>
          <w:p w:rsidRPr="00135D4B" w:rsidR="00717C21" w:rsidP="00B33C03" w:rsidRDefault="00717C21" w14:paraId="55DDBCDE" w14:textId="77777777">
            <w:pPr>
              <w:ind w:firstLine="0"/>
              <w:jc w:val="right"/>
              <w:rPr>
                <w:color w:val="000000" w:themeColor="text1"/>
                <w:sz w:val="28"/>
                <w:szCs w:val="28"/>
              </w:rPr>
            </w:pPr>
            <w:r w:rsidRPr="00135D4B">
              <w:rPr>
                <w:i/>
                <w:color w:val="000000" w:themeColor="text1"/>
                <w:sz w:val="28"/>
                <w:szCs w:val="28"/>
              </w:rPr>
              <w:t>…………</w:t>
            </w:r>
            <w:r w:rsidRPr="00135D4B">
              <w:rPr>
                <w:rStyle w:val="FootnoteReference"/>
                <w:i/>
                <w:color w:val="000000" w:themeColor="text1"/>
                <w:sz w:val="28"/>
                <w:szCs w:val="28"/>
              </w:rPr>
              <w:footnoteReference w:id="258"/>
            </w:r>
            <w:r w:rsidRPr="00135D4B">
              <w:rPr>
                <w:i/>
                <w:color w:val="000000" w:themeColor="text1"/>
                <w:sz w:val="28"/>
                <w:szCs w:val="28"/>
              </w:rPr>
              <w:t>......, ngày .... tháng ... năm ……</w:t>
            </w:r>
          </w:p>
        </w:tc>
      </w:tr>
    </w:tbl>
    <w:p w:rsidRPr="00135D4B" w:rsidR="00717C21" w:rsidP="00717C21" w:rsidRDefault="00717C21" w14:paraId="38F38FA8" w14:textId="77777777">
      <w:pPr>
        <w:tabs>
          <w:tab w:val="right" w:leader="dot" w:pos="6237"/>
        </w:tabs>
        <w:ind w:firstLine="0"/>
        <w:jc w:val="center"/>
        <w:rPr>
          <w:b/>
          <w:color w:val="000000" w:themeColor="text1"/>
          <w:sz w:val="26"/>
          <w:szCs w:val="26"/>
        </w:rPr>
      </w:pPr>
    </w:p>
    <w:p w:rsidRPr="00135D4B" w:rsidR="00717C21" w:rsidP="00717C21" w:rsidRDefault="00717C21" w14:paraId="72DAF572" w14:textId="77777777">
      <w:pPr>
        <w:tabs>
          <w:tab w:val="right" w:leader="dot" w:pos="6237"/>
        </w:tabs>
        <w:ind w:firstLine="0"/>
        <w:jc w:val="center"/>
        <w:rPr>
          <w:b/>
          <w:color w:val="000000" w:themeColor="text1"/>
          <w:sz w:val="26"/>
          <w:szCs w:val="26"/>
        </w:rPr>
      </w:pPr>
      <w:r w:rsidRPr="00135D4B">
        <w:rPr>
          <w:b/>
          <w:color w:val="000000" w:themeColor="text1"/>
          <w:sz w:val="26"/>
          <w:szCs w:val="26"/>
        </w:rPr>
        <w:t>QUYẾT ĐỊNH</w:t>
      </w:r>
    </w:p>
    <w:p w:rsidR="00717C21" w:rsidP="00717C21" w:rsidRDefault="00717C21" w14:paraId="55071950" w14:textId="77777777">
      <w:pPr>
        <w:ind w:firstLine="0"/>
        <w:jc w:val="center"/>
        <w:rPr>
          <w:b/>
          <w:color w:val="000000" w:themeColor="text1"/>
          <w:sz w:val="26"/>
          <w:szCs w:val="26"/>
        </w:rPr>
      </w:pPr>
      <w:r>
        <w:rPr>
          <w:b/>
          <w:color w:val="000000" w:themeColor="text1"/>
          <w:sz w:val="26"/>
          <w:szCs w:val="26"/>
        </w:rPr>
        <w:t>P</w:t>
      </w:r>
      <w:r w:rsidRPr="005F4669">
        <w:rPr>
          <w:b/>
          <w:color w:val="000000" w:themeColor="text1"/>
          <w:sz w:val="26"/>
          <w:szCs w:val="26"/>
        </w:rPr>
        <w:t>hân công người thực hiện nhiệm vụ tư vấn tâm lý, xã hội, quản lý,</w:t>
      </w:r>
      <w:r>
        <w:rPr>
          <w:b/>
          <w:color w:val="000000" w:themeColor="text1"/>
          <w:sz w:val="26"/>
          <w:szCs w:val="26"/>
        </w:rPr>
        <w:t xml:space="preserve"> </w:t>
      </w:r>
      <w:r w:rsidRPr="005F4669">
        <w:rPr>
          <w:b/>
          <w:color w:val="000000" w:themeColor="text1"/>
          <w:sz w:val="26"/>
          <w:szCs w:val="26"/>
        </w:rPr>
        <w:t xml:space="preserve">hỗ trợ </w:t>
      </w:r>
    </w:p>
    <w:p w:rsidR="00717C21" w:rsidP="00717C21" w:rsidRDefault="00717C21" w14:paraId="4BE3B8DD" w14:textId="708D48B4">
      <w:pPr>
        <w:ind w:firstLine="0"/>
        <w:jc w:val="center"/>
        <w:rPr>
          <w:b/>
          <w:color w:val="000000" w:themeColor="text1"/>
          <w:sz w:val="26"/>
          <w:szCs w:val="26"/>
        </w:rPr>
      </w:pPr>
      <w:r>
        <w:rPr>
          <w:b/>
          <w:color w:val="000000" w:themeColor="text1"/>
          <w:sz w:val="26"/>
          <w:szCs w:val="26"/>
        </w:rPr>
        <w:t xml:space="preserve">người bị </w:t>
      </w:r>
      <w:r w:rsidRPr="005F4669">
        <w:rPr>
          <w:b/>
          <w:color w:val="000000" w:themeColor="text1"/>
          <w:sz w:val="26"/>
          <w:szCs w:val="26"/>
        </w:rPr>
        <w:t>quản lý sau cai nghiện ma túy</w:t>
      </w:r>
    </w:p>
    <w:p w:rsidRPr="00135D4B" w:rsidR="00717C21" w:rsidP="00717C21" w:rsidRDefault="00717C21" w14:paraId="7A37CDE0" w14:textId="77777777">
      <w:pPr>
        <w:ind w:firstLine="0"/>
        <w:jc w:val="center"/>
        <w:rPr>
          <w:b/>
          <w:color w:val="000000" w:themeColor="text1"/>
          <w:sz w:val="26"/>
          <w:szCs w:val="26"/>
        </w:rPr>
      </w:pPr>
      <w:r>
        <w:rPr>
          <w:b/>
          <w:noProof/>
          <w:color w:val="000000" w:themeColor="text1"/>
          <w:sz w:val="26"/>
          <w:szCs w:val="26"/>
        </w:rPr>
        <mc:AlternateContent>
          <mc:Choice Requires="wps">
            <w:drawing>
              <wp:anchor distT="0" distB="0" distL="114300" distR="114300" simplePos="0" relativeHeight="251968512" behindDoc="0" locked="0" layoutInCell="1" allowOverlap="1" wp14:anchorId="38845E67" wp14:editId="492654CF">
                <wp:simplePos x="0" y="0"/>
                <wp:positionH relativeFrom="column">
                  <wp:posOffset>2286760</wp:posOffset>
                </wp:positionH>
                <wp:positionV relativeFrom="paragraph">
                  <wp:posOffset>77158</wp:posOffset>
                </wp:positionV>
                <wp:extent cx="1146964" cy="0"/>
                <wp:effectExtent l="0" t="0" r="0" b="0"/>
                <wp:wrapNone/>
                <wp:docPr id="1883629851" name="Straight Connector 42"/>
                <wp:cNvGraphicFramePr/>
                <a:graphic xmlns:a="http://schemas.openxmlformats.org/drawingml/2006/main">
                  <a:graphicData uri="http://schemas.microsoft.com/office/word/2010/wordprocessingShape">
                    <wps:wsp>
                      <wps:cNvCnPr/>
                      <wps:spPr>
                        <a:xfrm>
                          <a:off x="0" y="0"/>
                          <a:ext cx="114696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1C374FF">
              <v:line id="Straight Connector 42" style="position:absolute;z-index:25196851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80.05pt,6.1pt" to="270.35pt,6.1pt" w14:anchorId="659DC2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"/>
            </w:pict>
          </mc:Fallback>
        </mc:AlternateContent>
      </w:r>
    </w:p>
    <w:p w:rsidRPr="00135D4B" w:rsidR="00717C21" w:rsidP="00717C21" w:rsidRDefault="00717C21" w14:paraId="49E1F12D" w14:textId="77777777">
      <w:pPr>
        <w:tabs>
          <w:tab w:val="right" w:leader="dot" w:pos="0"/>
        </w:tabs>
        <w:spacing w:before="120" w:after="120"/>
        <w:ind w:firstLine="0"/>
        <w:rPr>
          <w:b/>
          <w:color w:val="000000" w:themeColor="text1"/>
          <w:szCs w:val="26"/>
        </w:rPr>
      </w:pPr>
      <w:r w:rsidRPr="00135D4B">
        <w:rPr>
          <w:b/>
          <w:color w:val="000000" w:themeColor="text1"/>
          <w:szCs w:val="26"/>
        </w:rPr>
        <w:tab/>
      </w:r>
      <w:r w:rsidRPr="00135D4B">
        <w:rPr>
          <w:b/>
          <w:color w:val="000000" w:themeColor="text1"/>
          <w:szCs w:val="26"/>
        </w:rPr>
        <w:tab/>
      </w:r>
      <w:r w:rsidRPr="00135D4B">
        <w:rPr>
          <w:b/>
          <w:color w:val="000000" w:themeColor="text1"/>
          <w:szCs w:val="26"/>
        </w:rPr>
        <w:tab/>
      </w:r>
      <w:r>
        <w:rPr>
          <w:b/>
          <w:color w:val="000000" w:themeColor="text1"/>
          <w:szCs w:val="26"/>
        </w:rPr>
        <w:t>CHỦ TỊCH ỦY BAN NHÂN DÂN</w:t>
      </w:r>
      <w:r w:rsidRPr="00135D4B">
        <w:rPr>
          <w:b/>
          <w:color w:val="000000" w:themeColor="text1"/>
          <w:szCs w:val="26"/>
        </w:rPr>
        <w:t xml:space="preserve"> </w:t>
      </w:r>
      <w:r w:rsidRPr="00135D4B">
        <w:rPr>
          <w:bCs/>
          <w:color w:val="000000" w:themeColor="text1"/>
          <w:szCs w:val="26"/>
        </w:rPr>
        <w:t>.......</w:t>
      </w:r>
      <w:r w:rsidRPr="00135D4B">
        <w:rPr>
          <w:b/>
          <w:color w:val="000000" w:themeColor="text1"/>
          <w:szCs w:val="26"/>
        </w:rPr>
        <w:t xml:space="preserve"> </w:t>
      </w:r>
      <w:r w:rsidRPr="00135D4B">
        <w:rPr>
          <w:color w:val="000000" w:themeColor="text1"/>
          <w:szCs w:val="26"/>
          <w:vertAlign w:val="superscript"/>
        </w:rPr>
        <w:t>2</w:t>
      </w:r>
      <w:r w:rsidRPr="00135D4B">
        <w:rPr>
          <w:color w:val="000000" w:themeColor="text1"/>
          <w:szCs w:val="26"/>
        </w:rPr>
        <w:t>.........</w:t>
      </w:r>
    </w:p>
    <w:p w:rsidR="00717C21" w:rsidP="00717C21" w:rsidRDefault="00717C21" w14:paraId="7BEE2D47" w14:textId="77777777">
      <w:pPr>
        <w:spacing w:before="60" w:after="60"/>
        <w:rPr>
          <w:i/>
          <w:color w:val="000000" w:themeColor="text1"/>
          <w:sz w:val="26"/>
          <w:szCs w:val="26"/>
          <w:lang w:val="pt-BR"/>
        </w:rPr>
      </w:pPr>
      <w:r w:rsidRPr="00135D4B">
        <w:rPr>
          <w:i/>
          <w:color w:val="000000" w:themeColor="text1"/>
          <w:sz w:val="26"/>
          <w:szCs w:val="26"/>
          <w:lang w:val="pt-BR"/>
        </w:rPr>
        <w:t>Căn cứ Nghị định số ...../2026/NĐ-CP ngày .... tháng .... năm 2026 của Chính phủ quy định và hướng dẫn thi hành Luật Phòng, chống ma túy;</w:t>
      </w:r>
    </w:p>
    <w:p w:rsidR="00693AC2" w:rsidP="00442602" w:rsidRDefault="00693AC2" w14:paraId="24855CE4" w14:textId="7D9873F7">
      <w:pPr>
        <w:spacing w:before="60" w:after="60"/>
        <w:rPr>
          <w:i/>
          <w:color w:val="000000" w:themeColor="text1"/>
          <w:sz w:val="26"/>
          <w:szCs w:val="26"/>
          <w:lang w:val="pt-BR"/>
        </w:rPr>
      </w:pPr>
      <w:r>
        <w:rPr>
          <w:i/>
          <w:color w:val="000000" w:themeColor="text1"/>
          <w:sz w:val="26"/>
          <w:szCs w:val="26"/>
          <w:lang w:val="pt-BR"/>
        </w:rPr>
        <w:t xml:space="preserve">Căn cứ Quyết định số......./QĐ-UBND ngày... thang... năm ... của Chủ tịch Ủy ban nhân dân cấp xã về việc </w:t>
      </w:r>
      <w:r w:rsidRPr="00693AC2">
        <w:rPr>
          <w:i/>
          <w:color w:val="000000" w:themeColor="text1"/>
          <w:sz w:val="26"/>
          <w:szCs w:val="26"/>
          <w:lang w:val="pt-BR"/>
        </w:rPr>
        <w:t>Phân công người thực hiện nhiệm vụ tư vấn tâm lý, xã hội, quản lý, hỗ trợ người bị quản lý sau cai nghiện ma túy</w:t>
      </w:r>
      <w:r w:rsidR="00442602">
        <w:rPr>
          <w:i/>
          <w:color w:val="000000" w:themeColor="text1"/>
          <w:sz w:val="26"/>
          <w:szCs w:val="26"/>
          <w:lang w:val="pt-BR"/>
        </w:rPr>
        <w:t>;</w:t>
      </w:r>
    </w:p>
    <w:p w:rsidR="00FA1D5A" w:rsidP="00717C21" w:rsidRDefault="00FA1D5A" w14:paraId="7872F3C4" w14:textId="471A72A7">
      <w:pPr>
        <w:spacing w:before="60" w:after="60"/>
        <w:rPr>
          <w:i/>
          <w:color w:val="000000" w:themeColor="text1"/>
          <w:sz w:val="26"/>
          <w:szCs w:val="26"/>
          <w:lang w:val="pt-BR"/>
        </w:rPr>
      </w:pPr>
      <w:r>
        <w:rPr>
          <w:i/>
          <w:color w:val="000000" w:themeColor="text1"/>
          <w:sz w:val="26"/>
          <w:szCs w:val="26"/>
          <w:lang w:val="pt-BR"/>
        </w:rPr>
        <w:t xml:space="preserve">Căn cứ </w:t>
      </w:r>
      <w:r w:rsidR="00442602">
        <w:rPr>
          <w:i/>
          <w:color w:val="000000" w:themeColor="text1"/>
          <w:sz w:val="26"/>
          <w:szCs w:val="26"/>
          <w:lang w:val="pt-BR"/>
        </w:rPr>
        <w:t>T</w:t>
      </w:r>
      <w:r w:rsidRPr="00FA1D5A">
        <w:rPr>
          <w:i/>
          <w:color w:val="000000" w:themeColor="text1"/>
          <w:sz w:val="26"/>
          <w:szCs w:val="26"/>
          <w:lang w:val="pt-BR"/>
        </w:rPr>
        <w:t>hông báo</w:t>
      </w:r>
      <w:r w:rsidR="00442602">
        <w:rPr>
          <w:i/>
          <w:color w:val="000000" w:themeColor="text1"/>
          <w:sz w:val="26"/>
          <w:szCs w:val="26"/>
          <w:lang w:val="pt-BR"/>
        </w:rPr>
        <w:t>....... số......./....... ngày..... tháng.....năm .... của trưởng Công an xã...........</w:t>
      </w:r>
      <w:r w:rsidR="006D31AF">
        <w:rPr>
          <w:i/>
          <w:color w:val="000000" w:themeColor="text1"/>
          <w:sz w:val="26"/>
          <w:szCs w:val="26"/>
          <w:vertAlign w:val="superscript"/>
          <w:lang w:val="pt-BR"/>
        </w:rPr>
        <w:t>7</w:t>
      </w:r>
      <w:r w:rsidR="00442602">
        <w:rPr>
          <w:i/>
          <w:color w:val="000000" w:themeColor="text1"/>
          <w:sz w:val="26"/>
          <w:szCs w:val="26"/>
          <w:lang w:val="pt-BR"/>
        </w:rPr>
        <w:t>..............</w:t>
      </w:r>
      <w:r w:rsidRPr="00FA1D5A">
        <w:rPr>
          <w:i/>
          <w:color w:val="000000" w:themeColor="text1"/>
          <w:sz w:val="26"/>
          <w:szCs w:val="26"/>
          <w:lang w:val="pt-BR"/>
        </w:rPr>
        <w:t xml:space="preserve"> về việc tiếp tục quản lý, hỗ trợ đối với người đang bị áp dụng biện pháp quản lý sau cai nghiện khi thay đổi nơi cư trú</w:t>
      </w:r>
    </w:p>
    <w:p w:rsidR="00717C21" w:rsidP="00717C21" w:rsidRDefault="00717C21" w14:paraId="29C8DBE8" w14:textId="77777777">
      <w:pPr>
        <w:tabs>
          <w:tab w:val="right" w:leader="dot" w:pos="9356"/>
        </w:tabs>
        <w:spacing w:before="120" w:after="120"/>
        <w:rPr>
          <w:i/>
          <w:color w:val="000000" w:themeColor="text1"/>
          <w:sz w:val="26"/>
          <w:szCs w:val="26"/>
        </w:rPr>
      </w:pPr>
      <w:r>
        <w:rPr>
          <w:i/>
          <w:color w:val="000000" w:themeColor="text1"/>
          <w:sz w:val="26"/>
          <w:szCs w:val="26"/>
        </w:rPr>
        <w:t>Theo đề nghị của Trưởng Công an ……………</w:t>
      </w:r>
      <w:r>
        <w:rPr>
          <w:i/>
          <w:color w:val="000000" w:themeColor="text1"/>
          <w:sz w:val="26"/>
          <w:szCs w:val="26"/>
          <w:vertAlign w:val="superscript"/>
        </w:rPr>
        <w:t>4</w:t>
      </w:r>
      <w:r>
        <w:rPr>
          <w:i/>
          <w:color w:val="000000" w:themeColor="text1"/>
          <w:sz w:val="26"/>
          <w:szCs w:val="26"/>
        </w:rPr>
        <w:t>…………</w:t>
      </w:r>
      <w:proofErr w:type="gramStart"/>
      <w:r>
        <w:rPr>
          <w:i/>
          <w:color w:val="000000" w:themeColor="text1"/>
          <w:sz w:val="26"/>
          <w:szCs w:val="26"/>
        </w:rPr>
        <w:t>…..</w:t>
      </w:r>
      <w:proofErr w:type="gramEnd"/>
    </w:p>
    <w:p w:rsidRPr="00135D4B" w:rsidR="00717C21" w:rsidP="00717C21" w:rsidRDefault="00717C21" w14:paraId="19A90B41" w14:textId="77777777">
      <w:pPr>
        <w:tabs>
          <w:tab w:val="right" w:leader="dot" w:pos="0"/>
        </w:tabs>
        <w:spacing w:before="120" w:after="120"/>
        <w:ind w:firstLine="0"/>
        <w:jc w:val="center"/>
        <w:rPr>
          <w:b/>
          <w:color w:val="000000" w:themeColor="text1"/>
          <w:szCs w:val="26"/>
          <w:lang w:val="vi-VN"/>
        </w:rPr>
      </w:pPr>
      <w:r w:rsidRPr="00135D4B">
        <w:rPr>
          <w:b/>
          <w:color w:val="000000" w:themeColor="text1"/>
          <w:szCs w:val="26"/>
          <w:lang w:val="vi-VN"/>
        </w:rPr>
        <w:t>QUYẾT ĐỊNH:</w:t>
      </w:r>
    </w:p>
    <w:p w:rsidRPr="00FA1D5A" w:rsidR="00717C21" w:rsidP="00FA1D5A" w:rsidRDefault="00717C21" w14:paraId="72C6E6A2" w14:textId="121DAAFD">
      <w:pPr>
        <w:shd w:val="clear" w:color="auto" w:fill="FFFFFF"/>
        <w:spacing w:before="120" w:after="120"/>
        <w:rPr>
          <w:b/>
          <w:bCs/>
          <w:color w:val="000000" w:themeColor="text1"/>
          <w:sz w:val="26"/>
          <w:szCs w:val="26"/>
        </w:rPr>
      </w:pPr>
      <w:r w:rsidRPr="00135D4B">
        <w:rPr>
          <w:b/>
          <w:bCs/>
          <w:color w:val="000000" w:themeColor="text1"/>
          <w:sz w:val="26"/>
          <w:szCs w:val="26"/>
          <w:lang w:val="vi-VN"/>
        </w:rPr>
        <w:t>Điều 1. </w:t>
      </w:r>
      <w:r w:rsidRPr="001964D5">
        <w:rPr>
          <w:color w:val="000000" w:themeColor="text1"/>
          <w:sz w:val="26"/>
          <w:szCs w:val="26"/>
          <w:lang w:val="vi-VN"/>
        </w:rPr>
        <w:t>Phân công</w:t>
      </w:r>
      <w:r>
        <w:rPr>
          <w:color w:val="000000" w:themeColor="text1"/>
          <w:sz w:val="26"/>
          <w:szCs w:val="26"/>
        </w:rPr>
        <w:t xml:space="preserve"> </w:t>
      </w:r>
      <w:r w:rsidRPr="001964D5">
        <w:rPr>
          <w:color w:val="000000" w:themeColor="text1"/>
          <w:sz w:val="26"/>
          <w:szCs w:val="26"/>
        </w:rPr>
        <w:t xml:space="preserve">người </w:t>
      </w:r>
      <w:r>
        <w:rPr>
          <w:color w:val="000000" w:themeColor="text1"/>
          <w:sz w:val="26"/>
          <w:szCs w:val="26"/>
        </w:rPr>
        <w:t>ông/bà………………</w:t>
      </w:r>
      <w:r w:rsidR="00312A65">
        <w:rPr>
          <w:color w:val="000000" w:themeColor="text1"/>
          <w:sz w:val="26"/>
          <w:szCs w:val="26"/>
          <w:vertAlign w:val="superscript"/>
        </w:rPr>
        <w:t>5</w:t>
      </w:r>
      <w:r>
        <w:rPr>
          <w:color w:val="000000" w:themeColor="text1"/>
          <w:sz w:val="26"/>
          <w:szCs w:val="26"/>
        </w:rPr>
        <w:t>………….</w:t>
      </w:r>
      <w:r w:rsidRPr="001964D5">
        <w:rPr>
          <w:color w:val="000000" w:themeColor="text1"/>
          <w:sz w:val="26"/>
          <w:szCs w:val="26"/>
          <w:lang w:val="vi-VN"/>
        </w:rPr>
        <w:t>thực hiện nhiệm vụ tư vấn tâm lý, xã hội, quản lý, hỗ trợ người cai nghiện ma túy tự nguyện tại gia đình, cộng đồng/người bị quản lý sau cai nghiện ma túy</w:t>
      </w:r>
      <w:r>
        <w:rPr>
          <w:color w:val="000000" w:themeColor="text1"/>
          <w:sz w:val="26"/>
          <w:szCs w:val="26"/>
        </w:rPr>
        <w:t xml:space="preserve"> </w:t>
      </w:r>
      <w:r w:rsidR="00FA1D5A">
        <w:rPr>
          <w:color w:val="000000" w:themeColor="text1"/>
          <w:sz w:val="26"/>
          <w:szCs w:val="26"/>
        </w:rPr>
        <w:t>đối với</w:t>
      </w:r>
      <w:r>
        <w:rPr>
          <w:color w:val="000000" w:themeColor="text1"/>
          <w:sz w:val="26"/>
          <w:szCs w:val="26"/>
        </w:rPr>
        <w:t xml:space="preserve"> ông</w:t>
      </w:r>
      <w:r w:rsidR="00FA1D5A">
        <w:rPr>
          <w:color w:val="000000" w:themeColor="text1"/>
          <w:sz w:val="26"/>
          <w:szCs w:val="26"/>
        </w:rPr>
        <w:t>/</w:t>
      </w:r>
      <w:r>
        <w:rPr>
          <w:color w:val="000000" w:themeColor="text1"/>
          <w:sz w:val="26"/>
          <w:szCs w:val="26"/>
        </w:rPr>
        <w:t>bà</w:t>
      </w:r>
      <w:r>
        <w:rPr>
          <w:bCs/>
          <w:color w:val="000000" w:themeColor="text1"/>
          <w:sz w:val="26"/>
          <w:szCs w:val="26"/>
        </w:rPr>
        <w:t>……………</w:t>
      </w:r>
      <w:r w:rsidR="00312A65">
        <w:rPr>
          <w:bCs/>
          <w:color w:val="000000" w:themeColor="text1"/>
          <w:sz w:val="26"/>
          <w:szCs w:val="26"/>
          <w:vertAlign w:val="superscript"/>
        </w:rPr>
        <w:t>6</w:t>
      </w:r>
      <w:r>
        <w:rPr>
          <w:bCs/>
          <w:color w:val="000000" w:themeColor="text1"/>
          <w:sz w:val="26"/>
          <w:szCs w:val="26"/>
        </w:rPr>
        <w:t>…</w:t>
      </w:r>
      <w:r w:rsidR="00FA1D5A">
        <w:rPr>
          <w:bCs/>
          <w:color w:val="000000" w:themeColor="text1"/>
          <w:sz w:val="26"/>
          <w:szCs w:val="26"/>
        </w:rPr>
        <w:t>………….</w:t>
      </w:r>
    </w:p>
    <w:p w:rsidRPr="00441153" w:rsidR="00717C21" w:rsidP="00717C21" w:rsidRDefault="00717C21" w14:paraId="538AB98E" w14:textId="422E6C61">
      <w:pPr>
        <w:shd w:val="clear" w:color="auto" w:fill="FFFFFF"/>
        <w:spacing w:before="120" w:after="120"/>
        <w:rPr>
          <w:color w:val="000000" w:themeColor="text1"/>
          <w:sz w:val="26"/>
          <w:szCs w:val="26"/>
        </w:rPr>
      </w:pPr>
      <w:r w:rsidRPr="00135D4B">
        <w:rPr>
          <w:b/>
          <w:bCs/>
          <w:color w:val="000000" w:themeColor="text1"/>
          <w:sz w:val="26"/>
          <w:szCs w:val="26"/>
        </w:rPr>
        <w:t xml:space="preserve">Điều </w:t>
      </w:r>
      <w:r>
        <w:rPr>
          <w:b/>
          <w:bCs/>
          <w:color w:val="000000" w:themeColor="text1"/>
          <w:sz w:val="26"/>
          <w:szCs w:val="26"/>
        </w:rPr>
        <w:t>2</w:t>
      </w:r>
      <w:r w:rsidRPr="00135D4B">
        <w:rPr>
          <w:b/>
          <w:bCs/>
          <w:color w:val="000000" w:themeColor="text1"/>
          <w:sz w:val="26"/>
          <w:szCs w:val="26"/>
        </w:rPr>
        <w:t xml:space="preserve">. </w:t>
      </w:r>
      <w:r w:rsidRPr="00135D4B">
        <w:rPr>
          <w:color w:val="000000" w:themeColor="text1"/>
          <w:sz w:val="26"/>
          <w:szCs w:val="26"/>
        </w:rPr>
        <w:t xml:space="preserve">Kinh phí </w:t>
      </w:r>
      <w:r>
        <w:rPr>
          <w:color w:val="000000" w:themeColor="text1"/>
          <w:sz w:val="26"/>
          <w:szCs w:val="26"/>
        </w:rPr>
        <w:t>hỗ trợ người</w:t>
      </w:r>
      <w:r w:rsidRPr="00441153">
        <w:rPr>
          <w:color w:val="000000" w:themeColor="text1"/>
          <w:sz w:val="26"/>
          <w:szCs w:val="26"/>
          <w:lang w:val="vi-VN"/>
        </w:rPr>
        <w:t xml:space="preserve"> </w:t>
      </w:r>
      <w:r w:rsidRPr="001964D5">
        <w:rPr>
          <w:color w:val="000000" w:themeColor="text1"/>
          <w:sz w:val="26"/>
          <w:szCs w:val="26"/>
          <w:lang w:val="vi-VN"/>
        </w:rPr>
        <w:t>thực hiện nhiệm vụ tư vấn tâm lý, xã hội, quản lý, hỗ trợ người bị quản lý sau cai nghiện ma túy</w:t>
      </w:r>
      <w:r>
        <w:rPr>
          <w:color w:val="000000" w:themeColor="text1"/>
          <w:sz w:val="26"/>
          <w:szCs w:val="26"/>
        </w:rPr>
        <w:t xml:space="preserve"> được hưởng theo quy định hiện hành.</w:t>
      </w:r>
    </w:p>
    <w:p w:rsidRPr="00135D4B" w:rsidR="00717C21" w:rsidP="00717C21" w:rsidRDefault="00717C21" w14:paraId="0BFD5B39" w14:textId="77777777">
      <w:pPr>
        <w:shd w:val="clear" w:color="auto" w:fill="FFFFFF"/>
        <w:spacing w:before="120" w:after="120"/>
        <w:rPr>
          <w:color w:val="000000" w:themeColor="text1"/>
          <w:sz w:val="26"/>
          <w:szCs w:val="26"/>
          <w:lang w:val="vi-VN"/>
        </w:rPr>
      </w:pPr>
      <w:r w:rsidRPr="00135D4B">
        <w:rPr>
          <w:b/>
          <w:bCs/>
          <w:color w:val="000000" w:themeColor="text1"/>
          <w:sz w:val="26"/>
          <w:szCs w:val="26"/>
          <w:lang w:val="vi-VN"/>
        </w:rPr>
        <w:t xml:space="preserve">Điều </w:t>
      </w:r>
      <w:r>
        <w:rPr>
          <w:b/>
          <w:bCs/>
          <w:color w:val="000000" w:themeColor="text1"/>
          <w:sz w:val="26"/>
          <w:szCs w:val="26"/>
        </w:rPr>
        <w:t>3</w:t>
      </w:r>
      <w:r w:rsidRPr="00135D4B">
        <w:rPr>
          <w:b/>
          <w:bCs/>
          <w:color w:val="000000" w:themeColor="text1"/>
          <w:sz w:val="26"/>
          <w:szCs w:val="26"/>
          <w:lang w:val="vi-VN"/>
        </w:rPr>
        <w:t>. </w:t>
      </w:r>
      <w:r w:rsidRPr="00135D4B">
        <w:rPr>
          <w:color w:val="000000" w:themeColor="text1"/>
          <w:sz w:val="26"/>
          <w:szCs w:val="26"/>
          <w:lang w:val="vi-VN"/>
        </w:rPr>
        <w:t>Quyết định này có hiệu lực kể từ ngày .....tháng.....năm ...........</w:t>
      </w:r>
    </w:p>
    <w:p w:rsidRPr="00135D4B" w:rsidR="00717C21" w:rsidP="00717C21" w:rsidRDefault="00717C21" w14:paraId="11A15CFF" w14:textId="77777777">
      <w:pPr>
        <w:shd w:val="clear" w:color="auto" w:fill="FFFFFF"/>
        <w:spacing w:before="120" w:after="120"/>
        <w:rPr>
          <w:color w:val="000000" w:themeColor="text1"/>
          <w:sz w:val="26"/>
          <w:szCs w:val="26"/>
          <w:lang w:val="vi-VN"/>
        </w:rPr>
      </w:pPr>
      <w:r w:rsidRPr="001E035A">
        <w:rPr>
          <w:b/>
          <w:bCs/>
          <w:color w:val="000000" w:themeColor="text1"/>
          <w:sz w:val="26"/>
          <w:szCs w:val="26"/>
        </w:rPr>
        <w:t xml:space="preserve">Điều 4. </w:t>
      </w:r>
      <w:r w:rsidRPr="00135D4B">
        <w:rPr>
          <w:color w:val="000000" w:themeColor="text1"/>
          <w:sz w:val="26"/>
          <w:szCs w:val="26"/>
          <w:lang w:val="vi-VN"/>
        </w:rPr>
        <w:t>Ông/bà có tên tại Điều 1</w:t>
      </w:r>
      <w:r>
        <w:rPr>
          <w:color w:val="000000" w:themeColor="text1"/>
          <w:sz w:val="26"/>
          <w:szCs w:val="26"/>
        </w:rPr>
        <w:t xml:space="preserve">và các tổ chức, cá nhân có liên quan </w:t>
      </w:r>
      <w:r w:rsidRPr="00135D4B">
        <w:rPr>
          <w:color w:val="000000" w:themeColor="text1"/>
          <w:sz w:val="26"/>
          <w:szCs w:val="26"/>
          <w:lang w:val="vi-VN"/>
        </w:rPr>
        <w:t>chịu trách nhiệm thi hành Quyết định này./.</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242"/>
        <w:gridCol w:w="4830"/>
      </w:tblGrid>
      <w:tr w:rsidRPr="00135D4B" w:rsidR="00717C21" w:rsidTr="00B33C03" w14:paraId="72CF226C" w14:textId="77777777">
        <w:trPr>
          <w:tblCellSpacing w:w="0" w:type="dxa"/>
          <w:jc w:val="center"/>
        </w:trPr>
        <w:tc>
          <w:tcPr>
            <w:tcW w:w="4242" w:type="dxa"/>
            <w:shd w:val="clear" w:color="auto" w:fill="FFFFFF"/>
            <w:tcMar>
              <w:top w:w="0" w:type="dxa"/>
              <w:left w:w="108" w:type="dxa"/>
              <w:bottom w:w="0" w:type="dxa"/>
              <w:right w:w="108" w:type="dxa"/>
            </w:tcMar>
            <w:hideMark/>
          </w:tcPr>
          <w:p w:rsidRPr="00135D4B" w:rsidR="00717C21" w:rsidP="00B33C03" w:rsidRDefault="00717C21" w14:paraId="289020B5" w14:textId="77777777">
            <w:pPr>
              <w:ind w:firstLine="34"/>
              <w:jc w:val="left"/>
              <w:rPr>
                <w:color w:val="000000" w:themeColor="text1"/>
                <w:sz w:val="26"/>
                <w:szCs w:val="26"/>
                <w:lang w:val="vi-VN"/>
              </w:rPr>
            </w:pPr>
            <w:r w:rsidRPr="00135D4B">
              <w:rPr>
                <w:color w:val="000000" w:themeColor="text1"/>
                <w:lang w:val="vi-VN"/>
              </w:rPr>
              <w:t> </w:t>
            </w:r>
            <w:r w:rsidRPr="00135D4B">
              <w:rPr>
                <w:b/>
                <w:bCs/>
                <w:i/>
                <w:iCs/>
                <w:color w:val="000000" w:themeColor="text1"/>
                <w:lang w:val="vi-VN"/>
              </w:rPr>
              <w:t>Nơi nhận:</w:t>
            </w:r>
            <w:r w:rsidRPr="00135D4B">
              <w:rPr>
                <w:b/>
                <w:bCs/>
                <w:i/>
                <w:iCs/>
                <w:color w:val="000000" w:themeColor="text1"/>
                <w:sz w:val="26"/>
                <w:szCs w:val="26"/>
                <w:lang w:val="vi-VN"/>
              </w:rPr>
              <w:br/>
            </w:r>
            <w:r w:rsidRPr="00135D4B">
              <w:rPr>
                <w:color w:val="000000" w:themeColor="text1"/>
                <w:sz w:val="22"/>
                <w:lang w:val="vi-VN"/>
              </w:rPr>
              <w:t xml:space="preserve">- Như Điều </w:t>
            </w:r>
            <w:r>
              <w:rPr>
                <w:color w:val="000000" w:themeColor="text1"/>
                <w:sz w:val="22"/>
              </w:rPr>
              <w:t>4</w:t>
            </w:r>
            <w:r w:rsidRPr="00135D4B">
              <w:rPr>
                <w:color w:val="000000" w:themeColor="text1"/>
                <w:sz w:val="22"/>
                <w:lang w:val="vi-VN"/>
              </w:rPr>
              <w:t>;</w:t>
            </w:r>
            <w:r w:rsidRPr="00135D4B">
              <w:rPr>
                <w:color w:val="000000" w:themeColor="text1"/>
                <w:sz w:val="22"/>
                <w:lang w:val="vi-VN"/>
              </w:rPr>
              <w:br/>
            </w:r>
            <w:r w:rsidRPr="00135D4B">
              <w:rPr>
                <w:color w:val="000000" w:themeColor="text1"/>
                <w:sz w:val="22"/>
                <w:lang w:val="vi-VN"/>
              </w:rPr>
              <w:t>- Lưu: ............</w:t>
            </w:r>
          </w:p>
        </w:tc>
        <w:tc>
          <w:tcPr>
            <w:tcW w:w="4830" w:type="dxa"/>
            <w:shd w:val="clear" w:color="auto" w:fill="FFFFFF"/>
            <w:tcMar>
              <w:top w:w="0" w:type="dxa"/>
              <w:left w:w="108" w:type="dxa"/>
              <w:bottom w:w="0" w:type="dxa"/>
              <w:right w:w="108" w:type="dxa"/>
            </w:tcMar>
            <w:hideMark/>
          </w:tcPr>
          <w:p w:rsidRPr="00135D4B" w:rsidR="00717C21" w:rsidP="00B33C03" w:rsidRDefault="00717C21" w14:paraId="3C43904D" w14:textId="77777777">
            <w:pPr>
              <w:ind w:firstLine="45"/>
              <w:jc w:val="center"/>
              <w:rPr>
                <w:b/>
                <w:iCs/>
                <w:color w:val="000000" w:themeColor="text1"/>
                <w:sz w:val="26"/>
                <w:szCs w:val="26"/>
                <w:lang w:val="vi-VN"/>
              </w:rPr>
            </w:pPr>
            <w:r w:rsidRPr="00135D4B">
              <w:rPr>
                <w:b/>
                <w:iCs/>
                <w:color w:val="000000" w:themeColor="text1"/>
                <w:sz w:val="26"/>
                <w:szCs w:val="26"/>
                <w:lang w:val="vi-VN"/>
              </w:rPr>
              <w:t xml:space="preserve">TM. ỦY BAN NHÂN DÂN </w:t>
            </w:r>
          </w:p>
          <w:p w:rsidRPr="00135D4B" w:rsidR="00717C21" w:rsidP="00B33C03" w:rsidRDefault="00717C21" w14:paraId="0703BDEE" w14:textId="77777777">
            <w:pPr>
              <w:ind w:firstLine="45"/>
              <w:jc w:val="center"/>
              <w:rPr>
                <w:b/>
                <w:iCs/>
                <w:color w:val="000000" w:themeColor="text1"/>
                <w:sz w:val="26"/>
                <w:szCs w:val="26"/>
                <w:lang w:val="vi-VN"/>
              </w:rPr>
            </w:pPr>
            <w:r w:rsidRPr="00135D4B">
              <w:rPr>
                <w:b/>
                <w:iCs/>
                <w:color w:val="000000" w:themeColor="text1"/>
                <w:sz w:val="26"/>
                <w:szCs w:val="26"/>
                <w:lang w:val="vi-VN"/>
              </w:rPr>
              <w:t>CHỦ TỊCH</w:t>
            </w:r>
          </w:p>
          <w:p w:rsidRPr="00135D4B" w:rsidR="00717C21" w:rsidP="00B33C03" w:rsidRDefault="00717C21" w14:paraId="359A12C7" w14:textId="77777777">
            <w:pPr>
              <w:ind w:firstLine="45"/>
              <w:jc w:val="center"/>
              <w:rPr>
                <w:color w:val="000000" w:themeColor="text1"/>
                <w:sz w:val="26"/>
                <w:szCs w:val="26"/>
                <w:lang w:val="vi-VN"/>
              </w:rPr>
            </w:pPr>
            <w:r w:rsidRPr="00135D4B">
              <w:rPr>
                <w:i/>
                <w:iCs/>
                <w:color w:val="000000" w:themeColor="text1"/>
                <w:sz w:val="26"/>
                <w:szCs w:val="26"/>
                <w:lang w:val="vi-VN"/>
              </w:rPr>
              <w:t>(Ký và ghi rõ họ tên, đóng dấu)</w:t>
            </w:r>
          </w:p>
        </w:tc>
      </w:tr>
    </w:tbl>
    <w:p w:rsidR="00717C21" w:rsidP="00717C21" w:rsidRDefault="00717C21" w14:paraId="0F688A0A" w14:textId="77777777">
      <w:pPr>
        <w:shd w:val="clear" w:color="auto" w:fill="FFFFFF"/>
        <w:spacing w:before="120" w:after="120"/>
        <w:ind w:firstLine="0"/>
        <w:rPr>
          <w:color w:val="000000" w:themeColor="text1"/>
          <w:sz w:val="26"/>
          <w:szCs w:val="26"/>
        </w:rPr>
      </w:pPr>
    </w:p>
    <w:p w:rsidR="00717C21" w:rsidP="00500B0B" w:rsidRDefault="00717C21" w14:paraId="20CF7DB3" w14:textId="77777777">
      <w:pPr>
        <w:ind w:firstLine="0"/>
      </w:pPr>
    </w:p>
    <w:sectPr w:rsidR="00717C21" w:rsidSect="00755A95">
      <w:footnotePr>
        <w:numRestart w:val="eachPage"/>
      </w:footnotePr>
      <w:type w:val="continuous"/>
      <w:pgSz w:w="11907" w:h="16840" w:orient="portrait"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6C81" w:rsidP="0071434F" w:rsidRDefault="009B6C81" w14:paraId="75A0E072" w14:textId="77777777">
      <w:r>
        <w:separator/>
      </w:r>
    </w:p>
  </w:endnote>
  <w:endnote w:type="continuationSeparator" w:id="0">
    <w:p w:rsidR="009B6C81" w:rsidP="0071434F" w:rsidRDefault="009B6C81" w14:paraId="2D80F8E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6C81" w:rsidP="0071434F" w:rsidRDefault="009B6C81" w14:paraId="6C723712" w14:textId="77777777">
      <w:r>
        <w:separator/>
      </w:r>
    </w:p>
  </w:footnote>
  <w:footnote w:type="continuationSeparator" w:id="0">
    <w:p w:rsidR="009B6C81" w:rsidP="0071434F" w:rsidRDefault="009B6C81" w14:paraId="409A9CEF" w14:textId="77777777">
      <w:r>
        <w:continuationSeparator/>
      </w:r>
    </w:p>
  </w:footnote>
  <w:footnote w:id="1">
    <w:p w:rsidRPr="00AA352D" w:rsidR="00016D65" w:rsidP="00016D65" w:rsidRDefault="00016D65" w14:paraId="4093C154" w14:textId="77777777">
      <w:pPr>
        <w:widowControl w:val="0"/>
        <w:spacing w:line="300" w:lineRule="exact"/>
        <w:ind w:firstLine="709"/>
        <w:rPr>
          <w:sz w:val="20"/>
          <w:szCs w:val="20"/>
        </w:rPr>
      </w:pPr>
      <w:r w:rsidRPr="00AA352D">
        <w:rPr>
          <w:rStyle w:val="FootnoteReference"/>
          <w:sz w:val="20"/>
          <w:szCs w:val="20"/>
        </w:rPr>
        <w:footnoteRef/>
      </w:r>
      <w:r w:rsidRPr="00AA352D">
        <w:rPr>
          <w:sz w:val="20"/>
          <w:szCs w:val="20"/>
          <w:lang w:val="vi-VN"/>
        </w:rPr>
        <w:t xml:space="preserve"> </w:t>
      </w:r>
      <w:r w:rsidRPr="00AA352D">
        <w:rPr>
          <w:color w:val="000000"/>
          <w:sz w:val="20"/>
          <w:szCs w:val="20"/>
          <w:lang w:val="vi-VN"/>
        </w:rPr>
        <w:t>Tên cơ quan, tổ chức chủ quản trực tiếp (nếu có)</w:t>
      </w:r>
      <w:r w:rsidRPr="00AA352D" w:rsidR="00AA352D">
        <w:rPr>
          <w:color w:val="000000"/>
          <w:sz w:val="20"/>
          <w:szCs w:val="20"/>
        </w:rPr>
        <w:t>.</w:t>
      </w:r>
    </w:p>
  </w:footnote>
  <w:footnote w:id="2">
    <w:p w:rsidRPr="00AA352D" w:rsidR="00016D65" w:rsidP="00016D65" w:rsidRDefault="00016D65" w14:paraId="7F6C8FD3" w14:textId="77777777">
      <w:pPr>
        <w:pStyle w:val="FootnoteText"/>
        <w:ind w:firstLine="709"/>
      </w:pPr>
      <w:r w:rsidRPr="00AA352D">
        <w:rPr>
          <w:rStyle w:val="FootnoteReference"/>
        </w:rPr>
        <w:footnoteRef/>
      </w:r>
      <w:r w:rsidRPr="00AA352D">
        <w:rPr>
          <w:lang w:val="vi-VN"/>
        </w:rPr>
        <w:t xml:space="preserve"> </w:t>
      </w:r>
      <w:r w:rsidRPr="00AA352D">
        <w:rPr>
          <w:color w:val="000000"/>
          <w:lang w:val="vi-VN"/>
        </w:rPr>
        <w:t>Tên cơ sở cai nghiện ma túy/cơ sở cung cấp dịch vụ cai nghiện ma túy tự nguyện</w:t>
      </w:r>
      <w:r w:rsidRPr="00AA352D" w:rsidR="00AA352D">
        <w:rPr>
          <w:color w:val="000000"/>
        </w:rPr>
        <w:t>.</w:t>
      </w:r>
    </w:p>
  </w:footnote>
  <w:footnote w:id="3">
    <w:p w:rsidRPr="00AA352D" w:rsidR="00016D65" w:rsidP="00016D65" w:rsidRDefault="00016D65" w14:paraId="02D68977" w14:textId="77777777">
      <w:pPr>
        <w:pStyle w:val="FootnoteText"/>
        <w:ind w:firstLine="709"/>
      </w:pPr>
      <w:r w:rsidRPr="00AA352D">
        <w:rPr>
          <w:rStyle w:val="FootnoteReference"/>
        </w:rPr>
        <w:footnoteRef/>
      </w:r>
      <w:r w:rsidRPr="00AA352D">
        <w:rPr>
          <w:lang w:val="vi-VN"/>
        </w:rPr>
        <w:t xml:space="preserve"> </w:t>
      </w:r>
      <w:r w:rsidRPr="00AA352D">
        <w:rPr>
          <w:lang w:val="vi-VN"/>
        </w:rPr>
        <w:t>Địa danh</w:t>
      </w:r>
      <w:r w:rsidRPr="00AA352D" w:rsidR="00AA352D">
        <w:t>.</w:t>
      </w:r>
    </w:p>
  </w:footnote>
  <w:footnote w:id="4">
    <w:p w:rsidR="00095DB9" w:rsidRDefault="00095DB9" w14:paraId="7B645EC9" w14:textId="77777777">
      <w:pPr>
        <w:pStyle w:val="FootnoteText"/>
      </w:pPr>
      <w:r w:rsidRPr="00AA352D">
        <w:rPr>
          <w:rStyle w:val="FootnoteReference"/>
        </w:rPr>
        <w:footnoteRef/>
      </w:r>
      <w:r w:rsidRPr="00AA352D">
        <w:t xml:space="preserve"> Công an tỉnh, thành phố nơi cơ sở cai nghiện ma túy đăng ký</w:t>
      </w:r>
      <w:r w:rsidRPr="00AA352D" w:rsidR="00AA352D">
        <w:t>.</w:t>
      </w:r>
    </w:p>
  </w:footnote>
  <w:footnote w:id="5">
    <w:p w:rsidRPr="00AA352D" w:rsidR="00E81B15" w:rsidRDefault="00E81B15" w14:paraId="54954CF1" w14:textId="77777777">
      <w:pPr>
        <w:pStyle w:val="FootnoteText"/>
      </w:pPr>
      <w:r w:rsidRPr="00AA352D">
        <w:rPr>
          <w:rStyle w:val="FootnoteReference"/>
        </w:rPr>
        <w:footnoteRef/>
      </w:r>
      <w:r w:rsidRPr="00AA352D">
        <w:t xml:space="preserve"> Ghi tên cơ quan, tổ chức chủ quản.</w:t>
      </w:r>
    </w:p>
  </w:footnote>
  <w:footnote w:id="6">
    <w:p w:rsidRPr="00AA352D" w:rsidR="00E81B15" w:rsidRDefault="00E81B15" w14:paraId="7EB59722" w14:textId="77777777">
      <w:pPr>
        <w:pStyle w:val="FootnoteText"/>
      </w:pPr>
      <w:r w:rsidRPr="00AA352D">
        <w:rPr>
          <w:rStyle w:val="FootnoteReference"/>
        </w:rPr>
        <w:footnoteRef/>
      </w:r>
      <w:r w:rsidRPr="00AA352D">
        <w:t xml:space="preserve"> Tên cơ sở cai nghiện ma túy tư nhân</w:t>
      </w:r>
      <w:r w:rsidR="00AA352D">
        <w:t>.</w:t>
      </w:r>
    </w:p>
  </w:footnote>
  <w:footnote w:id="7">
    <w:p w:rsidRPr="00AA352D" w:rsidR="00E81B15" w:rsidRDefault="00E81B15" w14:paraId="1773EE89" w14:textId="77777777">
      <w:pPr>
        <w:pStyle w:val="FootnoteText"/>
      </w:pPr>
      <w:r w:rsidRPr="00AA352D">
        <w:rPr>
          <w:rStyle w:val="FootnoteReference"/>
        </w:rPr>
        <w:footnoteRef/>
      </w:r>
      <w:r w:rsidRPr="00AA352D">
        <w:t xml:space="preserve"> Địa danh</w:t>
      </w:r>
      <w:r w:rsidR="00AA352D">
        <w:t>.</w:t>
      </w:r>
    </w:p>
  </w:footnote>
  <w:footnote w:id="8">
    <w:p w:rsidR="00E81B15" w:rsidP="00E81B15" w:rsidRDefault="00E81B15" w14:paraId="5592C8EC" w14:textId="77777777">
      <w:pPr>
        <w:pStyle w:val="FootnoteText"/>
      </w:pPr>
      <w:r w:rsidRPr="00AA352D">
        <w:rPr>
          <w:rStyle w:val="FootnoteReference"/>
        </w:rPr>
        <w:footnoteRef/>
      </w:r>
      <w:r w:rsidRPr="00AA352D">
        <w:t xml:space="preserve"> </w:t>
      </w:r>
      <w:r w:rsidRPr="00AA352D" w:rsidR="00662E66">
        <w:t>Tên tỉnh/thành phố</w:t>
      </w:r>
      <w:r w:rsidR="00AA352D">
        <w:t>.</w:t>
      </w:r>
    </w:p>
  </w:footnote>
  <w:footnote w:id="9">
    <w:p w:rsidRPr="00AA352D" w:rsidR="00823408" w:rsidP="00CB4BC9" w:rsidRDefault="00823408" w14:paraId="7B32E6B0" w14:textId="77777777">
      <w:pPr>
        <w:widowControl w:val="0"/>
        <w:spacing w:line="300" w:lineRule="exact"/>
        <w:ind w:firstLine="709"/>
        <w:rPr>
          <w:sz w:val="22"/>
        </w:rPr>
      </w:pPr>
      <w:r w:rsidRPr="00F975CB">
        <w:rPr>
          <w:rStyle w:val="FootnoteReference"/>
          <w:sz w:val="22"/>
          <w:szCs w:val="22"/>
        </w:rPr>
        <w:footnoteRef/>
      </w:r>
      <w:r w:rsidRPr="00D303D1">
        <w:rPr>
          <w:sz w:val="22"/>
          <w:szCs w:val="22"/>
          <w:lang w:val="vi-VN"/>
        </w:rPr>
        <w:t xml:space="preserve"> </w:t>
      </w:r>
      <w:r w:rsidRPr="00D303D1">
        <w:rPr>
          <w:color w:val="000000"/>
          <w:sz w:val="22"/>
          <w:lang w:val="vi-VN"/>
        </w:rPr>
        <w:t>Tên cơ quan, tổ chức chủ quản trực tiếp (nếu có)</w:t>
      </w:r>
      <w:r w:rsidR="00AA352D">
        <w:rPr>
          <w:color w:val="000000"/>
          <w:sz w:val="22"/>
        </w:rPr>
        <w:t>.</w:t>
      </w:r>
    </w:p>
  </w:footnote>
  <w:footnote w:id="10">
    <w:p w:rsidRPr="00AA352D" w:rsidR="00823408" w:rsidP="00CB4BC9" w:rsidRDefault="00823408" w14:paraId="6AC8EFC9" w14:textId="77777777">
      <w:pPr>
        <w:widowControl w:val="0"/>
        <w:spacing w:line="300" w:lineRule="exact"/>
        <w:ind w:firstLine="709"/>
        <w:rPr>
          <w:sz w:val="22"/>
        </w:rPr>
      </w:pPr>
      <w:r>
        <w:rPr>
          <w:sz w:val="22"/>
          <w:szCs w:val="22"/>
          <w:vertAlign w:val="superscript"/>
        </w:rPr>
        <w:t>2</w:t>
      </w:r>
      <w:r w:rsidRPr="00D303D1">
        <w:rPr>
          <w:sz w:val="22"/>
          <w:szCs w:val="22"/>
          <w:lang w:val="vi-VN"/>
        </w:rPr>
        <w:t xml:space="preserve"> </w:t>
      </w:r>
      <w:r w:rsidRPr="00D303D1">
        <w:rPr>
          <w:color w:val="000000"/>
          <w:sz w:val="22"/>
          <w:lang w:val="vi-VN"/>
        </w:rPr>
        <w:t xml:space="preserve">Tên </w:t>
      </w:r>
      <w:r w:rsidR="00AA352D">
        <w:rPr>
          <w:color w:val="000000"/>
          <w:sz w:val="22"/>
        </w:rPr>
        <w:t>cơ sở cai nghiện ma túy.</w:t>
      </w:r>
    </w:p>
    <w:p w:rsidRPr="00AA352D" w:rsidR="00823408" w:rsidP="00CB4BC9" w:rsidRDefault="00823408" w14:paraId="39A3E9FB" w14:textId="77777777">
      <w:pPr>
        <w:pStyle w:val="FootnoteText"/>
        <w:ind w:firstLine="709"/>
        <w:rPr>
          <w:sz w:val="24"/>
          <w:szCs w:val="24"/>
        </w:rPr>
      </w:pPr>
    </w:p>
  </w:footnote>
  <w:footnote w:id="11">
    <w:p w:rsidRPr="00AA352D" w:rsidR="00823408" w:rsidP="00C53290" w:rsidRDefault="00823408" w14:paraId="605414AE" w14:textId="77777777">
      <w:pPr>
        <w:pStyle w:val="FootnoteText"/>
      </w:pPr>
      <w:r w:rsidRPr="00AA352D">
        <w:rPr>
          <w:rStyle w:val="FootnoteReference"/>
        </w:rPr>
        <w:footnoteRef/>
      </w:r>
      <w:r w:rsidRPr="00AA352D">
        <w:rPr>
          <w:lang w:val="vi-VN"/>
        </w:rPr>
        <w:t xml:space="preserve"> </w:t>
      </w:r>
      <w:r w:rsidRPr="00AA352D">
        <w:rPr>
          <w:lang w:val="vi-VN"/>
        </w:rPr>
        <w:t>Địa danh</w:t>
      </w:r>
      <w:r w:rsidRPr="00AA352D" w:rsidR="00AA352D">
        <w:t>.</w:t>
      </w:r>
    </w:p>
  </w:footnote>
  <w:footnote w:id="12">
    <w:p w:rsidRPr="00AA352D" w:rsidR="00823408" w:rsidRDefault="00823408" w14:paraId="14AA3087" w14:textId="77777777">
      <w:pPr>
        <w:pStyle w:val="FootnoteText"/>
      </w:pPr>
      <w:r w:rsidRPr="00AA352D">
        <w:rPr>
          <w:rStyle w:val="FootnoteReference"/>
        </w:rPr>
        <w:footnoteRef/>
      </w:r>
      <w:r w:rsidRPr="00AA352D">
        <w:rPr>
          <w:lang w:val="vi-VN"/>
        </w:rPr>
        <w:t xml:space="preserve"> </w:t>
      </w:r>
      <w:r w:rsidRPr="00AA352D">
        <w:rPr>
          <w:lang w:val="vi-VN"/>
        </w:rPr>
        <w:t>Xác nhận của cơ quan chủ quản hoặc UBND cấp xã nơi cư trú</w:t>
      </w:r>
      <w:r w:rsidRPr="00AA352D" w:rsidR="00AA352D">
        <w:t>.</w:t>
      </w:r>
    </w:p>
  </w:footnote>
  <w:footnote w:id="13">
    <w:p w:rsidRPr="00AA352D" w:rsidR="008B1AB9" w:rsidRDefault="008B1AB9" w14:paraId="6014724C" w14:textId="77777777">
      <w:pPr>
        <w:pStyle w:val="FootnoteText"/>
      </w:pPr>
      <w:r w:rsidRPr="00AA352D">
        <w:rPr>
          <w:rStyle w:val="FootnoteReference"/>
        </w:rPr>
        <w:footnoteRef/>
      </w:r>
      <w:r w:rsidRPr="00AA352D">
        <w:t xml:space="preserve"> Tỉnh, thành phố</w:t>
      </w:r>
      <w:r w:rsidR="00AA352D">
        <w:t>.</w:t>
      </w:r>
    </w:p>
  </w:footnote>
  <w:footnote w:id="14">
    <w:p w:rsidRPr="00AA352D" w:rsidR="00823408" w:rsidP="00ED4D45" w:rsidRDefault="00823408" w14:paraId="0B71C3DA" w14:textId="77777777">
      <w:pPr>
        <w:pStyle w:val="FootnoteText"/>
        <w:ind w:firstLine="709"/>
      </w:pPr>
      <w:r w:rsidRPr="00AA352D">
        <w:rPr>
          <w:rStyle w:val="FootnoteReference"/>
        </w:rPr>
        <w:footnoteRef/>
      </w:r>
      <w:r w:rsidRPr="00AA352D">
        <w:rPr>
          <w:lang w:val="vi-VN"/>
        </w:rPr>
        <w:t xml:space="preserve"> </w:t>
      </w:r>
      <w:r w:rsidRPr="00AA352D">
        <w:rPr>
          <w:lang w:val="vi-VN"/>
        </w:rPr>
        <w:t>Địa danh</w:t>
      </w:r>
      <w:r w:rsidR="00AA352D">
        <w:t>.</w:t>
      </w:r>
    </w:p>
  </w:footnote>
  <w:footnote w:id="15">
    <w:p w:rsidRPr="00AA352D" w:rsidR="00823408" w:rsidP="00ED4D45" w:rsidRDefault="00823408" w14:paraId="26732770" w14:textId="77777777">
      <w:pPr>
        <w:pStyle w:val="FootnoteText"/>
        <w:ind w:firstLine="709"/>
      </w:pPr>
      <w:r w:rsidRPr="00AA352D">
        <w:rPr>
          <w:rStyle w:val="FootnoteReference"/>
        </w:rPr>
        <w:footnoteRef/>
      </w:r>
      <w:r w:rsidRPr="00AA352D">
        <w:rPr>
          <w:lang w:val="vi-VN"/>
        </w:rPr>
        <w:t xml:space="preserve"> </w:t>
      </w:r>
      <w:r w:rsidRPr="00AA352D">
        <w:rPr>
          <w:lang w:val="vi-VN"/>
        </w:rPr>
        <w:t>Ghi rõ tên cơ sở cai nghiện ma túy</w:t>
      </w:r>
      <w:r w:rsidR="00AA352D">
        <w:t>.</w:t>
      </w:r>
    </w:p>
  </w:footnote>
  <w:footnote w:id="16">
    <w:p w:rsidRPr="00AA352D" w:rsidR="00823408" w:rsidP="00ED4D45" w:rsidRDefault="00823408" w14:paraId="2ABCB1BB" w14:textId="77777777">
      <w:pPr>
        <w:pStyle w:val="FootnoteText"/>
        <w:ind w:firstLine="709"/>
      </w:pPr>
      <w:r w:rsidRPr="00AA352D">
        <w:rPr>
          <w:rStyle w:val="FootnoteReference"/>
        </w:rPr>
        <w:footnoteRef/>
      </w:r>
      <w:r w:rsidRPr="00AA352D">
        <w:rPr>
          <w:lang w:val="vi-VN"/>
        </w:rPr>
        <w:t xml:space="preserve"> </w:t>
      </w:r>
      <w:r w:rsidRPr="00AA352D">
        <w:rPr>
          <w:lang w:val="vi-VN"/>
        </w:rPr>
        <w:t>Ghi loại hình tổ chức cơ sở theo giấy phép, đăng ký thành lập (doanh nghiệp, cơ sở khác...)</w:t>
      </w:r>
      <w:r w:rsidR="00AA352D">
        <w:t>.</w:t>
      </w:r>
    </w:p>
  </w:footnote>
  <w:footnote w:id="17">
    <w:p w:rsidRPr="00AA352D" w:rsidR="00823408" w:rsidP="00ED4D45" w:rsidRDefault="00823408" w14:paraId="23FB15B2" w14:textId="77777777">
      <w:pPr>
        <w:pStyle w:val="FootnoteText"/>
        <w:ind w:firstLine="709"/>
      </w:pPr>
      <w:r w:rsidRPr="00AA352D">
        <w:rPr>
          <w:rStyle w:val="FootnoteReference"/>
        </w:rPr>
        <w:footnoteRef/>
      </w:r>
      <w:r w:rsidRPr="00AA352D">
        <w:rPr>
          <w:lang w:val="vi-VN"/>
        </w:rPr>
        <w:t xml:space="preserve"> </w:t>
      </w:r>
      <w:r w:rsidRPr="00AA352D">
        <w:rPr>
          <w:lang w:val="vi-VN"/>
        </w:rPr>
        <w:t>Ghi rõ ngày, tháng, năm thời điểm bắt đầu, kết thúc (nếu có)</w:t>
      </w:r>
      <w:r w:rsidR="00AA352D">
        <w:t>.</w:t>
      </w:r>
    </w:p>
  </w:footnote>
  <w:footnote w:id="18">
    <w:p w:rsidRPr="00AA352D" w:rsidR="00823408" w:rsidP="00ED4D45" w:rsidRDefault="00823408" w14:paraId="727C216E" w14:textId="77777777">
      <w:pPr>
        <w:widowControl w:val="0"/>
        <w:spacing w:line="300" w:lineRule="exact"/>
        <w:ind w:firstLine="709"/>
        <w:rPr>
          <w:sz w:val="20"/>
          <w:szCs w:val="20"/>
        </w:rPr>
      </w:pPr>
      <w:r w:rsidRPr="00AA352D">
        <w:rPr>
          <w:rStyle w:val="FootnoteReference"/>
          <w:sz w:val="20"/>
          <w:szCs w:val="20"/>
        </w:rPr>
        <w:footnoteRef/>
      </w:r>
      <w:r w:rsidRPr="00AA352D">
        <w:rPr>
          <w:sz w:val="20"/>
          <w:szCs w:val="20"/>
          <w:lang w:val="vi-VN"/>
        </w:rPr>
        <w:t xml:space="preserve"> </w:t>
      </w:r>
      <w:r w:rsidRPr="00AA352D">
        <w:rPr>
          <w:color w:val="000000"/>
          <w:sz w:val="20"/>
          <w:szCs w:val="20"/>
          <w:lang w:val="vi-VN"/>
        </w:rPr>
        <w:t>Tên cơ quan, tổ chức chủ quản trực tiếp (nếu có)</w:t>
      </w:r>
      <w:r w:rsidRPr="00AA352D" w:rsidR="00AA352D">
        <w:rPr>
          <w:color w:val="000000"/>
          <w:sz w:val="20"/>
          <w:szCs w:val="20"/>
        </w:rPr>
        <w:t>.</w:t>
      </w:r>
    </w:p>
  </w:footnote>
  <w:footnote w:id="19">
    <w:p w:rsidRPr="00AA352D" w:rsidR="00823408" w:rsidP="00ED4D45" w:rsidRDefault="00823408" w14:paraId="1F1B7C03" w14:textId="77777777">
      <w:pPr>
        <w:pStyle w:val="FootnoteText"/>
        <w:ind w:firstLine="709"/>
      </w:pPr>
      <w:r w:rsidRPr="00AA352D">
        <w:rPr>
          <w:rStyle w:val="FootnoteReference"/>
        </w:rPr>
        <w:footnoteRef/>
      </w:r>
      <w:r w:rsidRPr="00AA352D">
        <w:rPr>
          <w:lang w:val="vi-VN"/>
        </w:rPr>
        <w:t xml:space="preserve"> </w:t>
      </w:r>
      <w:r w:rsidRPr="00AA352D">
        <w:rPr>
          <w:color w:val="000000"/>
          <w:lang w:val="vi-VN"/>
        </w:rPr>
        <w:t>Tên cơ sở cai nghiện ma túy/cơ sở cung cấp dịch vụ cai nghiện ma túy tự nguyện</w:t>
      </w:r>
      <w:r w:rsidRPr="00AA352D" w:rsidR="00AA352D">
        <w:rPr>
          <w:color w:val="000000"/>
        </w:rPr>
        <w:t>.</w:t>
      </w:r>
    </w:p>
  </w:footnote>
  <w:footnote w:id="20">
    <w:p w:rsidRPr="00AA352D" w:rsidR="00823408" w:rsidP="00ED4D45" w:rsidRDefault="00823408" w14:paraId="7C714D16" w14:textId="77777777">
      <w:pPr>
        <w:pStyle w:val="FootnoteText"/>
        <w:ind w:firstLine="709"/>
        <w:rPr>
          <w:szCs w:val="22"/>
        </w:rPr>
      </w:pPr>
      <w:r w:rsidRPr="00AA352D">
        <w:rPr>
          <w:rStyle w:val="FootnoteReference"/>
        </w:rPr>
        <w:footnoteRef/>
      </w:r>
      <w:r w:rsidRPr="00AA352D">
        <w:rPr>
          <w:lang w:val="vi-VN"/>
        </w:rPr>
        <w:t xml:space="preserve"> </w:t>
      </w:r>
      <w:r w:rsidRPr="00AA352D">
        <w:rPr>
          <w:lang w:val="vi-VN"/>
        </w:rPr>
        <w:t>Địa danh</w:t>
      </w:r>
      <w:r w:rsidRPr="00AA352D" w:rsidR="00AA352D">
        <w:t>.</w:t>
      </w:r>
    </w:p>
  </w:footnote>
  <w:footnote w:id="21">
    <w:p w:rsidRPr="00AA352D" w:rsidR="00CF2DE2" w:rsidP="00CF2DE2" w:rsidRDefault="00CF2DE2" w14:paraId="21A74892" w14:textId="77777777">
      <w:pPr>
        <w:pStyle w:val="FootnoteText"/>
      </w:pPr>
      <w:r w:rsidRPr="00AA352D">
        <w:rPr>
          <w:rStyle w:val="FootnoteReference"/>
        </w:rPr>
        <w:footnoteRef/>
      </w:r>
      <w:r w:rsidRPr="00AA352D">
        <w:t xml:space="preserve"> Tên Công an </w:t>
      </w:r>
      <w:r w:rsidRPr="00AA352D" w:rsidR="00C45657">
        <w:t>cấp trên</w:t>
      </w:r>
      <w:r w:rsidRPr="00AA352D" w:rsidR="00AA352D">
        <w:t>.</w:t>
      </w:r>
    </w:p>
  </w:footnote>
  <w:footnote w:id="22">
    <w:p w:rsidRPr="00AA352D" w:rsidR="00CF2DE2" w:rsidP="00CF2DE2" w:rsidRDefault="00CF2DE2" w14:paraId="2997BB05" w14:textId="77777777">
      <w:pPr>
        <w:pStyle w:val="FootnoteText"/>
      </w:pPr>
      <w:r w:rsidRPr="00AA352D">
        <w:rPr>
          <w:rStyle w:val="FootnoteReference"/>
        </w:rPr>
        <w:footnoteRef/>
      </w:r>
      <w:r w:rsidRPr="00AA352D">
        <w:t xml:space="preserve"> Tên Công an </w:t>
      </w:r>
      <w:r w:rsidRPr="00AA352D" w:rsidR="00C45657">
        <w:t>lập biên bản</w:t>
      </w:r>
      <w:r w:rsidRPr="00AA352D" w:rsidR="00AA352D">
        <w:t>.</w:t>
      </w:r>
    </w:p>
  </w:footnote>
  <w:footnote w:id="23">
    <w:p w:rsidRPr="00AA352D" w:rsidR="00823408" w:rsidP="001F0806" w:rsidRDefault="00823408" w14:paraId="3CEE6836" w14:textId="77777777">
      <w:pPr>
        <w:pStyle w:val="FootnoteText"/>
        <w:ind w:firstLine="709"/>
      </w:pPr>
      <w:r w:rsidRPr="00AA352D">
        <w:rPr>
          <w:rStyle w:val="FootnoteReference"/>
        </w:rPr>
        <w:footnoteRef/>
      </w:r>
      <w:r w:rsidRPr="00AA352D">
        <w:rPr>
          <w:lang w:val="vi-VN"/>
        </w:rPr>
        <w:t xml:space="preserve"> </w:t>
      </w:r>
      <w:r w:rsidRPr="00AA352D">
        <w:rPr>
          <w:lang w:val="vi-VN"/>
        </w:rPr>
        <w:t>Ghi rõ địa danh xã</w:t>
      </w:r>
      <w:r w:rsidRPr="00AA352D" w:rsidR="006046A7">
        <w:t>/phường/đặc khu</w:t>
      </w:r>
      <w:r w:rsidRPr="00AA352D">
        <w:rPr>
          <w:lang w:val="vi-VN"/>
        </w:rPr>
        <w:t>, tỉnh</w:t>
      </w:r>
      <w:r w:rsidRPr="00AA352D" w:rsidR="00AA352D">
        <w:t>.</w:t>
      </w:r>
    </w:p>
  </w:footnote>
  <w:footnote w:id="24">
    <w:p w:rsidRPr="00AA352D" w:rsidR="00823408" w:rsidP="001F0806" w:rsidRDefault="00823408" w14:paraId="2120BEB4" w14:textId="77777777">
      <w:pPr>
        <w:pStyle w:val="FootnoteText"/>
        <w:ind w:firstLine="709"/>
      </w:pPr>
      <w:r w:rsidRPr="00AA352D">
        <w:rPr>
          <w:rStyle w:val="FootnoteReference"/>
        </w:rPr>
        <w:footnoteRef/>
      </w:r>
      <w:r w:rsidRPr="00AA352D">
        <w:rPr>
          <w:lang w:val="vi-VN"/>
        </w:rPr>
        <w:t xml:space="preserve"> </w:t>
      </w:r>
      <w:r w:rsidRPr="00AA352D">
        <w:rPr>
          <w:lang w:val="vi-VN"/>
        </w:rPr>
        <w:t>Họ, tên người lập biên bản</w:t>
      </w:r>
      <w:r w:rsidRPr="00AA352D" w:rsidR="00AA352D">
        <w:t>.</w:t>
      </w:r>
    </w:p>
  </w:footnote>
  <w:footnote w:id="25">
    <w:p w:rsidRPr="00AA352D" w:rsidR="00823408" w:rsidP="001F0806" w:rsidRDefault="00823408" w14:paraId="0040C621" w14:textId="77777777">
      <w:pPr>
        <w:pStyle w:val="FootnoteText"/>
        <w:ind w:firstLine="709"/>
      </w:pPr>
      <w:r w:rsidRPr="00AA352D">
        <w:rPr>
          <w:rStyle w:val="FootnoteReference"/>
        </w:rPr>
        <w:footnoteRef/>
      </w:r>
      <w:r w:rsidRPr="00AA352D">
        <w:rPr>
          <w:lang w:val="vi-VN"/>
        </w:rPr>
        <w:t xml:space="preserve"> </w:t>
      </w:r>
      <w:r w:rsidRPr="00AA352D">
        <w:rPr>
          <w:lang w:val="vi-VN"/>
        </w:rPr>
        <w:t>Ghi rõ họ tên, nghề nghiệp của người chứng kiến</w:t>
      </w:r>
      <w:r w:rsidRPr="00AA352D" w:rsidR="00AA352D">
        <w:t>.</w:t>
      </w:r>
    </w:p>
  </w:footnote>
  <w:footnote w:id="26">
    <w:p w:rsidRPr="00B52B22" w:rsidR="00823408" w:rsidP="001F0806" w:rsidRDefault="00823408" w14:paraId="4FFD7F15" w14:textId="77777777">
      <w:pPr>
        <w:pStyle w:val="FootnoteText"/>
        <w:ind w:firstLine="709"/>
        <w:rPr>
          <w:lang w:val="vi-VN"/>
        </w:rPr>
      </w:pPr>
      <w:r w:rsidRPr="00AA352D">
        <w:rPr>
          <w:rStyle w:val="FootnoteReference"/>
        </w:rPr>
        <w:footnoteRef/>
      </w:r>
      <w:r w:rsidRPr="00AA352D">
        <w:rPr>
          <w:lang w:val="vi-VN"/>
        </w:rPr>
        <w:t xml:space="preserve"> </w:t>
      </w:r>
      <w:r w:rsidRPr="00AA352D">
        <w:rPr>
          <w:lang w:val="vi-VN"/>
        </w:rPr>
        <w:t>Ghi cụ thể hành vi vi phạm</w:t>
      </w:r>
      <w:r w:rsidRPr="00AA352D" w:rsidR="00C45657">
        <w:t>.</w:t>
      </w:r>
      <w:r w:rsidRPr="00F975CB">
        <w:rPr>
          <w:sz w:val="22"/>
          <w:lang w:val="vi-VN"/>
        </w:rPr>
        <w:t xml:space="preserve"> </w:t>
      </w:r>
    </w:p>
  </w:footnote>
  <w:footnote w:id="27">
    <w:p w:rsidRPr="002D02CF" w:rsidR="00DD378D" w:rsidRDefault="00DD378D" w14:paraId="4B013114" w14:textId="77777777">
      <w:pPr>
        <w:pStyle w:val="FootnoteText"/>
      </w:pPr>
      <w:r w:rsidRPr="002D02CF">
        <w:rPr>
          <w:rStyle w:val="FootnoteReference"/>
        </w:rPr>
        <w:footnoteRef/>
      </w:r>
      <w:r w:rsidRPr="002D02CF">
        <w:t xml:space="preserve"> Tỉnh, thành phố</w:t>
      </w:r>
      <w:r w:rsidRPr="002D02CF" w:rsidR="002D02CF">
        <w:t>.</w:t>
      </w:r>
    </w:p>
  </w:footnote>
  <w:footnote w:id="28">
    <w:p w:rsidRPr="002D02CF" w:rsidR="00823408" w:rsidP="001F0806" w:rsidRDefault="00823408" w14:paraId="07C4BC70" w14:textId="77777777">
      <w:pPr>
        <w:pStyle w:val="FootnoteText"/>
        <w:ind w:firstLine="709"/>
      </w:pPr>
      <w:r w:rsidRPr="002D02CF">
        <w:rPr>
          <w:rStyle w:val="FootnoteReference"/>
        </w:rPr>
        <w:footnoteRef/>
      </w:r>
      <w:r w:rsidRPr="002D02CF">
        <w:rPr>
          <w:lang w:val="vi-VN"/>
        </w:rPr>
        <w:t xml:space="preserve"> </w:t>
      </w:r>
      <w:r w:rsidRPr="002D02CF">
        <w:rPr>
          <w:lang w:val="vi-VN"/>
        </w:rPr>
        <w:t>Địa danh</w:t>
      </w:r>
      <w:r w:rsidRPr="002D02CF" w:rsidR="002D02CF">
        <w:t>.</w:t>
      </w:r>
    </w:p>
  </w:footnote>
  <w:footnote w:id="29">
    <w:p w:rsidRPr="002D02CF" w:rsidR="00823408" w:rsidP="001F0806" w:rsidRDefault="00823408" w14:paraId="217DC4F2" w14:textId="77777777">
      <w:pPr>
        <w:pStyle w:val="FootnoteText"/>
        <w:ind w:firstLine="709"/>
      </w:pPr>
      <w:r w:rsidRPr="002D02CF">
        <w:rPr>
          <w:rStyle w:val="FootnoteReference"/>
        </w:rPr>
        <w:footnoteRef/>
      </w:r>
      <w:r w:rsidRPr="002D02CF">
        <w:rPr>
          <w:lang w:val="vi-VN"/>
        </w:rPr>
        <w:t xml:space="preserve"> </w:t>
      </w:r>
      <w:r w:rsidRPr="002D02CF">
        <w:rPr>
          <w:lang w:val="vi-VN"/>
        </w:rPr>
        <w:t>Ghi rõ tên cơ sở cai nghiện ma túy</w:t>
      </w:r>
      <w:r w:rsidRPr="002D02CF" w:rsidR="002D02CF">
        <w:t>.</w:t>
      </w:r>
    </w:p>
  </w:footnote>
  <w:footnote w:id="30">
    <w:p w:rsidRPr="00D303D1" w:rsidR="00823408" w:rsidP="001F0806" w:rsidRDefault="00823408" w14:paraId="70F92A7D" w14:textId="77777777">
      <w:pPr>
        <w:pStyle w:val="FootnoteText"/>
        <w:ind w:firstLine="709"/>
        <w:rPr>
          <w:lang w:val="vi-VN"/>
        </w:rPr>
      </w:pPr>
      <w:r w:rsidRPr="002D02CF">
        <w:rPr>
          <w:rStyle w:val="FootnoteReference"/>
        </w:rPr>
        <w:footnoteRef/>
      </w:r>
      <w:r w:rsidRPr="002D02CF">
        <w:rPr>
          <w:lang w:val="vi-VN"/>
        </w:rPr>
        <w:t xml:space="preserve"> </w:t>
      </w:r>
      <w:r w:rsidRPr="002D02CF">
        <w:rPr>
          <w:lang w:val="vi-VN"/>
        </w:rPr>
        <w:t>Ghi rõ lý do đình chỉ theo quy định của Nghị định số .../202</w:t>
      </w:r>
      <w:r w:rsidRPr="002D02CF" w:rsidR="006046A7">
        <w:t>6</w:t>
      </w:r>
      <w:r w:rsidRPr="002D02CF">
        <w:rPr>
          <w:lang w:val="vi-VN"/>
        </w:rPr>
        <w:t>/NĐ-CP ngày .....</w:t>
      </w:r>
    </w:p>
  </w:footnote>
  <w:footnote w:id="31">
    <w:p w:rsidRPr="006F3444" w:rsidR="00823408" w:rsidP="006F3444" w:rsidRDefault="00823408" w14:paraId="21DFEE8E" w14:textId="77777777">
      <w:pPr>
        <w:widowControl w:val="0"/>
        <w:spacing w:line="300" w:lineRule="exact"/>
        <w:ind w:firstLine="709"/>
        <w:rPr>
          <w:sz w:val="20"/>
          <w:szCs w:val="20"/>
        </w:rPr>
      </w:pPr>
      <w:r w:rsidRPr="006F3444">
        <w:rPr>
          <w:rStyle w:val="FootnoteReference"/>
          <w:sz w:val="20"/>
          <w:szCs w:val="20"/>
        </w:rPr>
        <w:footnoteRef/>
      </w:r>
      <w:r w:rsidRPr="006F3444">
        <w:rPr>
          <w:sz w:val="20"/>
          <w:szCs w:val="20"/>
          <w:lang w:val="vi-VN"/>
        </w:rPr>
        <w:t xml:space="preserve"> </w:t>
      </w:r>
      <w:r w:rsidRPr="006F3444">
        <w:rPr>
          <w:color w:val="000000"/>
          <w:sz w:val="20"/>
          <w:szCs w:val="20"/>
          <w:lang w:val="vi-VN"/>
        </w:rPr>
        <w:t>Tên cơ quan, tổ chức chủ quản trực tiếp (nếu có)</w:t>
      </w:r>
      <w:r w:rsidRPr="006F3444" w:rsidR="006F3444">
        <w:rPr>
          <w:color w:val="000000"/>
          <w:sz w:val="20"/>
          <w:szCs w:val="20"/>
        </w:rPr>
        <w:t>.</w:t>
      </w:r>
    </w:p>
  </w:footnote>
  <w:footnote w:id="32">
    <w:p w:rsidRPr="006F3444" w:rsidR="00823408" w:rsidP="006F3444" w:rsidRDefault="00823408" w14:paraId="26CF7BDA" w14:textId="77777777">
      <w:pPr>
        <w:pStyle w:val="FootnoteText"/>
        <w:ind w:firstLine="709"/>
      </w:pPr>
      <w:r w:rsidRPr="006F3444">
        <w:rPr>
          <w:rStyle w:val="FootnoteReference"/>
        </w:rPr>
        <w:footnoteRef/>
      </w:r>
      <w:r w:rsidRPr="006F3444">
        <w:rPr>
          <w:lang w:val="vi-VN"/>
        </w:rPr>
        <w:t xml:space="preserve"> </w:t>
      </w:r>
      <w:r w:rsidRPr="006F3444">
        <w:rPr>
          <w:color w:val="000000"/>
          <w:lang w:val="vi-VN"/>
        </w:rPr>
        <w:t>Tên cơ sở cai nghiện ma túy/cơ sở cung cấp dịch vụ cai nghiện ma túy tự nguyện</w:t>
      </w:r>
      <w:r w:rsidRPr="006F3444" w:rsidR="006F3444">
        <w:rPr>
          <w:color w:val="000000"/>
        </w:rPr>
        <w:t>.</w:t>
      </w:r>
    </w:p>
  </w:footnote>
  <w:footnote w:id="33">
    <w:p w:rsidRPr="006F3444" w:rsidR="00823408" w:rsidP="006F3444" w:rsidRDefault="00823408" w14:paraId="00CF31DE" w14:textId="77777777">
      <w:pPr>
        <w:pStyle w:val="FootnoteText"/>
        <w:ind w:firstLine="709"/>
      </w:pPr>
      <w:r w:rsidRPr="006F3444">
        <w:rPr>
          <w:rStyle w:val="FootnoteReference"/>
        </w:rPr>
        <w:footnoteRef/>
      </w:r>
      <w:r w:rsidRPr="006F3444">
        <w:rPr>
          <w:lang w:val="vi-VN"/>
        </w:rPr>
        <w:t xml:space="preserve"> </w:t>
      </w:r>
      <w:r w:rsidRPr="006F3444">
        <w:rPr>
          <w:lang w:val="vi-VN"/>
        </w:rPr>
        <w:t>Địa danh</w:t>
      </w:r>
      <w:r w:rsidRPr="006F3444" w:rsidR="006F3444">
        <w:t>.</w:t>
      </w:r>
    </w:p>
  </w:footnote>
  <w:footnote w:id="34">
    <w:p w:rsidRPr="006F3444" w:rsidR="00823408" w:rsidP="006F3444" w:rsidRDefault="00823408" w14:paraId="27B8B2B2" w14:textId="77777777">
      <w:pPr>
        <w:pStyle w:val="FootnoteText"/>
        <w:ind w:firstLine="709"/>
      </w:pPr>
      <w:r w:rsidRPr="006F3444">
        <w:rPr>
          <w:rStyle w:val="FootnoteReference"/>
        </w:rPr>
        <w:footnoteRef/>
      </w:r>
      <w:r w:rsidRPr="006F3444">
        <w:rPr>
          <w:lang w:val="vi-VN"/>
        </w:rPr>
        <w:t xml:space="preserve"> </w:t>
      </w:r>
      <w:r w:rsidRPr="006F3444">
        <w:rPr>
          <w:lang w:val="vi-VN"/>
        </w:rPr>
        <w:t>Tên tỉnh/thành phố</w:t>
      </w:r>
      <w:r w:rsidRPr="006F3444" w:rsidR="006F3444">
        <w:t>.</w:t>
      </w:r>
    </w:p>
  </w:footnote>
  <w:footnote w:id="35">
    <w:p w:rsidRPr="006F3444" w:rsidR="00C671CB" w:rsidRDefault="00C671CB" w14:paraId="73AC0E1C" w14:textId="77777777">
      <w:pPr>
        <w:pStyle w:val="FootnoteText"/>
      </w:pPr>
      <w:r w:rsidRPr="006F3444">
        <w:rPr>
          <w:rStyle w:val="FootnoteReference"/>
        </w:rPr>
        <w:footnoteRef/>
      </w:r>
      <w:r w:rsidRPr="006F3444">
        <w:t xml:space="preserve"> Tỉnh, thành phố</w:t>
      </w:r>
      <w:r w:rsidR="006F3444">
        <w:t>.</w:t>
      </w:r>
    </w:p>
  </w:footnote>
  <w:footnote w:id="36">
    <w:p w:rsidRPr="006F3444" w:rsidR="00823408" w:rsidP="000A0255" w:rsidRDefault="00823408" w14:paraId="2AA63D66" w14:textId="77777777">
      <w:pPr>
        <w:pStyle w:val="FootnoteText"/>
        <w:ind w:firstLine="709"/>
      </w:pPr>
      <w:r w:rsidRPr="006F3444">
        <w:rPr>
          <w:rStyle w:val="FootnoteReference"/>
        </w:rPr>
        <w:footnoteRef/>
      </w:r>
      <w:r w:rsidRPr="006F3444">
        <w:rPr>
          <w:lang w:val="vi-VN"/>
        </w:rPr>
        <w:t xml:space="preserve"> </w:t>
      </w:r>
      <w:r w:rsidRPr="006F3444">
        <w:rPr>
          <w:lang w:val="vi-VN"/>
        </w:rPr>
        <w:t>Địa danh</w:t>
      </w:r>
      <w:r w:rsidR="006F3444">
        <w:t>.</w:t>
      </w:r>
    </w:p>
  </w:footnote>
  <w:footnote w:id="37">
    <w:p w:rsidRPr="006F3444" w:rsidR="00823408" w:rsidP="000A0255" w:rsidRDefault="00823408" w14:paraId="468E3F9B" w14:textId="77777777">
      <w:pPr>
        <w:pStyle w:val="FootnoteText"/>
        <w:ind w:firstLine="709"/>
      </w:pPr>
      <w:r w:rsidRPr="006F3444">
        <w:rPr>
          <w:rStyle w:val="FootnoteReference"/>
        </w:rPr>
        <w:footnoteRef/>
      </w:r>
      <w:r w:rsidRPr="006F3444">
        <w:rPr>
          <w:lang w:val="vi-VN"/>
        </w:rPr>
        <w:t xml:space="preserve"> </w:t>
      </w:r>
      <w:r w:rsidRPr="006F3444">
        <w:rPr>
          <w:lang w:val="vi-VN"/>
        </w:rPr>
        <w:t>Ghi rõ tên cơ sở cai nghiện ma túy</w:t>
      </w:r>
      <w:r w:rsidR="006F3444">
        <w:t>.</w:t>
      </w:r>
    </w:p>
  </w:footnote>
  <w:footnote w:id="38">
    <w:p w:rsidRPr="00D303D1" w:rsidR="00823408" w:rsidP="000A0255" w:rsidRDefault="00823408" w14:paraId="5A2AF712" w14:textId="77777777">
      <w:pPr>
        <w:pStyle w:val="FootnoteText"/>
        <w:ind w:firstLine="709"/>
        <w:rPr>
          <w:lang w:val="vi-VN"/>
        </w:rPr>
      </w:pPr>
      <w:r w:rsidRPr="006F3444">
        <w:rPr>
          <w:rStyle w:val="FootnoteReference"/>
        </w:rPr>
        <w:footnoteRef/>
      </w:r>
      <w:r w:rsidRPr="006F3444">
        <w:rPr>
          <w:lang w:val="vi-VN"/>
        </w:rPr>
        <w:t xml:space="preserve"> </w:t>
      </w:r>
      <w:r w:rsidRPr="006F3444">
        <w:rPr>
          <w:lang w:val="vi-VN"/>
        </w:rPr>
        <w:t>Ghi rõ lý do thu hồi theo quy định của Nghị định số .../202</w:t>
      </w:r>
      <w:r w:rsidRPr="006F3444" w:rsidR="00B56B94">
        <w:t>6</w:t>
      </w:r>
      <w:r w:rsidRPr="006F3444">
        <w:rPr>
          <w:lang w:val="vi-VN"/>
        </w:rPr>
        <w:t>/NĐ-CP ngày .....</w:t>
      </w:r>
    </w:p>
  </w:footnote>
  <w:footnote w:id="39">
    <w:p w:rsidRPr="00950136" w:rsidR="00823408" w:rsidP="00950136" w:rsidRDefault="00823408" w14:paraId="3D555E9B" w14:textId="77777777">
      <w:pPr>
        <w:widowControl w:val="0"/>
        <w:spacing w:line="300" w:lineRule="exact"/>
        <w:ind w:firstLine="709"/>
        <w:rPr>
          <w:sz w:val="20"/>
          <w:szCs w:val="20"/>
        </w:rPr>
      </w:pPr>
      <w:r w:rsidRPr="00950136">
        <w:rPr>
          <w:rStyle w:val="FootnoteReference"/>
          <w:sz w:val="20"/>
          <w:szCs w:val="20"/>
        </w:rPr>
        <w:footnoteRef/>
      </w:r>
      <w:r w:rsidRPr="00950136">
        <w:rPr>
          <w:sz w:val="20"/>
          <w:szCs w:val="20"/>
          <w:lang w:val="vi-VN"/>
        </w:rPr>
        <w:t xml:space="preserve"> </w:t>
      </w:r>
      <w:r w:rsidRPr="00950136">
        <w:rPr>
          <w:color w:val="000000"/>
          <w:sz w:val="20"/>
          <w:szCs w:val="20"/>
          <w:lang w:val="vi-VN"/>
        </w:rPr>
        <w:t>Tên cơ quan, tổ chức chủ quản trực tiếp (nếu có)</w:t>
      </w:r>
      <w:r w:rsidRPr="00950136" w:rsidR="00950136">
        <w:rPr>
          <w:color w:val="000000"/>
          <w:sz w:val="20"/>
          <w:szCs w:val="20"/>
        </w:rPr>
        <w:t>.</w:t>
      </w:r>
    </w:p>
  </w:footnote>
  <w:footnote w:id="40">
    <w:p w:rsidRPr="00950136" w:rsidR="00823408" w:rsidP="00950136" w:rsidRDefault="00823408" w14:paraId="0F1B3DD3" w14:textId="77777777">
      <w:pPr>
        <w:pStyle w:val="FootnoteText"/>
        <w:ind w:firstLine="709"/>
      </w:pPr>
      <w:r w:rsidRPr="00950136">
        <w:rPr>
          <w:rStyle w:val="FootnoteReference"/>
        </w:rPr>
        <w:footnoteRef/>
      </w:r>
      <w:r w:rsidRPr="00950136">
        <w:rPr>
          <w:lang w:val="vi-VN"/>
        </w:rPr>
        <w:t xml:space="preserve"> </w:t>
      </w:r>
      <w:r w:rsidRPr="00950136">
        <w:rPr>
          <w:color w:val="000000"/>
          <w:lang w:val="vi-VN"/>
        </w:rPr>
        <w:t>Tên cơ sở cung cấp dịch vụ cai nghiện ma túy</w:t>
      </w:r>
      <w:r w:rsidRPr="00950136" w:rsidR="00950136">
        <w:rPr>
          <w:color w:val="000000"/>
        </w:rPr>
        <w:t>.</w:t>
      </w:r>
    </w:p>
  </w:footnote>
  <w:footnote w:id="41">
    <w:p w:rsidRPr="00950136" w:rsidR="00823408" w:rsidP="00950136" w:rsidRDefault="00823408" w14:paraId="231F6F24" w14:textId="77777777">
      <w:pPr>
        <w:pStyle w:val="FootnoteText"/>
        <w:ind w:firstLine="709"/>
      </w:pPr>
      <w:r w:rsidRPr="00950136">
        <w:rPr>
          <w:rStyle w:val="FootnoteReference"/>
        </w:rPr>
        <w:footnoteRef/>
      </w:r>
      <w:r w:rsidRPr="00950136">
        <w:rPr>
          <w:lang w:val="vi-VN"/>
        </w:rPr>
        <w:t xml:space="preserve"> </w:t>
      </w:r>
      <w:r w:rsidRPr="00950136">
        <w:rPr>
          <w:color w:val="000000"/>
          <w:lang w:val="vi-VN"/>
        </w:rPr>
        <w:t>Chữ viết tắt tên cung cấp dịch vụ cai nghiện ma túy</w:t>
      </w:r>
      <w:r w:rsidRPr="00950136" w:rsidR="00950136">
        <w:rPr>
          <w:color w:val="000000"/>
        </w:rPr>
        <w:t>.</w:t>
      </w:r>
    </w:p>
  </w:footnote>
  <w:footnote w:id="42">
    <w:p w:rsidRPr="00950136" w:rsidR="00823408" w:rsidP="00950136" w:rsidRDefault="00823408" w14:paraId="07F7875B" w14:textId="77777777">
      <w:pPr>
        <w:pStyle w:val="FootnoteText"/>
        <w:ind w:firstLine="709"/>
      </w:pPr>
      <w:r w:rsidRPr="00950136">
        <w:rPr>
          <w:rStyle w:val="FootnoteReference"/>
        </w:rPr>
        <w:footnoteRef/>
      </w:r>
      <w:r w:rsidRPr="00950136">
        <w:rPr>
          <w:lang w:val="vi-VN"/>
        </w:rPr>
        <w:t xml:space="preserve"> </w:t>
      </w:r>
      <w:r w:rsidRPr="00950136">
        <w:rPr>
          <w:lang w:val="vi-VN"/>
        </w:rPr>
        <w:t>Địa danh</w:t>
      </w:r>
      <w:r w:rsidRPr="00950136" w:rsidR="00950136">
        <w:t>.</w:t>
      </w:r>
    </w:p>
  </w:footnote>
  <w:footnote w:id="43">
    <w:p w:rsidRPr="00950136" w:rsidR="00823408" w:rsidP="00950136" w:rsidRDefault="00823408" w14:paraId="3E106847" w14:textId="77777777">
      <w:pPr>
        <w:pStyle w:val="FootnoteText"/>
        <w:ind w:firstLine="709"/>
      </w:pPr>
      <w:r w:rsidRPr="00950136">
        <w:rPr>
          <w:rStyle w:val="FootnoteReference"/>
        </w:rPr>
        <w:footnoteRef/>
      </w:r>
      <w:r w:rsidRPr="00950136">
        <w:rPr>
          <w:lang w:val="vi-VN"/>
        </w:rPr>
        <w:t xml:space="preserve"> </w:t>
      </w:r>
      <w:r w:rsidRPr="00950136">
        <w:rPr>
          <w:lang w:val="vi-VN"/>
        </w:rPr>
        <w:t>Ghi rõ tên tỉnh/Thành ph</w:t>
      </w:r>
      <w:r w:rsidRPr="00950136" w:rsidR="005F469D">
        <w:t>ố</w:t>
      </w:r>
      <w:r w:rsidRPr="00950136" w:rsidR="00950136">
        <w:t>.</w:t>
      </w:r>
    </w:p>
  </w:footnote>
  <w:footnote w:id="44">
    <w:p w:rsidRPr="00950136" w:rsidR="00823408" w:rsidP="00950136" w:rsidRDefault="00823408" w14:paraId="167D4ACE" w14:textId="77777777">
      <w:pPr>
        <w:pStyle w:val="FootnoteText"/>
        <w:ind w:firstLine="709"/>
      </w:pPr>
      <w:r w:rsidRPr="00950136">
        <w:rPr>
          <w:rStyle w:val="FootnoteReference"/>
        </w:rPr>
        <w:footnoteRef/>
      </w:r>
      <w:r w:rsidRPr="00950136">
        <w:rPr>
          <w:lang w:val="vi-VN"/>
        </w:rPr>
        <w:t xml:space="preserve"> </w:t>
      </w:r>
      <w:r w:rsidRPr="00950136">
        <w:rPr>
          <w:lang w:val="vi-VN"/>
        </w:rPr>
        <w:t>Ghi rõ dịch vụ cai nghiện ma túy cung cấp</w:t>
      </w:r>
      <w:r w:rsidRPr="00950136" w:rsidR="00950136">
        <w:t>.</w:t>
      </w:r>
    </w:p>
  </w:footnote>
  <w:footnote w:id="45">
    <w:p w:rsidRPr="00D303D1" w:rsidR="00823408" w:rsidP="00950136" w:rsidRDefault="00823408" w14:paraId="5FAB8099" w14:textId="77777777">
      <w:pPr>
        <w:pStyle w:val="FootnoteText"/>
        <w:ind w:firstLine="709"/>
        <w:rPr>
          <w:lang w:val="vi-VN"/>
        </w:rPr>
      </w:pPr>
      <w:r w:rsidRPr="00950136">
        <w:rPr>
          <w:rStyle w:val="FootnoteReference"/>
        </w:rPr>
        <w:footnoteRef/>
      </w:r>
      <w:r w:rsidRPr="00950136">
        <w:rPr>
          <w:lang w:val="vi-VN"/>
        </w:rPr>
        <w:t xml:space="preserve"> </w:t>
      </w:r>
      <w:r w:rsidRPr="00950136">
        <w:rPr>
          <w:lang w:val="vi-VN"/>
        </w:rPr>
        <w:t>Ghi rõ dịch vụ nội trú hay ngoại trú.</w:t>
      </w:r>
    </w:p>
  </w:footnote>
  <w:footnote w:id="46">
    <w:p w:rsidRPr="006E0910" w:rsidR="00E620D7" w:rsidP="00E620D7" w:rsidRDefault="00E620D7" w14:paraId="51715D86" w14:textId="77777777">
      <w:pPr>
        <w:pStyle w:val="FootnoteText"/>
      </w:pPr>
      <w:r w:rsidRPr="006E0910">
        <w:rPr>
          <w:rStyle w:val="FootnoteReference"/>
        </w:rPr>
        <w:footnoteRef/>
      </w:r>
      <w:r w:rsidRPr="006E0910">
        <w:t xml:space="preserve"> Tỉnh, thành phố</w:t>
      </w:r>
      <w:r w:rsidRPr="006E0910" w:rsidR="006E0910">
        <w:t>.</w:t>
      </w:r>
    </w:p>
  </w:footnote>
  <w:footnote w:id="47">
    <w:p w:rsidRPr="006E0910" w:rsidR="00E620D7" w:rsidRDefault="00E620D7" w14:paraId="051DC5C2" w14:textId="77777777">
      <w:pPr>
        <w:pStyle w:val="FootnoteText"/>
      </w:pPr>
      <w:r w:rsidRPr="006E0910">
        <w:rPr>
          <w:rStyle w:val="FootnoteReference"/>
        </w:rPr>
        <w:footnoteRef/>
      </w:r>
      <w:r w:rsidRPr="006E0910">
        <w:t xml:space="preserve"> Địa danh</w:t>
      </w:r>
      <w:r w:rsidRPr="006E0910" w:rsidR="006E0910">
        <w:t>.</w:t>
      </w:r>
    </w:p>
  </w:footnote>
  <w:footnote w:id="48">
    <w:p w:rsidRPr="006E0910" w:rsidR="00823408" w:rsidP="00E620D7" w:rsidRDefault="00823408" w14:paraId="6238626A" w14:textId="77777777">
      <w:pPr>
        <w:pStyle w:val="FootnoteText"/>
      </w:pPr>
      <w:r w:rsidRPr="006E0910">
        <w:rPr>
          <w:rStyle w:val="FootnoteReference"/>
        </w:rPr>
        <w:footnoteRef/>
      </w:r>
      <w:r w:rsidRPr="006E0910">
        <w:rPr>
          <w:lang w:val="vi-VN"/>
        </w:rPr>
        <w:t xml:space="preserve"> </w:t>
      </w:r>
      <w:r w:rsidRPr="006E0910">
        <w:rPr>
          <w:lang w:val="vi-VN"/>
        </w:rPr>
        <w:t>Ghi rõ dịch vụ cai nghiện ma túy cung cấp</w:t>
      </w:r>
      <w:r w:rsidRPr="006E0910" w:rsidR="006E0910">
        <w:t>.</w:t>
      </w:r>
    </w:p>
  </w:footnote>
  <w:footnote w:id="49">
    <w:p w:rsidRPr="00D303D1" w:rsidR="00823408" w:rsidP="00E620D7" w:rsidRDefault="00823408" w14:paraId="28246C87" w14:textId="77777777">
      <w:pPr>
        <w:pStyle w:val="FootnoteText"/>
        <w:rPr>
          <w:sz w:val="22"/>
          <w:szCs w:val="22"/>
          <w:lang w:val="vi-VN"/>
        </w:rPr>
      </w:pPr>
      <w:r w:rsidRPr="006E0910">
        <w:rPr>
          <w:rStyle w:val="FootnoteReference"/>
        </w:rPr>
        <w:footnoteRef/>
      </w:r>
      <w:r w:rsidRPr="006E0910">
        <w:rPr>
          <w:lang w:val="vi-VN"/>
        </w:rPr>
        <w:t xml:space="preserve"> </w:t>
      </w:r>
      <w:r w:rsidRPr="006E0910">
        <w:rPr>
          <w:lang w:val="vi-VN"/>
        </w:rPr>
        <w:t>Ghi rõ dịch vụ nội trú hay ngoại trú.</w:t>
      </w:r>
    </w:p>
  </w:footnote>
  <w:footnote w:id="50">
    <w:p w:rsidRPr="006E0910" w:rsidR="00CF2DE2" w:rsidP="00CF2DE2" w:rsidRDefault="00CF2DE2" w14:paraId="18643FBA" w14:textId="77777777">
      <w:pPr>
        <w:pStyle w:val="FootnoteText"/>
      </w:pPr>
      <w:r w:rsidRPr="006E0910">
        <w:rPr>
          <w:rStyle w:val="FootnoteReference"/>
        </w:rPr>
        <w:footnoteRef/>
      </w:r>
      <w:r w:rsidRPr="006E0910">
        <w:t xml:space="preserve"> Tên Công an c</w:t>
      </w:r>
      <w:r w:rsidRPr="006E0910" w:rsidR="00417384">
        <w:t>ấp trên</w:t>
      </w:r>
      <w:r w:rsidRPr="006E0910" w:rsidR="006E0910">
        <w:t>.</w:t>
      </w:r>
    </w:p>
  </w:footnote>
  <w:footnote w:id="51">
    <w:p w:rsidRPr="006E0910" w:rsidR="00CF2DE2" w:rsidP="00CF2DE2" w:rsidRDefault="00CF2DE2" w14:paraId="58ED7D63" w14:textId="77777777">
      <w:pPr>
        <w:pStyle w:val="FootnoteText"/>
      </w:pPr>
      <w:r w:rsidRPr="006E0910">
        <w:rPr>
          <w:rStyle w:val="FootnoteReference"/>
        </w:rPr>
        <w:footnoteRef/>
      </w:r>
      <w:r w:rsidRPr="006E0910">
        <w:t xml:space="preserve"> Tên Công an </w:t>
      </w:r>
      <w:r w:rsidRPr="006E0910" w:rsidR="00417384">
        <w:t>lập biên bản</w:t>
      </w:r>
      <w:r w:rsidRPr="006E0910" w:rsidR="006E0910">
        <w:t>.</w:t>
      </w:r>
    </w:p>
  </w:footnote>
  <w:footnote w:id="52">
    <w:p w:rsidRPr="006E0910" w:rsidR="007431A8" w:rsidRDefault="007431A8" w14:paraId="29F02F5C" w14:textId="77777777">
      <w:pPr>
        <w:pStyle w:val="FootnoteText"/>
      </w:pPr>
      <w:r w:rsidRPr="006E0910">
        <w:rPr>
          <w:rStyle w:val="FootnoteReference"/>
        </w:rPr>
        <w:footnoteRef/>
      </w:r>
      <w:r w:rsidRPr="006E0910">
        <w:t xml:space="preserve"> Nơi phát hiện vi phạm</w:t>
      </w:r>
      <w:r w:rsidRPr="006E0910" w:rsidR="006E0910">
        <w:t>.</w:t>
      </w:r>
    </w:p>
  </w:footnote>
  <w:footnote w:id="53">
    <w:p w:rsidRPr="006E0910" w:rsidR="004E6419" w:rsidRDefault="004E6419" w14:paraId="7E55A194" w14:textId="77777777">
      <w:pPr>
        <w:pStyle w:val="FootnoteText"/>
      </w:pPr>
      <w:r w:rsidRPr="006E0910">
        <w:rPr>
          <w:rStyle w:val="FootnoteReference"/>
        </w:rPr>
        <w:footnoteRef/>
      </w:r>
      <w:r w:rsidRPr="006E0910">
        <w:t xml:space="preserve"> Người lập biên bản</w:t>
      </w:r>
      <w:r w:rsidRPr="006E0910" w:rsidR="006E0910">
        <w:t>.</w:t>
      </w:r>
    </w:p>
  </w:footnote>
  <w:footnote w:id="54">
    <w:p w:rsidRPr="006E0910" w:rsidR="00823408" w:rsidP="00FE67C5" w:rsidRDefault="00823408" w14:paraId="36249DB5" w14:textId="77777777">
      <w:pPr>
        <w:pStyle w:val="FootnoteText"/>
        <w:ind w:firstLine="709"/>
      </w:pPr>
      <w:r w:rsidRPr="006E0910">
        <w:rPr>
          <w:rStyle w:val="FootnoteReference"/>
        </w:rPr>
        <w:footnoteRef/>
      </w:r>
      <w:r w:rsidRPr="006E0910">
        <w:rPr>
          <w:lang w:val="vi-VN"/>
        </w:rPr>
        <w:t xml:space="preserve"> </w:t>
      </w:r>
      <w:r w:rsidRPr="006E0910">
        <w:rPr>
          <w:lang w:val="vi-VN"/>
        </w:rPr>
        <w:t>Ghi rõ họ tên, nghề nghiệp của người chứng kiến</w:t>
      </w:r>
      <w:r w:rsidRPr="006E0910" w:rsidR="006E0910">
        <w:t>.</w:t>
      </w:r>
    </w:p>
  </w:footnote>
  <w:footnote w:id="55">
    <w:p w:rsidRPr="006E0910" w:rsidR="00823408" w:rsidP="00FE67C5" w:rsidRDefault="00823408" w14:paraId="35C2F4CF" w14:textId="77777777">
      <w:pPr>
        <w:pStyle w:val="FootnoteText"/>
        <w:ind w:firstLine="709"/>
      </w:pPr>
      <w:r w:rsidRPr="006E0910">
        <w:rPr>
          <w:rStyle w:val="FootnoteReference"/>
        </w:rPr>
        <w:footnoteRef/>
      </w:r>
      <w:r w:rsidRPr="006E0910">
        <w:rPr>
          <w:lang w:val="vi-VN"/>
        </w:rPr>
        <w:t xml:space="preserve"> </w:t>
      </w:r>
      <w:r w:rsidRPr="006E0910">
        <w:rPr>
          <w:lang w:val="vi-VN"/>
        </w:rPr>
        <w:t>Ghi cụ thể hành vi vi phạm</w:t>
      </w:r>
      <w:r w:rsidRPr="006E0910" w:rsidR="006E0910">
        <w:t>.</w:t>
      </w:r>
    </w:p>
  </w:footnote>
  <w:footnote w:id="56">
    <w:p w:rsidRPr="006E0910" w:rsidR="00823408" w:rsidP="002C61F8" w:rsidRDefault="00823408" w14:paraId="13366AB1" w14:textId="77777777">
      <w:pPr>
        <w:pStyle w:val="FootnoteText"/>
        <w:ind w:firstLine="709"/>
      </w:pPr>
      <w:r w:rsidRPr="006E0910">
        <w:rPr>
          <w:rStyle w:val="FootnoteReference"/>
        </w:rPr>
        <w:footnoteRef/>
      </w:r>
      <w:r w:rsidRPr="006E0910">
        <w:rPr>
          <w:lang w:val="vi-VN"/>
        </w:rPr>
        <w:t xml:space="preserve"> </w:t>
      </w:r>
      <w:r w:rsidRPr="006E0910" w:rsidR="002C61F8">
        <w:t>Tỉnh, thành phố</w:t>
      </w:r>
      <w:r w:rsidRPr="006E0910" w:rsidR="006E0910">
        <w:t>.</w:t>
      </w:r>
    </w:p>
  </w:footnote>
  <w:footnote w:id="57">
    <w:p w:rsidRPr="006E0910" w:rsidR="002C61F8" w:rsidRDefault="002C61F8" w14:paraId="29A7B256" w14:textId="77777777">
      <w:pPr>
        <w:pStyle w:val="FootnoteText"/>
      </w:pPr>
      <w:r w:rsidRPr="006E0910">
        <w:rPr>
          <w:rStyle w:val="FootnoteReference"/>
        </w:rPr>
        <w:footnoteRef/>
      </w:r>
      <w:r w:rsidRPr="006E0910">
        <w:t xml:space="preserve"> Địa danh</w:t>
      </w:r>
      <w:r w:rsidRPr="006E0910" w:rsidR="006E0910">
        <w:t>.</w:t>
      </w:r>
    </w:p>
  </w:footnote>
  <w:footnote w:id="58">
    <w:p w:rsidRPr="006E0910" w:rsidR="002C61F8" w:rsidRDefault="002C61F8" w14:paraId="21716343" w14:textId="77777777">
      <w:pPr>
        <w:pStyle w:val="FootnoteText"/>
      </w:pPr>
      <w:r w:rsidRPr="006E0910">
        <w:rPr>
          <w:rStyle w:val="FootnoteReference"/>
        </w:rPr>
        <w:footnoteRef/>
      </w:r>
      <w:r w:rsidRPr="006E0910">
        <w:t xml:space="preserve"> Tổ chức, cá nhân vi phạm</w:t>
      </w:r>
      <w:r w:rsidRPr="006E0910" w:rsidR="006E0910">
        <w:t>.</w:t>
      </w:r>
    </w:p>
  </w:footnote>
  <w:footnote w:id="59">
    <w:p w:rsidRPr="00921E38" w:rsidR="00823408" w:rsidP="002C61F8" w:rsidRDefault="00823408" w14:paraId="15F9C8E6" w14:textId="77777777">
      <w:pPr>
        <w:pStyle w:val="FootnoteText"/>
      </w:pPr>
      <w:r w:rsidRPr="006E0910">
        <w:rPr>
          <w:rStyle w:val="FootnoteReference"/>
        </w:rPr>
        <w:footnoteRef/>
      </w:r>
      <w:r w:rsidRPr="006E0910">
        <w:rPr>
          <w:lang w:val="vi-VN"/>
        </w:rPr>
        <w:t xml:space="preserve"> </w:t>
      </w:r>
      <w:r w:rsidRPr="006E0910">
        <w:rPr>
          <w:lang w:val="vi-VN"/>
        </w:rPr>
        <w:t>Ghi rõ lý do đình chỉ theo quy định của Nghị định</w:t>
      </w:r>
      <w:r w:rsidRPr="006E0910" w:rsidR="00921E38">
        <w:t>.</w:t>
      </w:r>
    </w:p>
  </w:footnote>
  <w:footnote w:id="60">
    <w:p w:rsidRPr="006E0910" w:rsidR="00823408" w:rsidP="006E0910" w:rsidRDefault="00823408" w14:paraId="2A9CE4F1" w14:textId="77777777">
      <w:pPr>
        <w:widowControl w:val="0"/>
        <w:spacing w:line="300" w:lineRule="exact"/>
        <w:rPr>
          <w:sz w:val="20"/>
          <w:szCs w:val="20"/>
        </w:rPr>
      </w:pPr>
      <w:r w:rsidRPr="006E0910">
        <w:rPr>
          <w:rStyle w:val="FootnoteReference"/>
          <w:sz w:val="20"/>
          <w:szCs w:val="20"/>
        </w:rPr>
        <w:footnoteRef/>
      </w:r>
      <w:r w:rsidRPr="006E0910">
        <w:rPr>
          <w:sz w:val="20"/>
          <w:szCs w:val="20"/>
          <w:lang w:val="vi-VN"/>
        </w:rPr>
        <w:t xml:space="preserve"> </w:t>
      </w:r>
      <w:r w:rsidRPr="006E0910">
        <w:rPr>
          <w:color w:val="000000"/>
          <w:sz w:val="20"/>
          <w:szCs w:val="20"/>
          <w:lang w:val="vi-VN"/>
        </w:rPr>
        <w:t>Tên cơ quan, tổ chức chủ quản trực tiếp (nếu có)</w:t>
      </w:r>
      <w:r w:rsidRPr="006E0910" w:rsidR="003E77D1">
        <w:rPr>
          <w:color w:val="000000"/>
          <w:sz w:val="20"/>
          <w:szCs w:val="20"/>
        </w:rPr>
        <w:t>.</w:t>
      </w:r>
    </w:p>
  </w:footnote>
  <w:footnote w:id="61">
    <w:p w:rsidRPr="006E0910" w:rsidR="00823408" w:rsidP="006E0910" w:rsidRDefault="00823408" w14:paraId="6007ACAB" w14:textId="77777777">
      <w:pPr>
        <w:pStyle w:val="FootnoteText"/>
      </w:pPr>
      <w:r w:rsidRPr="006E0910">
        <w:rPr>
          <w:rStyle w:val="FootnoteReference"/>
        </w:rPr>
        <w:footnoteRef/>
      </w:r>
      <w:r w:rsidRPr="006E0910">
        <w:rPr>
          <w:lang w:val="vi-VN"/>
        </w:rPr>
        <w:t xml:space="preserve"> </w:t>
      </w:r>
      <w:r w:rsidRPr="006E0910">
        <w:rPr>
          <w:color w:val="000000"/>
          <w:lang w:val="vi-VN"/>
        </w:rPr>
        <w:t>Tên cơ sở cung cấp dịch vụ cai nghiện ma túy</w:t>
      </w:r>
      <w:r w:rsidRPr="006E0910" w:rsidR="003E77D1">
        <w:rPr>
          <w:color w:val="000000"/>
        </w:rPr>
        <w:t>.</w:t>
      </w:r>
    </w:p>
  </w:footnote>
  <w:footnote w:id="62">
    <w:p w:rsidRPr="006E0910" w:rsidR="00823408" w:rsidP="006E0910" w:rsidRDefault="00823408" w14:paraId="21780207" w14:textId="77777777">
      <w:pPr>
        <w:pStyle w:val="FootnoteText"/>
      </w:pPr>
      <w:r w:rsidRPr="006E0910">
        <w:rPr>
          <w:rStyle w:val="FootnoteReference"/>
        </w:rPr>
        <w:footnoteRef/>
      </w:r>
      <w:r w:rsidRPr="006E0910">
        <w:rPr>
          <w:lang w:val="vi-VN"/>
        </w:rPr>
        <w:t xml:space="preserve"> </w:t>
      </w:r>
      <w:r w:rsidRPr="006E0910">
        <w:rPr>
          <w:lang w:val="vi-VN"/>
        </w:rPr>
        <w:t>Địa danh</w:t>
      </w:r>
      <w:r w:rsidRPr="006E0910" w:rsidR="003E77D1">
        <w:t>.</w:t>
      </w:r>
    </w:p>
  </w:footnote>
  <w:footnote w:id="63">
    <w:p w:rsidRPr="006E0910" w:rsidR="00823408" w:rsidP="006E0910" w:rsidRDefault="00823408" w14:paraId="13F27B38" w14:textId="77777777">
      <w:pPr>
        <w:pStyle w:val="FootnoteText"/>
      </w:pPr>
      <w:r w:rsidRPr="006E0910">
        <w:rPr>
          <w:rStyle w:val="FootnoteReference"/>
        </w:rPr>
        <w:footnoteRef/>
      </w:r>
      <w:r w:rsidRPr="006E0910">
        <w:rPr>
          <w:lang w:val="vi-VN"/>
        </w:rPr>
        <w:t xml:space="preserve"> </w:t>
      </w:r>
      <w:r w:rsidRPr="006E0910" w:rsidR="00040944">
        <w:t>Tỉnh, thành phố</w:t>
      </w:r>
      <w:r w:rsidRPr="006E0910" w:rsidR="003E77D1">
        <w:t>.</w:t>
      </w:r>
    </w:p>
  </w:footnote>
  <w:footnote w:id="64">
    <w:p w:rsidRPr="00D303D1" w:rsidR="00823408" w:rsidP="006E0910" w:rsidRDefault="00823408" w14:paraId="586DE16B" w14:textId="77777777">
      <w:pPr>
        <w:pStyle w:val="FootnoteText"/>
        <w:rPr>
          <w:lang w:val="vi-VN"/>
        </w:rPr>
      </w:pPr>
      <w:r w:rsidRPr="006E0910">
        <w:rPr>
          <w:rStyle w:val="FootnoteReference"/>
        </w:rPr>
        <w:footnoteRef/>
      </w:r>
      <w:r w:rsidRPr="006E0910">
        <w:rPr>
          <w:lang w:val="vi-VN"/>
        </w:rPr>
        <w:t xml:space="preserve"> </w:t>
      </w:r>
      <w:r w:rsidRPr="006E0910">
        <w:rPr>
          <w:lang w:val="vi-VN"/>
        </w:rPr>
        <w:t xml:space="preserve">Ghi rõ kiến nghị </w:t>
      </w:r>
      <w:r w:rsidRPr="006E0910" w:rsidR="00040944">
        <w:t>thông báo cho phép hoạt động lại hoặc không</w:t>
      </w:r>
      <w:r w:rsidRPr="006E0910">
        <w:rPr>
          <w:lang w:val="vi-VN"/>
        </w:rPr>
        <w:t>.</w:t>
      </w:r>
    </w:p>
  </w:footnote>
  <w:footnote w:id="65">
    <w:p w:rsidRPr="003E77D1" w:rsidR="00660891" w:rsidRDefault="00660891" w14:paraId="0A6DAA0E" w14:textId="77777777">
      <w:pPr>
        <w:pStyle w:val="FootnoteText"/>
      </w:pPr>
      <w:r w:rsidRPr="003E77D1">
        <w:rPr>
          <w:rStyle w:val="FootnoteReference"/>
        </w:rPr>
        <w:footnoteRef/>
      </w:r>
      <w:r w:rsidRPr="003E77D1">
        <w:t xml:space="preserve"> Tỉnh, thành phố</w:t>
      </w:r>
      <w:r w:rsidRPr="003E77D1" w:rsidR="003E77D1">
        <w:t>.</w:t>
      </w:r>
    </w:p>
  </w:footnote>
  <w:footnote w:id="66">
    <w:p w:rsidRPr="003E77D1" w:rsidR="00660891" w:rsidRDefault="00660891" w14:paraId="2C2188F2" w14:textId="77777777">
      <w:pPr>
        <w:pStyle w:val="FootnoteText"/>
      </w:pPr>
      <w:r w:rsidRPr="003E77D1">
        <w:rPr>
          <w:rStyle w:val="FootnoteReference"/>
        </w:rPr>
        <w:footnoteRef/>
      </w:r>
      <w:r w:rsidRPr="003E77D1">
        <w:t xml:space="preserve"> Địa danh</w:t>
      </w:r>
      <w:r w:rsidRPr="003E77D1" w:rsidR="003E77D1">
        <w:t>.</w:t>
      </w:r>
    </w:p>
  </w:footnote>
  <w:footnote w:id="67">
    <w:p w:rsidRPr="003E77D1" w:rsidR="00823408" w:rsidP="00660891" w:rsidRDefault="00823408" w14:paraId="1D8F65B0" w14:textId="77777777">
      <w:pPr>
        <w:pStyle w:val="FootnoteText"/>
      </w:pPr>
      <w:r w:rsidRPr="003E77D1">
        <w:rPr>
          <w:rStyle w:val="FootnoteReference"/>
        </w:rPr>
        <w:footnoteRef/>
      </w:r>
      <w:r w:rsidRPr="003E77D1">
        <w:rPr>
          <w:lang w:val="vi-VN"/>
        </w:rPr>
        <w:t xml:space="preserve"> </w:t>
      </w:r>
      <w:r w:rsidRPr="003E77D1">
        <w:rPr>
          <w:lang w:val="vi-VN"/>
        </w:rPr>
        <w:t>Ghi rõ dịch vụ cai nghiện ma túy cung cấp</w:t>
      </w:r>
      <w:r w:rsidRPr="003E77D1" w:rsidR="003E77D1">
        <w:t>.</w:t>
      </w:r>
    </w:p>
  </w:footnote>
  <w:footnote w:id="68">
    <w:p w:rsidRPr="003E77D1" w:rsidR="00823408" w:rsidP="00660891" w:rsidRDefault="00823408" w14:paraId="213CC624" w14:textId="77777777">
      <w:pPr>
        <w:pStyle w:val="FootnoteText"/>
      </w:pPr>
      <w:r w:rsidRPr="003E77D1">
        <w:rPr>
          <w:rStyle w:val="FootnoteReference"/>
        </w:rPr>
        <w:footnoteRef/>
      </w:r>
      <w:r w:rsidRPr="003E77D1">
        <w:rPr>
          <w:lang w:val="vi-VN"/>
        </w:rPr>
        <w:t xml:space="preserve"> </w:t>
      </w:r>
      <w:r w:rsidRPr="003E77D1">
        <w:rPr>
          <w:lang w:val="vi-VN"/>
        </w:rPr>
        <w:t>Ghi rõ dịch vụ nội trú hay ngoại trú</w:t>
      </w:r>
      <w:r w:rsidRPr="003E77D1" w:rsidR="003E77D1">
        <w:t>.</w:t>
      </w:r>
    </w:p>
  </w:footnote>
  <w:footnote w:id="69">
    <w:p w:rsidRPr="003E77D1" w:rsidR="00823408" w:rsidP="00474E3E" w:rsidRDefault="00823408" w14:paraId="338A0535" w14:textId="77777777">
      <w:pPr>
        <w:widowControl w:val="0"/>
        <w:spacing w:line="300" w:lineRule="exact"/>
        <w:ind w:firstLine="0"/>
        <w:rPr>
          <w:sz w:val="20"/>
          <w:szCs w:val="20"/>
        </w:rPr>
      </w:pPr>
      <w:r w:rsidRPr="003E77D1">
        <w:rPr>
          <w:rStyle w:val="FootnoteReference"/>
          <w:sz w:val="20"/>
          <w:szCs w:val="20"/>
        </w:rPr>
        <w:footnoteRef/>
      </w:r>
      <w:r w:rsidRPr="003E77D1">
        <w:rPr>
          <w:sz w:val="20"/>
          <w:szCs w:val="20"/>
          <w:lang w:val="vi-VN"/>
        </w:rPr>
        <w:t xml:space="preserve"> </w:t>
      </w:r>
      <w:r w:rsidRPr="003E77D1">
        <w:rPr>
          <w:color w:val="000000"/>
          <w:sz w:val="20"/>
          <w:szCs w:val="20"/>
          <w:lang w:val="vi-VN"/>
        </w:rPr>
        <w:t>Tên cơ quan, tổ chức chủ quản trực tiếp (nếu có)</w:t>
      </w:r>
      <w:r w:rsidRPr="003E77D1" w:rsidR="003E77D1">
        <w:rPr>
          <w:color w:val="000000"/>
          <w:sz w:val="20"/>
          <w:szCs w:val="20"/>
        </w:rPr>
        <w:t>.</w:t>
      </w:r>
    </w:p>
  </w:footnote>
  <w:footnote w:id="70">
    <w:p w:rsidRPr="003E77D1" w:rsidR="00823408" w:rsidP="00474E3E" w:rsidRDefault="00823408" w14:paraId="50F68996" w14:textId="77777777">
      <w:pPr>
        <w:pStyle w:val="FootnoteText"/>
        <w:ind w:firstLine="0"/>
      </w:pPr>
      <w:r w:rsidRPr="003E77D1">
        <w:rPr>
          <w:rStyle w:val="FootnoteReference"/>
        </w:rPr>
        <w:footnoteRef/>
      </w:r>
      <w:r w:rsidRPr="003E77D1">
        <w:rPr>
          <w:lang w:val="vi-VN"/>
        </w:rPr>
        <w:t xml:space="preserve"> </w:t>
      </w:r>
      <w:r w:rsidRPr="003E77D1">
        <w:rPr>
          <w:color w:val="000000"/>
          <w:lang w:val="vi-VN"/>
        </w:rPr>
        <w:t>Tên cơ sở cai nghiện ma túy/cơ sở cung cấp dịch vụ cai nghiện ma túy tự nguyện</w:t>
      </w:r>
      <w:r w:rsidRPr="003E77D1" w:rsidR="003E77D1">
        <w:rPr>
          <w:color w:val="000000"/>
        </w:rPr>
        <w:t>.</w:t>
      </w:r>
    </w:p>
  </w:footnote>
  <w:footnote w:id="71">
    <w:p w:rsidRPr="003E77D1" w:rsidR="00823408" w:rsidP="00474E3E" w:rsidRDefault="00823408" w14:paraId="1D091656" w14:textId="77777777">
      <w:pPr>
        <w:pStyle w:val="FootnoteText"/>
        <w:ind w:firstLine="0"/>
        <w:rPr>
          <w:szCs w:val="22"/>
        </w:rPr>
      </w:pPr>
      <w:r w:rsidRPr="003E77D1">
        <w:rPr>
          <w:rStyle w:val="FootnoteReference"/>
        </w:rPr>
        <w:footnoteRef/>
      </w:r>
      <w:r w:rsidRPr="003E77D1">
        <w:rPr>
          <w:lang w:val="vi-VN"/>
        </w:rPr>
        <w:t xml:space="preserve"> </w:t>
      </w:r>
      <w:r w:rsidRPr="003E77D1">
        <w:rPr>
          <w:lang w:val="vi-VN"/>
        </w:rPr>
        <w:t>Địa danh</w:t>
      </w:r>
      <w:r w:rsidRPr="003E77D1" w:rsidR="003E77D1">
        <w:t>.</w:t>
      </w:r>
    </w:p>
  </w:footnote>
  <w:footnote w:id="72">
    <w:p w:rsidRPr="003E77D1" w:rsidR="00E01231" w:rsidP="00E01231" w:rsidRDefault="00E01231" w14:paraId="00AAA8BA" w14:textId="77777777">
      <w:pPr>
        <w:widowControl w:val="0"/>
        <w:spacing w:line="300" w:lineRule="exact"/>
        <w:rPr>
          <w:sz w:val="20"/>
          <w:szCs w:val="20"/>
        </w:rPr>
      </w:pPr>
      <w:r w:rsidRPr="003E77D1">
        <w:rPr>
          <w:rStyle w:val="FootnoteReference"/>
          <w:sz w:val="20"/>
          <w:szCs w:val="20"/>
        </w:rPr>
        <w:footnoteRef/>
      </w:r>
      <w:r w:rsidRPr="003E77D1">
        <w:rPr>
          <w:sz w:val="20"/>
          <w:szCs w:val="20"/>
          <w:lang w:val="vi-VN"/>
        </w:rPr>
        <w:t xml:space="preserve"> </w:t>
      </w:r>
      <w:r w:rsidRPr="003E77D1">
        <w:rPr>
          <w:color w:val="000000"/>
          <w:sz w:val="20"/>
          <w:szCs w:val="20"/>
          <w:lang w:val="vi-VN"/>
        </w:rPr>
        <w:t>Tên cơ quan, tổ chức chủ quản trực tiếp (nếu có)</w:t>
      </w:r>
      <w:r w:rsidRPr="003E77D1" w:rsidR="003E77D1">
        <w:rPr>
          <w:color w:val="000000"/>
          <w:sz w:val="20"/>
          <w:szCs w:val="20"/>
        </w:rPr>
        <w:t>.</w:t>
      </w:r>
    </w:p>
  </w:footnote>
  <w:footnote w:id="73">
    <w:p w:rsidRPr="003E77D1" w:rsidR="00E01231" w:rsidP="00E01231" w:rsidRDefault="00E01231" w14:paraId="2E17A5FD" w14:textId="77777777">
      <w:pPr>
        <w:pStyle w:val="FootnoteText"/>
      </w:pPr>
      <w:r w:rsidRPr="003E77D1">
        <w:rPr>
          <w:rStyle w:val="FootnoteReference"/>
        </w:rPr>
        <w:footnoteRef/>
      </w:r>
      <w:r w:rsidRPr="003E77D1">
        <w:rPr>
          <w:lang w:val="vi-VN"/>
        </w:rPr>
        <w:t xml:space="preserve"> </w:t>
      </w:r>
      <w:r w:rsidRPr="003E77D1">
        <w:rPr>
          <w:color w:val="000000"/>
          <w:lang w:val="vi-VN"/>
        </w:rPr>
        <w:t>Tên cơ sở cai nghiện ma túy/cơ sở cung cấp dịch vụ cai nghiện ma túy tự nguyện</w:t>
      </w:r>
      <w:r w:rsidRPr="003E77D1" w:rsidR="003E77D1">
        <w:rPr>
          <w:color w:val="000000"/>
        </w:rPr>
        <w:t>.</w:t>
      </w:r>
    </w:p>
  </w:footnote>
  <w:footnote w:id="74">
    <w:p w:rsidRPr="003E77D1" w:rsidR="00E01231" w:rsidP="00E01231" w:rsidRDefault="00E01231" w14:paraId="5C479A26" w14:textId="77777777">
      <w:pPr>
        <w:pStyle w:val="FootnoteText"/>
      </w:pPr>
      <w:r w:rsidRPr="003E77D1">
        <w:rPr>
          <w:rStyle w:val="FootnoteReference"/>
        </w:rPr>
        <w:footnoteRef/>
      </w:r>
      <w:r w:rsidRPr="003E77D1">
        <w:rPr>
          <w:lang w:val="vi-VN"/>
        </w:rPr>
        <w:t xml:space="preserve"> </w:t>
      </w:r>
      <w:r w:rsidRPr="003E77D1">
        <w:rPr>
          <w:lang w:val="vi-VN"/>
        </w:rPr>
        <w:t>Địa danh</w:t>
      </w:r>
      <w:r w:rsidRPr="003E77D1" w:rsidR="003E77D1">
        <w:t>.</w:t>
      </w:r>
    </w:p>
  </w:footnote>
  <w:footnote w:id="75">
    <w:p w:rsidR="00E01231" w:rsidRDefault="00E01231" w14:paraId="41F194D6" w14:textId="77777777">
      <w:pPr>
        <w:pStyle w:val="FootnoteText"/>
      </w:pPr>
      <w:r w:rsidRPr="003E77D1">
        <w:rPr>
          <w:rStyle w:val="FootnoteReference"/>
        </w:rPr>
        <w:footnoteRef/>
      </w:r>
      <w:r w:rsidRPr="003E77D1">
        <w:t xml:space="preserve"> Ghi rõ loại phác đồ điều trị được áp dụng đối với người cai nghiện do Bộ Y tế ban hành.</w:t>
      </w:r>
    </w:p>
  </w:footnote>
  <w:footnote w:id="76">
    <w:p w:rsidRPr="003E77D1" w:rsidR="00B24AB3" w:rsidP="008237F7" w:rsidRDefault="00B24AB3" w14:paraId="6BE79C9F" w14:textId="77777777">
      <w:pPr>
        <w:pStyle w:val="FootnoteText"/>
      </w:pPr>
      <w:r w:rsidRPr="003E77D1">
        <w:rPr>
          <w:rStyle w:val="FootnoteReference"/>
        </w:rPr>
        <w:footnoteRef/>
      </w:r>
      <w:r w:rsidRPr="003E77D1">
        <w:rPr>
          <w:lang w:val="vi-VN"/>
        </w:rPr>
        <w:t xml:space="preserve"> </w:t>
      </w:r>
      <w:r w:rsidRPr="003E77D1">
        <w:rPr>
          <w:lang w:val="vi-VN"/>
        </w:rPr>
        <w:t>Địa danh</w:t>
      </w:r>
      <w:r w:rsidRPr="003E77D1" w:rsidR="003E77D1">
        <w:t>.</w:t>
      </w:r>
    </w:p>
  </w:footnote>
  <w:footnote w:id="77">
    <w:p w:rsidRPr="003E77D1" w:rsidR="00160664" w:rsidP="00474E3E" w:rsidRDefault="00160664" w14:paraId="2F707986" w14:textId="77777777">
      <w:pPr>
        <w:pStyle w:val="FootnoteText"/>
      </w:pPr>
      <w:r w:rsidRPr="003E77D1">
        <w:rPr>
          <w:rStyle w:val="FootnoteReference"/>
        </w:rPr>
        <w:footnoteRef/>
      </w:r>
      <w:r w:rsidRPr="003E77D1">
        <w:rPr>
          <w:lang w:val="vi-VN"/>
        </w:rPr>
        <w:t xml:space="preserve"> </w:t>
      </w:r>
      <w:r w:rsidRPr="003E77D1">
        <w:rPr>
          <w:lang w:val="vi-VN"/>
        </w:rPr>
        <w:t>Địa danh</w:t>
      </w:r>
      <w:r w:rsidRPr="003E77D1" w:rsidR="003E77D1">
        <w:t>.</w:t>
      </w:r>
    </w:p>
  </w:footnote>
  <w:footnote w:id="78">
    <w:p w:rsidRPr="003E77D1" w:rsidR="00160664" w:rsidRDefault="00160664" w14:paraId="08F2C39A" w14:textId="77777777">
      <w:pPr>
        <w:pStyle w:val="FootnoteText"/>
      </w:pPr>
      <w:r w:rsidRPr="003E77D1">
        <w:rPr>
          <w:rStyle w:val="FootnoteReference"/>
        </w:rPr>
        <w:footnoteRef/>
      </w:r>
      <w:r w:rsidRPr="003E77D1">
        <w:t xml:space="preserve"> Nơi đăng ký cai nghiện ma túy</w:t>
      </w:r>
      <w:r w:rsidRPr="003E77D1" w:rsidR="003E77D1">
        <w:t>.</w:t>
      </w:r>
    </w:p>
  </w:footnote>
  <w:footnote w:id="79">
    <w:p w:rsidRPr="003E77D1" w:rsidR="00823408" w:rsidP="00474E3E" w:rsidRDefault="00823408" w14:paraId="6446AE14" w14:textId="77777777">
      <w:pPr>
        <w:pStyle w:val="FootnoteText"/>
      </w:pPr>
      <w:r w:rsidRPr="003E77D1">
        <w:rPr>
          <w:rStyle w:val="FootnoteReference"/>
        </w:rPr>
        <w:footnoteRef/>
      </w:r>
      <w:r w:rsidRPr="003E77D1">
        <w:rPr>
          <w:lang w:val="vi-VN"/>
        </w:rPr>
        <w:t xml:space="preserve"> </w:t>
      </w:r>
      <w:r w:rsidRPr="003E77D1">
        <w:rPr>
          <w:lang w:val="vi-VN"/>
        </w:rPr>
        <w:t>Ghi rõ là bố, mẹ, vợ, chồng hoặc con ruột</w:t>
      </w:r>
      <w:r w:rsidRPr="003E77D1" w:rsidR="003E77D1">
        <w:t>.</w:t>
      </w:r>
    </w:p>
  </w:footnote>
  <w:footnote w:id="80">
    <w:p w:rsidRPr="003E77D1" w:rsidR="005218B9" w:rsidP="005218B9" w:rsidRDefault="005218B9" w14:paraId="06912BE2" w14:textId="77777777">
      <w:pPr>
        <w:pStyle w:val="FootnoteText"/>
      </w:pPr>
      <w:r w:rsidRPr="003E77D1">
        <w:rPr>
          <w:rStyle w:val="FootnoteReference"/>
        </w:rPr>
        <w:footnoteRef/>
      </w:r>
      <w:r w:rsidRPr="003E77D1">
        <w:rPr>
          <w:lang w:val="vi-VN"/>
        </w:rPr>
        <w:t xml:space="preserve"> </w:t>
      </w:r>
      <w:r w:rsidRPr="003E77D1">
        <w:rPr>
          <w:lang w:val="vi-VN"/>
        </w:rPr>
        <w:t>Tên Ủy ban nhân dân xã/phường/</w:t>
      </w:r>
      <w:r w:rsidRPr="003E77D1" w:rsidR="00DE6F6E">
        <w:t>đặc khu</w:t>
      </w:r>
      <w:r w:rsidRPr="003E77D1" w:rsidR="003E77D1">
        <w:t>.</w:t>
      </w:r>
    </w:p>
  </w:footnote>
  <w:footnote w:id="81">
    <w:p w:rsidRPr="00DE6F6E" w:rsidR="00823408" w:rsidP="00474E3E" w:rsidRDefault="00823408" w14:paraId="0A4D1ED3" w14:textId="77777777">
      <w:pPr>
        <w:pStyle w:val="FootnoteText"/>
      </w:pPr>
      <w:r w:rsidRPr="003E77D1">
        <w:rPr>
          <w:rStyle w:val="FootnoteReference"/>
        </w:rPr>
        <w:footnoteRef/>
      </w:r>
      <w:r w:rsidRPr="003E77D1">
        <w:rPr>
          <w:lang w:val="vi-VN"/>
        </w:rPr>
        <w:t xml:space="preserve"> </w:t>
      </w:r>
      <w:r w:rsidRPr="003E77D1">
        <w:rPr>
          <w:lang w:val="vi-VN"/>
        </w:rPr>
        <w:t>Tên Ủy ban nhân dân xã/phường/</w:t>
      </w:r>
      <w:r w:rsidRPr="003E77D1" w:rsidR="00DE6F6E">
        <w:t>đặc khu</w:t>
      </w:r>
      <w:r w:rsidRPr="003E77D1" w:rsidR="003E77D1">
        <w:t>.</w:t>
      </w:r>
    </w:p>
  </w:footnote>
  <w:footnote w:id="82">
    <w:p w:rsidRPr="003E77D1" w:rsidR="00786D64" w:rsidP="00786D64" w:rsidRDefault="00786D64" w14:paraId="4BA42E16" w14:textId="77777777">
      <w:pPr>
        <w:pStyle w:val="FootnoteText"/>
      </w:pPr>
      <w:r w:rsidRPr="003E77D1">
        <w:rPr>
          <w:rStyle w:val="FootnoteReference"/>
        </w:rPr>
        <w:footnoteRef/>
      </w:r>
      <w:r w:rsidRPr="003E77D1">
        <w:rPr>
          <w:lang w:val="vi-VN"/>
        </w:rPr>
        <w:t xml:space="preserve"> </w:t>
      </w:r>
      <w:r w:rsidRPr="003E77D1">
        <w:rPr>
          <w:lang w:val="vi-VN"/>
        </w:rPr>
        <w:t xml:space="preserve">Tên </w:t>
      </w:r>
      <w:r w:rsidRPr="003E77D1" w:rsidR="00A634D6">
        <w:t>Công an tỉnh, thành phố</w:t>
      </w:r>
      <w:r w:rsidRPr="003E77D1" w:rsidR="006A63E1">
        <w:t>.</w:t>
      </w:r>
    </w:p>
  </w:footnote>
  <w:footnote w:id="83">
    <w:p w:rsidRPr="003E77D1" w:rsidR="00823408" w:rsidP="00474E3E" w:rsidRDefault="00823408" w14:paraId="7488ECFD" w14:textId="77777777">
      <w:pPr>
        <w:pStyle w:val="FootnoteText"/>
      </w:pPr>
      <w:r w:rsidRPr="003E77D1">
        <w:rPr>
          <w:rStyle w:val="FootnoteReference"/>
        </w:rPr>
        <w:footnoteRef/>
      </w:r>
      <w:r w:rsidRPr="003E77D1">
        <w:rPr>
          <w:lang w:val="vi-VN"/>
        </w:rPr>
        <w:t xml:space="preserve"> </w:t>
      </w:r>
      <w:r w:rsidRPr="003E77D1">
        <w:rPr>
          <w:lang w:val="vi-VN"/>
        </w:rPr>
        <w:t xml:space="preserve">Tên </w:t>
      </w:r>
      <w:r w:rsidRPr="003E77D1" w:rsidR="00A634D6">
        <w:t>Công an cấp xã</w:t>
      </w:r>
      <w:r w:rsidRPr="003E77D1" w:rsidR="003E77D1">
        <w:t>.</w:t>
      </w:r>
    </w:p>
  </w:footnote>
  <w:footnote w:id="84">
    <w:p w:rsidRPr="003E77D1" w:rsidR="00823408" w:rsidP="00474E3E" w:rsidRDefault="00823408" w14:paraId="43F88E6F" w14:textId="77777777">
      <w:pPr>
        <w:pStyle w:val="FootnoteText"/>
      </w:pPr>
      <w:r w:rsidRPr="003E77D1">
        <w:rPr>
          <w:rStyle w:val="FootnoteReference"/>
        </w:rPr>
        <w:footnoteRef/>
      </w:r>
      <w:r w:rsidRPr="003E77D1">
        <w:rPr>
          <w:lang w:val="vi-VN"/>
        </w:rPr>
        <w:t xml:space="preserve"> </w:t>
      </w:r>
      <w:r w:rsidRPr="003E77D1">
        <w:rPr>
          <w:lang w:val="vi-VN"/>
        </w:rPr>
        <w:t>Địa danh</w:t>
      </w:r>
      <w:r w:rsidRPr="003E77D1" w:rsidR="003E77D1">
        <w:t>.</w:t>
      </w:r>
    </w:p>
  </w:footnote>
  <w:footnote w:id="85">
    <w:p w:rsidRPr="003E77D1" w:rsidR="006A63E1" w:rsidRDefault="006A63E1" w14:paraId="317D2126" w14:textId="77777777">
      <w:pPr>
        <w:pStyle w:val="FootnoteText"/>
      </w:pPr>
      <w:r w:rsidRPr="003E77D1">
        <w:rPr>
          <w:rStyle w:val="FootnoteReference"/>
        </w:rPr>
        <w:footnoteRef/>
      </w:r>
      <w:r w:rsidRPr="003E77D1">
        <w:t xml:space="preserve"> Bộ phân tham mưu ban hành Quyết định</w:t>
      </w:r>
      <w:r w:rsidRPr="003E77D1" w:rsidR="003E77D1">
        <w:t>.</w:t>
      </w:r>
    </w:p>
  </w:footnote>
  <w:footnote w:id="86">
    <w:p w:rsidRPr="003E77D1" w:rsidR="00823408" w:rsidP="00474E3E" w:rsidRDefault="00823408" w14:paraId="286D8D11" w14:textId="77777777">
      <w:pPr>
        <w:pStyle w:val="FootnoteText"/>
      </w:pPr>
      <w:r w:rsidRPr="003E77D1">
        <w:rPr>
          <w:rStyle w:val="FootnoteReference"/>
        </w:rPr>
        <w:footnoteRef/>
      </w:r>
      <w:r w:rsidRPr="003E77D1">
        <w:rPr>
          <w:lang w:val="vi-VN"/>
        </w:rPr>
        <w:t xml:space="preserve"> </w:t>
      </w:r>
      <w:r w:rsidRPr="003E77D1">
        <w:rPr>
          <w:lang w:val="vi-VN"/>
        </w:rPr>
        <w:t>Ghi rõ họ, tên người cai nghiện tự nguyện</w:t>
      </w:r>
      <w:r w:rsidRPr="003E77D1" w:rsidR="003E77D1">
        <w:t>.</w:t>
      </w:r>
    </w:p>
  </w:footnote>
  <w:footnote w:id="87">
    <w:p w:rsidR="00405AD3" w:rsidRDefault="00405AD3" w14:paraId="0DC98BFD" w14:textId="77777777">
      <w:pPr>
        <w:pStyle w:val="FootnoteText"/>
      </w:pPr>
      <w:r w:rsidRPr="003E77D1">
        <w:rPr>
          <w:rStyle w:val="FootnoteReference"/>
        </w:rPr>
        <w:footnoteRef/>
      </w:r>
      <w:r w:rsidRPr="003E77D1">
        <w:t xml:space="preserve"> Ghi rõ địa điểm cai nghiện ma túy theo đơn đăng ký.</w:t>
      </w:r>
    </w:p>
  </w:footnote>
  <w:footnote w:id="88">
    <w:p w:rsidRPr="003E77D1" w:rsidR="00DE1E4B" w:rsidP="00DE1E4B" w:rsidRDefault="00DE1E4B" w14:paraId="080C0EFA" w14:textId="77777777">
      <w:pPr>
        <w:pStyle w:val="FootnoteText"/>
      </w:pPr>
      <w:r w:rsidRPr="003E77D1">
        <w:rPr>
          <w:rStyle w:val="FootnoteReference"/>
        </w:rPr>
        <w:footnoteRef/>
      </w:r>
      <w:r w:rsidRPr="003E77D1">
        <w:rPr>
          <w:lang w:val="vi-VN"/>
        </w:rPr>
        <w:t xml:space="preserve"> </w:t>
      </w:r>
      <w:r w:rsidRPr="003E77D1">
        <w:rPr>
          <w:lang w:val="vi-VN"/>
        </w:rPr>
        <w:t>Địa danh</w:t>
      </w:r>
      <w:r w:rsidRPr="003E77D1" w:rsidR="003E77D1">
        <w:t>.</w:t>
      </w:r>
    </w:p>
  </w:footnote>
  <w:footnote w:id="89">
    <w:p w:rsidRPr="003E77D1" w:rsidR="00330B0D" w:rsidP="00DE1E4B" w:rsidRDefault="00446C96" w14:paraId="51A74AC9" w14:textId="77777777">
      <w:pPr>
        <w:pStyle w:val="FootnoteText"/>
      </w:pPr>
      <w:r w:rsidRPr="003E77D1">
        <w:rPr>
          <w:rStyle w:val="FootnoteReference"/>
        </w:rPr>
        <w:footnoteRef/>
      </w:r>
      <w:r w:rsidRPr="003E77D1">
        <w:rPr>
          <w:lang w:val="vi-VN"/>
        </w:rPr>
        <w:t xml:space="preserve"> </w:t>
      </w:r>
      <w:r w:rsidRPr="003E77D1">
        <w:rPr>
          <w:lang w:val="vi-VN"/>
        </w:rPr>
        <w:t xml:space="preserve">Ghi rõ địa </w:t>
      </w:r>
      <w:r w:rsidRPr="003E77D1" w:rsidR="00DE1E4B">
        <w:t>chỉ giao nhận Quyết định/Giấy xác nhận/Thông báo</w:t>
      </w:r>
      <w:r w:rsidRPr="003E77D1" w:rsidR="003E77D1">
        <w:t>.</w:t>
      </w:r>
    </w:p>
  </w:footnote>
  <w:footnote w:id="90">
    <w:p w:rsidRPr="003E77D1" w:rsidR="00DE1E4B" w:rsidRDefault="00DE1E4B" w14:paraId="19ECE32E" w14:textId="77777777">
      <w:pPr>
        <w:pStyle w:val="FootnoteText"/>
      </w:pPr>
      <w:r w:rsidRPr="003E77D1">
        <w:rPr>
          <w:rStyle w:val="FootnoteReference"/>
        </w:rPr>
        <w:footnoteRef/>
      </w:r>
      <w:r w:rsidRPr="003E77D1">
        <w:t xml:space="preserve"> Ghi rõ tên cơ quan, đơn vị giao</w:t>
      </w:r>
      <w:r w:rsidRPr="003E77D1" w:rsidR="003E77D1">
        <w:t>.</w:t>
      </w:r>
    </w:p>
  </w:footnote>
  <w:footnote w:id="91">
    <w:p w:rsidRPr="003E77D1" w:rsidR="00DE1E4B" w:rsidP="00DE1E4B" w:rsidRDefault="00DE1E4B" w14:paraId="2FD40D3D" w14:textId="77777777">
      <w:pPr>
        <w:pStyle w:val="FootnoteText"/>
      </w:pPr>
      <w:r w:rsidRPr="003E77D1">
        <w:rPr>
          <w:rStyle w:val="FootnoteReference"/>
        </w:rPr>
        <w:footnoteRef/>
      </w:r>
      <w:r w:rsidRPr="003E77D1">
        <w:t xml:space="preserve"> Ghi rõ tên Quyết định/Giấy xác nhận/Thông báo</w:t>
      </w:r>
      <w:r w:rsidRPr="003E77D1" w:rsidR="003E77D1">
        <w:t>.</w:t>
      </w:r>
    </w:p>
    <w:p w:rsidR="00DE1E4B" w:rsidP="00DE1E4B" w:rsidRDefault="00DE1E4B" w14:paraId="750CB978" w14:textId="77777777">
      <w:pPr>
        <w:pStyle w:val="FootnoteText"/>
        <w:ind w:firstLine="0"/>
      </w:pPr>
    </w:p>
  </w:footnote>
  <w:footnote w:id="92">
    <w:p w:rsidRPr="00A170B7" w:rsidR="00C664DB" w:rsidP="00C664DB" w:rsidRDefault="00C664DB" w14:paraId="04342868" w14:textId="77777777">
      <w:pPr>
        <w:pStyle w:val="FootnoteText"/>
      </w:pPr>
      <w:r w:rsidRPr="00A170B7">
        <w:rPr>
          <w:rStyle w:val="FootnoteReference"/>
        </w:rPr>
        <w:footnoteRef/>
      </w:r>
      <w:r w:rsidRPr="00A170B7">
        <w:rPr>
          <w:lang w:val="vi-VN"/>
        </w:rPr>
        <w:t xml:space="preserve"> </w:t>
      </w:r>
      <w:r w:rsidRPr="00A170B7">
        <w:rPr>
          <w:lang w:val="vi-VN"/>
        </w:rPr>
        <w:t>Địa danh</w:t>
      </w:r>
      <w:r w:rsidRPr="00A170B7">
        <w:t>;</w:t>
      </w:r>
    </w:p>
  </w:footnote>
  <w:footnote w:id="93">
    <w:p w:rsidRPr="00A170B7" w:rsidR="008F344F" w:rsidP="008F344F" w:rsidRDefault="008F344F" w14:paraId="5FFEE257" w14:textId="77777777">
      <w:pPr>
        <w:pStyle w:val="FootnoteText"/>
      </w:pPr>
      <w:r w:rsidRPr="00A170B7">
        <w:rPr>
          <w:rStyle w:val="FootnoteReference"/>
        </w:rPr>
        <w:footnoteRef/>
      </w:r>
      <w:r w:rsidRPr="00A170B7">
        <w:rPr>
          <w:lang w:val="vi-VN"/>
        </w:rPr>
        <w:t xml:space="preserve"> </w:t>
      </w:r>
      <w:r w:rsidRPr="00A170B7">
        <w:rPr>
          <w:lang w:val="vi-VN"/>
        </w:rPr>
        <w:t>Ghi rõ địa chỉ cơ sở quản lý hoặc gia đình quản lý</w:t>
      </w:r>
      <w:r w:rsidRPr="00A170B7" w:rsidR="00C664DB">
        <w:t>;</w:t>
      </w:r>
    </w:p>
  </w:footnote>
  <w:footnote w:id="94">
    <w:p w:rsidRPr="00A170B7" w:rsidR="008F344F" w:rsidP="008F344F" w:rsidRDefault="008F344F" w14:paraId="503E0529" w14:textId="77777777">
      <w:pPr>
        <w:pStyle w:val="FootnoteText"/>
      </w:pPr>
      <w:r w:rsidRPr="00A170B7">
        <w:rPr>
          <w:rStyle w:val="FootnoteReference"/>
        </w:rPr>
        <w:footnoteRef/>
      </w:r>
      <w:r w:rsidRPr="00A170B7">
        <w:rPr>
          <w:lang w:val="vi-VN"/>
        </w:rPr>
        <w:t xml:space="preserve"> </w:t>
      </w:r>
      <w:r w:rsidRPr="00A170B7">
        <w:rPr>
          <w:lang w:val="vi-VN"/>
        </w:rPr>
        <w:t xml:space="preserve">Người bị đề nghị áp dụng biện pháp đưa </w:t>
      </w:r>
      <w:r w:rsidRPr="00A170B7" w:rsidR="00C664DB">
        <w:t>đi cai nghiện bắt buộc;</w:t>
      </w:r>
    </w:p>
  </w:footnote>
  <w:footnote w:id="95">
    <w:p w:rsidRPr="00A170B7" w:rsidR="008F344F" w:rsidP="00C664DB" w:rsidRDefault="008F344F" w14:paraId="7658E2C3" w14:textId="77777777">
      <w:pPr>
        <w:pStyle w:val="FootnoteText"/>
      </w:pPr>
      <w:r w:rsidRPr="00A170B7">
        <w:rPr>
          <w:rStyle w:val="FootnoteReference"/>
        </w:rPr>
        <w:footnoteRef/>
      </w:r>
      <w:r w:rsidRPr="00A170B7">
        <w:rPr>
          <w:lang w:val="vi-VN"/>
        </w:rPr>
        <w:t xml:space="preserve"> </w:t>
      </w:r>
      <w:r w:rsidRPr="00A170B7">
        <w:rPr>
          <w:lang w:val="vi-VN"/>
        </w:rPr>
        <w:t>Ghi rõ là vợ/chồng/ cha/mẹ/anh/ chị/em ruột</w:t>
      </w:r>
      <w:r w:rsidRPr="00A170B7" w:rsidR="00C664DB">
        <w:t>;</w:t>
      </w:r>
    </w:p>
  </w:footnote>
  <w:footnote w:id="96">
    <w:p w:rsidRPr="00343DE2" w:rsidR="008F344F" w:rsidP="008F344F" w:rsidRDefault="008F344F" w14:paraId="4B00501F" w14:textId="77777777">
      <w:pPr>
        <w:pStyle w:val="FootnoteText"/>
        <w:rPr>
          <w:lang w:val="vi-VN"/>
        </w:rPr>
      </w:pPr>
      <w:r w:rsidRPr="00A170B7">
        <w:rPr>
          <w:rStyle w:val="FootnoteReference"/>
        </w:rPr>
        <w:footnoteRef/>
      </w:r>
      <w:r w:rsidRPr="00A170B7">
        <w:rPr>
          <w:lang w:val="vi-VN"/>
        </w:rPr>
        <w:t xml:space="preserve"> </w:t>
      </w:r>
      <w:r w:rsidRPr="00A170B7">
        <w:rPr>
          <w:lang w:val="vi-VN"/>
        </w:rPr>
        <w:t xml:space="preserve">Người bị đề nghị áp dụng biện pháp </w:t>
      </w:r>
      <w:r w:rsidRPr="00A170B7" w:rsidR="00C664DB">
        <w:rPr>
          <w:lang w:val="vi-VN"/>
        </w:rPr>
        <w:t xml:space="preserve">đưa </w:t>
      </w:r>
      <w:r w:rsidRPr="00A170B7" w:rsidR="00C664DB">
        <w:t>đi cai nghiện bắt buộc;</w:t>
      </w:r>
    </w:p>
  </w:footnote>
  <w:footnote w:id="97">
    <w:p w:rsidRPr="003E77D1" w:rsidR="00330B0D" w:rsidP="00330B0D" w:rsidRDefault="00330B0D" w14:paraId="660E83B6" w14:textId="77777777">
      <w:pPr>
        <w:pStyle w:val="FootnoteText"/>
      </w:pPr>
      <w:r w:rsidRPr="003E77D1">
        <w:rPr>
          <w:rStyle w:val="FootnoteReference"/>
        </w:rPr>
        <w:footnoteRef/>
      </w:r>
      <w:r w:rsidRPr="003E77D1">
        <w:rPr>
          <w:lang w:val="vi-VN"/>
        </w:rPr>
        <w:t xml:space="preserve"> </w:t>
      </w:r>
      <w:r w:rsidRPr="003E77D1">
        <w:rPr>
          <w:lang w:val="vi-VN"/>
        </w:rPr>
        <w:t>Địa danh</w:t>
      </w:r>
      <w:r w:rsidRPr="003E77D1" w:rsidR="003E77D1">
        <w:t>.</w:t>
      </w:r>
    </w:p>
    <w:p w:rsidRPr="00330B0D" w:rsidR="00330B0D" w:rsidP="00330B0D" w:rsidRDefault="00330B0D" w14:paraId="55DFBDC6" w14:textId="77777777">
      <w:pPr>
        <w:pStyle w:val="FootnoteText"/>
        <w:rPr>
          <w:sz w:val="22"/>
          <w:szCs w:val="22"/>
        </w:rPr>
      </w:pPr>
      <w:r w:rsidRPr="003E77D1">
        <w:rPr>
          <w:vertAlign w:val="superscript"/>
        </w:rPr>
        <w:t>2</w:t>
      </w:r>
      <w:r w:rsidRPr="003E77D1">
        <w:t xml:space="preserve"> </w:t>
      </w:r>
      <w:r w:rsidRPr="003E77D1" w:rsidR="00C251D9">
        <w:t>Ghi rõ C</w:t>
      </w:r>
      <w:r w:rsidRPr="003E77D1">
        <w:t>ông an cấp xã</w:t>
      </w:r>
      <w:r w:rsidRPr="003E77D1" w:rsidR="003E77D1">
        <w:t>.</w:t>
      </w:r>
    </w:p>
  </w:footnote>
  <w:footnote w:id="98">
    <w:p w:rsidRPr="003E77D1" w:rsidR="000A7A60" w:rsidRDefault="000A7A60" w14:paraId="03803AE9" w14:textId="77777777">
      <w:pPr>
        <w:pStyle w:val="FootnoteText"/>
      </w:pPr>
      <w:r w:rsidRPr="003E77D1">
        <w:rPr>
          <w:rStyle w:val="FootnoteReference"/>
        </w:rPr>
        <w:footnoteRef/>
      </w:r>
      <w:r w:rsidRPr="003E77D1">
        <w:t xml:space="preserve"> Công an tỉnh, thành phố</w:t>
      </w:r>
      <w:r w:rsidRPr="003E77D1" w:rsidR="003E77D1">
        <w:t>.</w:t>
      </w:r>
    </w:p>
  </w:footnote>
  <w:footnote w:id="99">
    <w:p w:rsidRPr="003E77D1" w:rsidR="000A7A60" w:rsidRDefault="000A7A60" w14:paraId="6960B849" w14:textId="77777777">
      <w:pPr>
        <w:pStyle w:val="FootnoteText"/>
      </w:pPr>
      <w:r w:rsidRPr="003E77D1">
        <w:rPr>
          <w:rStyle w:val="FootnoteReference"/>
        </w:rPr>
        <w:footnoteRef/>
      </w:r>
      <w:r w:rsidRPr="003E77D1">
        <w:t xml:space="preserve"> Công an cấp xã</w:t>
      </w:r>
      <w:r w:rsidRPr="003E77D1" w:rsidR="003E77D1">
        <w:t>.</w:t>
      </w:r>
    </w:p>
  </w:footnote>
  <w:footnote w:id="100">
    <w:p w:rsidRPr="003E77D1" w:rsidR="00DF4D88" w:rsidP="00DF4D88" w:rsidRDefault="00DF4D88" w14:paraId="3E8AB8D6" w14:textId="77777777">
      <w:pPr>
        <w:pStyle w:val="FootnoteText"/>
      </w:pPr>
      <w:r w:rsidRPr="003E77D1">
        <w:rPr>
          <w:rStyle w:val="FootnoteReference"/>
        </w:rPr>
        <w:footnoteRef/>
      </w:r>
      <w:r w:rsidRPr="003E77D1">
        <w:t xml:space="preserve"> </w:t>
      </w:r>
      <w:r w:rsidRPr="003E77D1" w:rsidR="000A7A60">
        <w:t>Đ</w:t>
      </w:r>
      <w:r w:rsidRPr="003E77D1">
        <w:t>ịa danh</w:t>
      </w:r>
      <w:r w:rsidRPr="003E77D1" w:rsidR="003E77D1">
        <w:t>.</w:t>
      </w:r>
    </w:p>
  </w:footnote>
  <w:footnote w:id="101">
    <w:p w:rsidRPr="003E77D1" w:rsidR="007D3748" w:rsidRDefault="007D3748" w14:paraId="6AE1CE4B" w14:textId="77777777">
      <w:pPr>
        <w:pStyle w:val="FootnoteText"/>
      </w:pPr>
      <w:r w:rsidRPr="003E77D1">
        <w:rPr>
          <w:rStyle w:val="FootnoteReference"/>
        </w:rPr>
        <w:footnoteRef/>
      </w:r>
      <w:r w:rsidRPr="003E77D1">
        <w:t xml:space="preserve"> Công an nơi chuyển đến</w:t>
      </w:r>
      <w:r w:rsidRPr="003E77D1" w:rsidR="003E77D1">
        <w:t>.</w:t>
      </w:r>
    </w:p>
  </w:footnote>
  <w:footnote w:id="102">
    <w:p w:rsidRPr="003E77D1" w:rsidR="00DF4D88" w:rsidP="00DF4D88" w:rsidRDefault="00DF4D88" w14:paraId="73B40A4E" w14:textId="77777777">
      <w:pPr>
        <w:pStyle w:val="FootnoteText"/>
      </w:pPr>
      <w:r w:rsidRPr="003E77D1">
        <w:rPr>
          <w:rStyle w:val="FootnoteReference"/>
        </w:rPr>
        <w:footnoteRef/>
      </w:r>
      <w:r w:rsidRPr="003E77D1">
        <w:t xml:space="preserve"> </w:t>
      </w:r>
      <w:r w:rsidRPr="003E77D1">
        <w:rPr>
          <w:lang w:val="vi-VN"/>
        </w:rPr>
        <w:t>Ghi rõ họ, tên người cai nghiện tự nguyện</w:t>
      </w:r>
      <w:r w:rsidRPr="003E77D1" w:rsidR="003E77D1">
        <w:t>.</w:t>
      </w:r>
    </w:p>
    <w:p w:rsidRPr="00DF4D88" w:rsidR="00DF4D88" w:rsidP="00EF527C" w:rsidRDefault="00DF4D88" w14:paraId="5CFC444D" w14:textId="77777777">
      <w:pPr>
        <w:pStyle w:val="FootnoteText"/>
        <w:ind w:firstLine="0"/>
        <w:rPr>
          <w:sz w:val="22"/>
          <w:szCs w:val="22"/>
        </w:rPr>
      </w:pPr>
    </w:p>
  </w:footnote>
  <w:footnote w:id="103">
    <w:p w:rsidRPr="003E77D1" w:rsidR="009C501B" w:rsidP="009C501B" w:rsidRDefault="009C501B" w14:paraId="54D52273" w14:textId="77777777">
      <w:pPr>
        <w:pStyle w:val="FootnoteText"/>
      </w:pPr>
      <w:r w:rsidRPr="003E77D1">
        <w:rPr>
          <w:rStyle w:val="FootnoteReference"/>
        </w:rPr>
        <w:footnoteRef/>
      </w:r>
      <w:r w:rsidRPr="003E77D1">
        <w:rPr>
          <w:lang w:val="vi-VN"/>
        </w:rPr>
        <w:t xml:space="preserve"> </w:t>
      </w:r>
      <w:r w:rsidRPr="003E77D1">
        <w:rPr>
          <w:lang w:val="vi-VN"/>
        </w:rPr>
        <w:t xml:space="preserve">Tên </w:t>
      </w:r>
      <w:r w:rsidRPr="003E77D1" w:rsidR="00AC3C7E">
        <w:t>đơn vị chủ quản</w:t>
      </w:r>
      <w:r w:rsidRPr="003E77D1" w:rsidR="003E77D1">
        <w:t>.</w:t>
      </w:r>
    </w:p>
  </w:footnote>
  <w:footnote w:id="104">
    <w:p w:rsidRPr="003E77D1" w:rsidR="009C501B" w:rsidP="009C501B" w:rsidRDefault="009C501B" w14:paraId="0F9785E0" w14:textId="77777777">
      <w:pPr>
        <w:pStyle w:val="FootnoteText"/>
      </w:pPr>
      <w:r w:rsidRPr="003E77D1">
        <w:rPr>
          <w:rStyle w:val="FootnoteReference"/>
        </w:rPr>
        <w:footnoteRef/>
      </w:r>
      <w:r w:rsidRPr="003E77D1">
        <w:rPr>
          <w:lang w:val="vi-VN"/>
        </w:rPr>
        <w:t xml:space="preserve"> </w:t>
      </w:r>
      <w:r w:rsidRPr="003E77D1">
        <w:rPr>
          <w:lang w:val="vi-VN"/>
        </w:rPr>
        <w:t xml:space="preserve">Tên </w:t>
      </w:r>
      <w:r w:rsidRPr="003E77D1" w:rsidR="00AC3C7E">
        <w:t>đơn vị cung cấp dịch vụ</w:t>
      </w:r>
      <w:r w:rsidRPr="003E77D1" w:rsidR="003E77D1">
        <w:t>.</w:t>
      </w:r>
    </w:p>
  </w:footnote>
  <w:footnote w:id="105">
    <w:p w:rsidRPr="003E77D1" w:rsidR="00823408" w:rsidP="00474E3E" w:rsidRDefault="00823408" w14:paraId="42F78BA9" w14:textId="77777777">
      <w:pPr>
        <w:pStyle w:val="FootnoteText"/>
      </w:pPr>
      <w:r w:rsidRPr="003E77D1">
        <w:rPr>
          <w:rStyle w:val="FootnoteReference"/>
        </w:rPr>
        <w:footnoteRef/>
      </w:r>
      <w:r w:rsidRPr="003E77D1">
        <w:rPr>
          <w:lang w:val="vi-VN"/>
        </w:rPr>
        <w:t xml:space="preserve"> </w:t>
      </w:r>
      <w:r w:rsidRPr="003E77D1">
        <w:rPr>
          <w:lang w:val="vi-VN"/>
        </w:rPr>
        <w:t>Địa danh</w:t>
      </w:r>
      <w:r w:rsidRPr="003E77D1" w:rsidR="003E77D1">
        <w:t>.</w:t>
      </w:r>
    </w:p>
  </w:footnote>
  <w:footnote w:id="106">
    <w:p w:rsidRPr="003E77D1" w:rsidR="00823408" w:rsidP="00474E3E" w:rsidRDefault="00823408" w14:paraId="2DB5AF75" w14:textId="77777777">
      <w:pPr>
        <w:pStyle w:val="FootnoteText"/>
      </w:pPr>
      <w:r w:rsidRPr="003E77D1">
        <w:rPr>
          <w:rStyle w:val="FootnoteReference"/>
        </w:rPr>
        <w:footnoteRef/>
      </w:r>
      <w:r w:rsidRPr="003E77D1">
        <w:rPr>
          <w:lang w:val="vi-VN"/>
        </w:rPr>
        <w:t xml:space="preserve"> </w:t>
      </w:r>
      <w:r w:rsidRPr="003E77D1">
        <w:rPr>
          <w:lang w:val="vi-VN"/>
        </w:rPr>
        <w:t>Ghi rõ họ, tên người cai nghiện</w:t>
      </w:r>
      <w:r w:rsidRPr="003E77D1" w:rsidR="003E77D1">
        <w:t>.</w:t>
      </w:r>
    </w:p>
  </w:footnote>
  <w:footnote w:id="107">
    <w:p w:rsidRPr="003E77D1" w:rsidR="00823408" w:rsidP="00474E3E" w:rsidRDefault="00823408" w14:paraId="2E18E5E9" w14:textId="77777777">
      <w:pPr>
        <w:pStyle w:val="FootnoteText"/>
      </w:pPr>
      <w:r w:rsidRPr="003E77D1">
        <w:rPr>
          <w:rStyle w:val="FootnoteReference"/>
        </w:rPr>
        <w:footnoteRef/>
      </w:r>
      <w:r w:rsidRPr="003E77D1">
        <w:rPr>
          <w:lang w:val="vi-VN"/>
        </w:rPr>
        <w:t xml:space="preserve"> </w:t>
      </w:r>
      <w:r w:rsidRPr="003E77D1">
        <w:rPr>
          <w:lang w:val="vi-VN"/>
        </w:rPr>
        <w:t>Ghi rõ họ, tên đại diện gia đình</w:t>
      </w:r>
      <w:r w:rsidRPr="003E77D1" w:rsidR="003E77D1">
        <w:t>.</w:t>
      </w:r>
    </w:p>
    <w:p w:rsidRPr="003E77D1" w:rsidR="001A4244" w:rsidP="00474E3E" w:rsidRDefault="001A4244" w14:paraId="0C38DD49" w14:textId="77777777">
      <w:pPr>
        <w:pStyle w:val="FootnoteText"/>
      </w:pPr>
      <w:r w:rsidRPr="003E77D1">
        <w:rPr>
          <w:vertAlign w:val="superscript"/>
        </w:rPr>
        <w:t>6</w:t>
      </w:r>
      <w:r w:rsidRPr="003E77D1">
        <w:t xml:space="preserve"> Ghi rõ dịch vụ sử dụng</w:t>
      </w:r>
      <w:r w:rsidRPr="003E77D1" w:rsidR="003E77D1">
        <w:t>.</w:t>
      </w:r>
    </w:p>
    <w:p w:rsidRPr="004D6B51" w:rsidR="00823408" w:rsidP="00474E3E" w:rsidRDefault="00823408" w14:paraId="7C8DF17D" w14:textId="77777777">
      <w:pPr>
        <w:pStyle w:val="FootnoteText"/>
        <w:rPr>
          <w:lang w:val="vi-VN"/>
        </w:rPr>
      </w:pPr>
    </w:p>
  </w:footnote>
  <w:footnote w:id="108">
    <w:p w:rsidRPr="003E77D1" w:rsidR="00823408" w:rsidP="00474E3E" w:rsidRDefault="00823408" w14:paraId="6C763C8C" w14:textId="77777777">
      <w:pPr>
        <w:pStyle w:val="FootnoteText"/>
      </w:pPr>
      <w:r w:rsidRPr="003E77D1">
        <w:rPr>
          <w:rStyle w:val="FootnoteReference"/>
        </w:rPr>
        <w:footnoteRef/>
      </w:r>
      <w:r w:rsidRPr="003E77D1">
        <w:rPr>
          <w:lang w:val="vi-VN"/>
        </w:rPr>
        <w:t xml:space="preserve"> </w:t>
      </w:r>
      <w:r w:rsidRPr="003E77D1">
        <w:rPr>
          <w:lang w:val="vi-VN"/>
        </w:rPr>
        <w:t xml:space="preserve">Tên </w:t>
      </w:r>
      <w:r w:rsidRPr="003E77D1" w:rsidR="0088203A">
        <w:t>cơ quan cấp trên</w:t>
      </w:r>
      <w:r w:rsidRPr="003E77D1" w:rsidR="003E77D1">
        <w:t>.</w:t>
      </w:r>
    </w:p>
  </w:footnote>
  <w:footnote w:id="109">
    <w:p w:rsidRPr="003E77D1" w:rsidR="00823408" w:rsidP="00474E3E" w:rsidRDefault="00823408" w14:paraId="0EFDB5AF" w14:textId="77777777">
      <w:pPr>
        <w:pStyle w:val="FootnoteText"/>
        <w:rPr>
          <w:lang w:val="fr-FR"/>
        </w:rPr>
      </w:pPr>
      <w:r w:rsidRPr="003E77D1">
        <w:rPr>
          <w:rStyle w:val="FootnoteReference"/>
        </w:rPr>
        <w:footnoteRef/>
      </w:r>
      <w:r w:rsidRPr="003E77D1">
        <w:rPr>
          <w:lang w:val="fr-FR"/>
        </w:rPr>
        <w:t xml:space="preserve"> Tên cơ sở cai nghiện ma túy</w:t>
      </w:r>
      <w:r w:rsidRPr="003E77D1" w:rsidR="003E77D1">
        <w:rPr>
          <w:lang w:val="fr-FR"/>
        </w:rPr>
        <w:t>.</w:t>
      </w:r>
    </w:p>
  </w:footnote>
  <w:footnote w:id="110">
    <w:p w:rsidRPr="003E77D1" w:rsidR="00823408" w:rsidP="00474E3E" w:rsidRDefault="00823408" w14:paraId="362FA090" w14:textId="77777777">
      <w:pPr>
        <w:pStyle w:val="FootnoteText"/>
        <w:rPr>
          <w:lang w:val="fr-FR"/>
        </w:rPr>
      </w:pPr>
      <w:r w:rsidRPr="003E77D1">
        <w:rPr>
          <w:rStyle w:val="FootnoteReference"/>
        </w:rPr>
        <w:footnoteRef/>
      </w:r>
      <w:r w:rsidRPr="003E77D1">
        <w:rPr>
          <w:lang w:val="fr-FR"/>
        </w:rPr>
        <w:t xml:space="preserve"> Địa danh</w:t>
      </w:r>
      <w:r w:rsidRPr="003E77D1" w:rsidR="003E77D1">
        <w:rPr>
          <w:lang w:val="fr-FR"/>
        </w:rPr>
        <w:t>.</w:t>
      </w:r>
    </w:p>
  </w:footnote>
  <w:footnote w:id="111">
    <w:p w:rsidRPr="003E77D1" w:rsidR="00823408" w:rsidP="00474E3E" w:rsidRDefault="00823408" w14:paraId="5C2F91AC" w14:textId="77777777">
      <w:pPr>
        <w:pStyle w:val="FootnoteText"/>
      </w:pPr>
      <w:r w:rsidRPr="003E77D1">
        <w:rPr>
          <w:rStyle w:val="FootnoteReference"/>
        </w:rPr>
        <w:footnoteRef/>
      </w:r>
      <w:r w:rsidRPr="003E77D1">
        <w:rPr>
          <w:lang w:val="fr-FR"/>
        </w:rPr>
        <w:t xml:space="preserve"> </w:t>
      </w:r>
      <w:r w:rsidRPr="003E77D1">
        <w:rPr>
          <w:lang w:val="vi-VN"/>
        </w:rPr>
        <w:t>Ghi rõ họ, tên người cai nghiện</w:t>
      </w:r>
      <w:r w:rsidRPr="003E77D1" w:rsidR="003E77D1">
        <w:t>.</w:t>
      </w:r>
    </w:p>
  </w:footnote>
  <w:footnote w:id="112">
    <w:p w:rsidRPr="003E77D1" w:rsidR="00823408" w:rsidP="00474E3E" w:rsidRDefault="00823408" w14:paraId="27F459C3" w14:textId="77777777">
      <w:pPr>
        <w:pStyle w:val="FootnoteText"/>
      </w:pPr>
      <w:r w:rsidRPr="003E77D1">
        <w:rPr>
          <w:rStyle w:val="FootnoteReference"/>
        </w:rPr>
        <w:footnoteRef/>
      </w:r>
      <w:r w:rsidRPr="003E77D1">
        <w:rPr>
          <w:lang w:val="vi-VN"/>
        </w:rPr>
        <w:t xml:space="preserve"> </w:t>
      </w:r>
      <w:r w:rsidRPr="003E77D1">
        <w:rPr>
          <w:lang w:val="vi-VN"/>
        </w:rPr>
        <w:t>Ghi rõ họ, tên đại diện gia đình</w:t>
      </w:r>
      <w:r w:rsidRPr="003E77D1" w:rsidR="004340B2">
        <w:t>.</w:t>
      </w:r>
    </w:p>
    <w:p w:rsidRPr="004D6B51" w:rsidR="00823408" w:rsidP="00474E3E" w:rsidRDefault="00823408" w14:paraId="6424655B" w14:textId="77777777">
      <w:pPr>
        <w:pStyle w:val="FootnoteText"/>
        <w:rPr>
          <w:lang w:val="vi-VN"/>
        </w:rPr>
      </w:pPr>
    </w:p>
  </w:footnote>
  <w:footnote w:id="113">
    <w:p w:rsidRPr="003E77D1" w:rsidR="00B91B59" w:rsidP="00B91B59" w:rsidRDefault="00B91B59" w14:paraId="635133E4" w14:textId="77777777">
      <w:pPr>
        <w:pStyle w:val="FootnoteText"/>
      </w:pPr>
      <w:r w:rsidRPr="003E77D1">
        <w:rPr>
          <w:rStyle w:val="FootnoteReference"/>
        </w:rPr>
        <w:footnoteRef/>
      </w:r>
      <w:r w:rsidRPr="003E77D1">
        <w:rPr>
          <w:lang w:val="vi-VN"/>
        </w:rPr>
        <w:t xml:space="preserve"> </w:t>
      </w:r>
      <w:r w:rsidRPr="003E77D1">
        <w:rPr>
          <w:lang w:val="vi-VN"/>
        </w:rPr>
        <w:t>Tên cơ quan, tổ chức chủ quản (nếu có)</w:t>
      </w:r>
      <w:r w:rsidRPr="003E77D1" w:rsidR="003E77D1">
        <w:t>.</w:t>
      </w:r>
    </w:p>
  </w:footnote>
  <w:footnote w:id="114">
    <w:p w:rsidRPr="003E77D1" w:rsidR="00B91B59" w:rsidP="00B91B59" w:rsidRDefault="00B91B59" w14:paraId="3D4097E2" w14:textId="77777777">
      <w:pPr>
        <w:pStyle w:val="FootnoteText"/>
        <w:rPr>
          <w:lang w:val="fr-FR"/>
        </w:rPr>
      </w:pPr>
      <w:r w:rsidRPr="003E77D1">
        <w:rPr>
          <w:rStyle w:val="FootnoteReference"/>
        </w:rPr>
        <w:footnoteRef/>
      </w:r>
      <w:r w:rsidRPr="003E77D1">
        <w:rPr>
          <w:lang w:val="fr-FR"/>
        </w:rPr>
        <w:t xml:space="preserve"> Tên cơ sở cai nghiện ma túy</w:t>
      </w:r>
      <w:r w:rsidRPr="003E77D1" w:rsidR="003E77D1">
        <w:rPr>
          <w:lang w:val="fr-FR"/>
        </w:rPr>
        <w:t>.</w:t>
      </w:r>
    </w:p>
  </w:footnote>
  <w:footnote w:id="115">
    <w:p w:rsidRPr="003E77D1" w:rsidR="00B91B59" w:rsidP="00B91B59" w:rsidRDefault="00B91B59" w14:paraId="720F7BB6" w14:textId="77777777">
      <w:pPr>
        <w:pStyle w:val="FootnoteText"/>
      </w:pPr>
      <w:r w:rsidRPr="003E77D1">
        <w:rPr>
          <w:rStyle w:val="FootnoteReference"/>
        </w:rPr>
        <w:footnoteRef/>
      </w:r>
      <w:r w:rsidRPr="003E77D1">
        <w:rPr>
          <w:lang w:val="fr-FR"/>
        </w:rPr>
        <w:t xml:space="preserve"> </w:t>
      </w:r>
      <w:r w:rsidRPr="003E77D1">
        <w:rPr>
          <w:lang w:val="vi-VN"/>
        </w:rPr>
        <w:t>Địa danh</w:t>
      </w:r>
      <w:r w:rsidRPr="003E77D1" w:rsidR="003E77D1">
        <w:t>.</w:t>
      </w:r>
    </w:p>
  </w:footnote>
  <w:footnote w:id="116">
    <w:p w:rsidRPr="00D303D1" w:rsidR="00B91B59" w:rsidP="00B91B59" w:rsidRDefault="00B91B59" w14:paraId="5709E150" w14:textId="77777777">
      <w:pPr>
        <w:pStyle w:val="FootnoteText"/>
        <w:rPr>
          <w:lang w:val="fr-FR"/>
        </w:rPr>
      </w:pPr>
      <w:r w:rsidRPr="003E77D1">
        <w:rPr>
          <w:rStyle w:val="FootnoteReference"/>
        </w:rPr>
        <w:footnoteRef/>
      </w:r>
      <w:r w:rsidRPr="003E77D1">
        <w:rPr>
          <w:lang w:val="fr-FR"/>
        </w:rPr>
        <w:t xml:space="preserve"> Họ tên người cai nghiện/sử dụng dịch vụ</w:t>
      </w:r>
      <w:r w:rsidRPr="003E77D1" w:rsidR="003E77D1">
        <w:rPr>
          <w:lang w:val="fr-FR"/>
        </w:rPr>
        <w:t>.</w:t>
      </w:r>
    </w:p>
  </w:footnote>
  <w:footnote w:id="117">
    <w:p w:rsidRPr="003E77D1" w:rsidR="00B4603C" w:rsidP="00B4603C" w:rsidRDefault="00B4603C" w14:paraId="31159EFE" w14:textId="77777777">
      <w:pPr>
        <w:pStyle w:val="FootnoteText"/>
      </w:pPr>
      <w:r w:rsidRPr="003E77D1">
        <w:rPr>
          <w:rStyle w:val="FootnoteReference"/>
        </w:rPr>
        <w:footnoteRef/>
      </w:r>
      <w:r w:rsidRPr="003E77D1">
        <w:rPr>
          <w:lang w:val="vi-VN"/>
        </w:rPr>
        <w:t xml:space="preserve"> </w:t>
      </w:r>
      <w:r w:rsidRPr="003E77D1">
        <w:rPr>
          <w:lang w:val="vi-VN"/>
        </w:rPr>
        <w:t>Tên cơ quan, tổ chức chủ quản (nếu có)</w:t>
      </w:r>
      <w:r w:rsidRPr="003E77D1" w:rsidR="003E77D1">
        <w:t>.</w:t>
      </w:r>
    </w:p>
  </w:footnote>
  <w:footnote w:id="118">
    <w:p w:rsidRPr="003E77D1" w:rsidR="00B4603C" w:rsidP="00B4603C" w:rsidRDefault="00B4603C" w14:paraId="25814374" w14:textId="77777777">
      <w:pPr>
        <w:pStyle w:val="FootnoteText"/>
        <w:rPr>
          <w:lang w:val="fr-FR"/>
        </w:rPr>
      </w:pPr>
      <w:r w:rsidRPr="003E77D1">
        <w:rPr>
          <w:rStyle w:val="FootnoteReference"/>
        </w:rPr>
        <w:footnoteRef/>
      </w:r>
      <w:r w:rsidRPr="003E77D1">
        <w:rPr>
          <w:lang w:val="fr-FR"/>
        </w:rPr>
        <w:t xml:space="preserve"> Tên cơ sở cai nghiện ma túy</w:t>
      </w:r>
      <w:r w:rsidRPr="003E77D1" w:rsidR="003E77D1">
        <w:rPr>
          <w:lang w:val="fr-FR"/>
        </w:rPr>
        <w:t>.</w:t>
      </w:r>
    </w:p>
  </w:footnote>
  <w:footnote w:id="119">
    <w:p w:rsidRPr="003E77D1" w:rsidR="00B4603C" w:rsidP="00B4603C" w:rsidRDefault="00B4603C" w14:paraId="6B057010" w14:textId="77777777">
      <w:pPr>
        <w:pStyle w:val="FootnoteText"/>
        <w:rPr>
          <w:lang w:val="fr-FR"/>
        </w:rPr>
      </w:pPr>
      <w:r w:rsidRPr="003E77D1">
        <w:rPr>
          <w:rStyle w:val="FootnoteReference"/>
        </w:rPr>
        <w:footnoteRef/>
      </w:r>
      <w:r w:rsidRPr="003E77D1">
        <w:rPr>
          <w:lang w:val="fr-FR"/>
        </w:rPr>
        <w:t xml:space="preserve"> Địa danh</w:t>
      </w:r>
      <w:r w:rsidRPr="003E77D1" w:rsidR="003E77D1">
        <w:rPr>
          <w:lang w:val="fr-FR"/>
        </w:rPr>
        <w:t>.</w:t>
      </w:r>
    </w:p>
  </w:footnote>
  <w:footnote w:id="120">
    <w:p w:rsidRPr="003E77D1" w:rsidR="00B4603C" w:rsidP="00B4603C" w:rsidRDefault="00B4603C" w14:paraId="4AA8F51F" w14:textId="77777777">
      <w:pPr>
        <w:pStyle w:val="FootnoteText"/>
      </w:pPr>
      <w:r w:rsidRPr="003E77D1">
        <w:rPr>
          <w:rStyle w:val="FootnoteReference"/>
        </w:rPr>
        <w:footnoteRef/>
      </w:r>
      <w:r w:rsidRPr="003E77D1">
        <w:rPr>
          <w:lang w:val="fr-FR"/>
        </w:rPr>
        <w:t xml:space="preserve"> </w:t>
      </w:r>
      <w:r w:rsidRPr="003E77D1">
        <w:rPr>
          <w:lang w:val="vi-VN"/>
        </w:rPr>
        <w:t>Ghi rõ họ, tên người cai nghiện</w:t>
      </w:r>
      <w:r w:rsidRPr="003E77D1" w:rsidR="003E77D1">
        <w:t>.</w:t>
      </w:r>
    </w:p>
  </w:footnote>
  <w:footnote w:id="121">
    <w:p w:rsidRPr="003E77D1" w:rsidR="00DB711F" w:rsidRDefault="00DB711F" w14:paraId="4ED081E6" w14:textId="77777777">
      <w:pPr>
        <w:pStyle w:val="FootnoteText"/>
      </w:pPr>
      <w:r w:rsidRPr="003E77D1">
        <w:rPr>
          <w:rStyle w:val="FootnoteReference"/>
        </w:rPr>
        <w:footnoteRef/>
      </w:r>
      <w:r w:rsidRPr="003E77D1">
        <w:t xml:space="preserve"> Ghi rõ các giai đoạn của quy trình đã thực hiện</w:t>
      </w:r>
      <w:r w:rsidRPr="003E77D1" w:rsidR="003E77D1">
        <w:t>.</w:t>
      </w:r>
    </w:p>
  </w:footnote>
  <w:footnote w:id="122">
    <w:p w:rsidRPr="003E77D1" w:rsidR="00B4603C" w:rsidP="00B4603C" w:rsidRDefault="00B4603C" w14:paraId="30143404" w14:textId="77777777">
      <w:pPr>
        <w:pStyle w:val="FootnoteText"/>
      </w:pPr>
      <w:r w:rsidRPr="003E77D1">
        <w:rPr>
          <w:rStyle w:val="FootnoteReference"/>
        </w:rPr>
        <w:footnoteRef/>
      </w:r>
      <w:r w:rsidRPr="003E77D1">
        <w:rPr>
          <w:lang w:val="vi-VN"/>
        </w:rPr>
        <w:t xml:space="preserve"> </w:t>
      </w:r>
      <w:r w:rsidRPr="003E77D1">
        <w:rPr>
          <w:lang w:val="vi-VN"/>
        </w:rPr>
        <w:t>Ghi rõ họ, tên đại diện gia đìn</w:t>
      </w:r>
      <w:r w:rsidRPr="003E77D1" w:rsidR="003E77D1">
        <w:t>h.</w:t>
      </w:r>
    </w:p>
    <w:p w:rsidRPr="004D6B51" w:rsidR="00B4603C" w:rsidP="00B4603C" w:rsidRDefault="00B4603C" w14:paraId="121C40AB" w14:textId="77777777">
      <w:pPr>
        <w:pStyle w:val="FootnoteText"/>
        <w:rPr>
          <w:lang w:val="vi-VN"/>
        </w:rPr>
      </w:pPr>
    </w:p>
  </w:footnote>
  <w:footnote w:id="123">
    <w:p w:rsidRPr="0061160D" w:rsidR="004371B2" w:rsidP="004371B2" w:rsidRDefault="004371B2" w14:paraId="60E990F9" w14:textId="77777777">
      <w:pPr>
        <w:pStyle w:val="FootnoteText"/>
      </w:pPr>
      <w:r w:rsidRPr="0061160D">
        <w:rPr>
          <w:rStyle w:val="FootnoteReference"/>
        </w:rPr>
        <w:footnoteRef/>
      </w:r>
      <w:r w:rsidRPr="0061160D">
        <w:rPr>
          <w:lang w:val="vi-VN"/>
        </w:rPr>
        <w:t xml:space="preserve"> </w:t>
      </w:r>
      <w:r w:rsidRPr="0061160D">
        <w:rPr>
          <w:lang w:val="vi-VN"/>
        </w:rPr>
        <w:t>Địa danh</w:t>
      </w:r>
      <w:r w:rsidR="0061160D">
        <w:t>.</w:t>
      </w:r>
    </w:p>
  </w:footnote>
  <w:footnote w:id="124">
    <w:p w:rsidRPr="0061160D" w:rsidR="001C7B94" w:rsidP="001C7B94" w:rsidRDefault="001C7B94" w14:paraId="7B6B8AC7" w14:textId="77777777">
      <w:pPr>
        <w:pStyle w:val="FootnoteText"/>
      </w:pPr>
      <w:r w:rsidRPr="0061160D">
        <w:rPr>
          <w:rStyle w:val="FootnoteReference"/>
        </w:rPr>
        <w:footnoteRef/>
      </w:r>
      <w:r w:rsidRPr="0061160D">
        <w:rPr>
          <w:lang w:val="vi-VN"/>
        </w:rPr>
        <w:t xml:space="preserve"> </w:t>
      </w:r>
      <w:r w:rsidRPr="0061160D">
        <w:rPr>
          <w:lang w:val="vi-VN"/>
        </w:rPr>
        <w:t xml:space="preserve">Ghi rõ </w:t>
      </w:r>
      <w:r w:rsidRPr="0061160D" w:rsidR="004371B2">
        <w:t>địa điểm giao nhận</w:t>
      </w:r>
      <w:r w:rsidR="0061160D">
        <w:t>.</w:t>
      </w:r>
    </w:p>
  </w:footnote>
  <w:footnote w:id="125">
    <w:p w:rsidRPr="0061160D" w:rsidR="004371B2" w:rsidRDefault="004371B2" w14:paraId="67B7EAD4" w14:textId="77777777">
      <w:pPr>
        <w:pStyle w:val="FootnoteText"/>
      </w:pPr>
      <w:r w:rsidRPr="0061160D">
        <w:rPr>
          <w:rStyle w:val="FootnoteReference"/>
        </w:rPr>
        <w:footnoteRef/>
      </w:r>
      <w:r w:rsidRPr="0061160D">
        <w:t xml:space="preserve"> Ghi rõ tên cơ quan Công an đưa đi</w:t>
      </w:r>
      <w:r w:rsidR="0061160D">
        <w:t>.</w:t>
      </w:r>
    </w:p>
  </w:footnote>
  <w:footnote w:id="126">
    <w:p w:rsidRPr="0061160D" w:rsidR="004371B2" w:rsidRDefault="004371B2" w14:paraId="15B8AEA5" w14:textId="77777777">
      <w:pPr>
        <w:pStyle w:val="FootnoteText"/>
      </w:pPr>
      <w:r w:rsidRPr="0061160D">
        <w:rPr>
          <w:rStyle w:val="FootnoteReference"/>
        </w:rPr>
        <w:footnoteRef/>
      </w:r>
      <w:r w:rsidRPr="0061160D">
        <w:t xml:space="preserve"> Ghi rõ </w:t>
      </w:r>
      <w:r w:rsidRPr="0061160D" w:rsidR="00037F18">
        <w:t>tên cơ quan nhận</w:t>
      </w:r>
      <w:r w:rsidR="0061160D">
        <w:t>.</w:t>
      </w:r>
    </w:p>
  </w:footnote>
  <w:footnote w:id="127">
    <w:p w:rsidRPr="004371B2" w:rsidR="001C7B94" w:rsidP="001C7B94" w:rsidRDefault="001C7B94" w14:paraId="6910AB6F" w14:textId="77777777">
      <w:pPr>
        <w:pStyle w:val="FootnoteText"/>
      </w:pPr>
      <w:r w:rsidRPr="0061160D">
        <w:rPr>
          <w:rStyle w:val="FootnoteReference"/>
        </w:rPr>
        <w:footnoteRef/>
      </w:r>
      <w:r w:rsidRPr="0061160D">
        <w:rPr>
          <w:lang w:val="vi-VN"/>
        </w:rPr>
        <w:t xml:space="preserve"> </w:t>
      </w:r>
      <w:r w:rsidRPr="0061160D">
        <w:rPr>
          <w:lang w:val="vi-VN"/>
        </w:rPr>
        <w:t xml:space="preserve">Người bị đề nghị áp dụng biện pháp đưa </w:t>
      </w:r>
      <w:r w:rsidRPr="0061160D" w:rsidR="004371B2">
        <w:t>đi cai nghiện bắt buộ</w:t>
      </w:r>
      <w:r w:rsidR="0061160D">
        <w:t>c.</w:t>
      </w:r>
    </w:p>
  </w:footnote>
  <w:footnote w:id="128">
    <w:p w:rsidRPr="0061160D" w:rsidR="00C73F56" w:rsidP="00C73F56" w:rsidRDefault="00C73F56" w14:paraId="3F8DA3B5" w14:textId="77777777">
      <w:pPr>
        <w:widowControl w:val="0"/>
        <w:rPr>
          <w:sz w:val="20"/>
          <w:szCs w:val="20"/>
        </w:rPr>
      </w:pPr>
      <w:r w:rsidRPr="0061160D">
        <w:rPr>
          <w:rStyle w:val="FootnoteReference"/>
          <w:sz w:val="20"/>
          <w:szCs w:val="20"/>
        </w:rPr>
        <w:footnoteRef/>
      </w:r>
      <w:r w:rsidRPr="0061160D">
        <w:rPr>
          <w:sz w:val="20"/>
          <w:szCs w:val="20"/>
          <w:lang w:val="vi-VN"/>
        </w:rPr>
        <w:t xml:space="preserve"> </w:t>
      </w:r>
      <w:r w:rsidRPr="0061160D">
        <w:rPr>
          <w:color w:val="000000"/>
          <w:sz w:val="20"/>
          <w:szCs w:val="20"/>
          <w:lang w:val="vi-VN"/>
        </w:rPr>
        <w:t xml:space="preserve">Tên </w:t>
      </w:r>
      <w:r w:rsidRPr="0061160D" w:rsidR="0019794C">
        <w:rPr>
          <w:color w:val="000000"/>
          <w:sz w:val="20"/>
          <w:szCs w:val="20"/>
        </w:rPr>
        <w:t>Công an tỉnh, thành phố</w:t>
      </w:r>
      <w:r w:rsidRPr="0061160D">
        <w:rPr>
          <w:color w:val="000000"/>
          <w:sz w:val="20"/>
          <w:szCs w:val="20"/>
          <w:lang w:val="vi-VN"/>
        </w:rPr>
        <w:t xml:space="preserve"> chủ quản trực tiếp</w:t>
      </w:r>
      <w:r w:rsidRPr="0061160D" w:rsidR="0061160D">
        <w:rPr>
          <w:color w:val="000000"/>
          <w:sz w:val="20"/>
          <w:szCs w:val="20"/>
        </w:rPr>
        <w:t>.</w:t>
      </w:r>
    </w:p>
  </w:footnote>
  <w:footnote w:id="129">
    <w:p w:rsidRPr="0061160D" w:rsidR="00C73F56" w:rsidP="00C73F56" w:rsidRDefault="00C73F56" w14:paraId="37CE1D30" w14:textId="77777777">
      <w:pPr>
        <w:pStyle w:val="FootnoteText"/>
      </w:pPr>
      <w:r w:rsidRPr="0061160D">
        <w:rPr>
          <w:rStyle w:val="FootnoteReference"/>
        </w:rPr>
        <w:footnoteRef/>
      </w:r>
      <w:r w:rsidRPr="0061160D">
        <w:rPr>
          <w:lang w:val="vi-VN"/>
        </w:rPr>
        <w:t xml:space="preserve"> </w:t>
      </w:r>
      <w:r w:rsidRPr="0061160D" w:rsidR="0019794C">
        <w:t>C</w:t>
      </w:r>
      <w:r w:rsidRPr="0061160D">
        <w:rPr>
          <w:lang w:val="vi-VN"/>
        </w:rPr>
        <w:t>ơ quan Công an lập hồ sơ</w:t>
      </w:r>
      <w:r w:rsidRPr="0061160D" w:rsidR="0061160D">
        <w:t>.</w:t>
      </w:r>
    </w:p>
  </w:footnote>
  <w:footnote w:id="130">
    <w:p w:rsidRPr="0061160D" w:rsidR="00C73F56" w:rsidP="00C73F56" w:rsidRDefault="00C73F56" w14:paraId="79428A62" w14:textId="77777777">
      <w:pPr>
        <w:pStyle w:val="FootnoteText"/>
      </w:pPr>
      <w:r w:rsidRPr="0061160D">
        <w:rPr>
          <w:rStyle w:val="FootnoteReference"/>
        </w:rPr>
        <w:footnoteRef/>
      </w:r>
      <w:r w:rsidRPr="0061160D">
        <w:rPr>
          <w:lang w:val="vi-VN"/>
        </w:rPr>
        <w:t xml:space="preserve"> </w:t>
      </w:r>
      <w:r w:rsidRPr="0061160D">
        <w:rPr>
          <w:lang w:val="vi-VN"/>
        </w:rPr>
        <w:t>Địa danh</w:t>
      </w:r>
      <w:r w:rsidRPr="0061160D" w:rsidR="0061160D">
        <w:t>.</w:t>
      </w:r>
    </w:p>
  </w:footnote>
  <w:footnote w:id="131">
    <w:p w:rsidRPr="0061160D" w:rsidR="00C73F56" w:rsidP="00C73F56" w:rsidRDefault="00C73F56" w14:paraId="08C3CA8A" w14:textId="77777777">
      <w:pPr>
        <w:pStyle w:val="FootnoteText"/>
      </w:pPr>
      <w:r w:rsidRPr="0061160D">
        <w:rPr>
          <w:rStyle w:val="FootnoteReference"/>
        </w:rPr>
        <w:footnoteRef/>
      </w:r>
      <w:r w:rsidRPr="0061160D">
        <w:rPr>
          <w:lang w:val="vi-VN"/>
        </w:rPr>
        <w:t xml:space="preserve"> </w:t>
      </w:r>
      <w:r w:rsidRPr="0061160D">
        <w:rPr>
          <w:lang w:val="vi-VN"/>
        </w:rPr>
        <w:t>Đơn vị tham mưu, giúp việc cho cơ quan, tổ chức ban hành quyết định</w:t>
      </w:r>
      <w:r w:rsidRPr="0061160D" w:rsidR="0061160D">
        <w:t>.</w:t>
      </w:r>
    </w:p>
  </w:footnote>
  <w:footnote w:id="132">
    <w:p w:rsidRPr="0061160D" w:rsidR="00C73F56" w:rsidP="00C73F56" w:rsidRDefault="00C73F56" w14:paraId="5A3DCA33" w14:textId="77777777">
      <w:pPr>
        <w:pStyle w:val="FootnoteText"/>
      </w:pPr>
      <w:r w:rsidRPr="0061160D">
        <w:rPr>
          <w:rStyle w:val="FootnoteReference"/>
        </w:rPr>
        <w:footnoteRef/>
      </w:r>
      <w:r w:rsidRPr="0061160D">
        <w:rPr>
          <w:lang w:val="vi-VN"/>
        </w:rPr>
        <w:t xml:space="preserve"> </w:t>
      </w:r>
      <w:r w:rsidRPr="0061160D">
        <w:rPr>
          <w:lang w:val="vi-VN"/>
        </w:rPr>
        <w:t xml:space="preserve">Người bị đề nghị áp dụng biện pháp đưa </w:t>
      </w:r>
      <w:r w:rsidRPr="0061160D" w:rsidR="00E235E0">
        <w:t>đi</w:t>
      </w:r>
      <w:r w:rsidRPr="0061160D">
        <w:rPr>
          <w:lang w:val="vi-VN"/>
        </w:rPr>
        <w:t xml:space="preserve"> cai nghiện bắt buộc</w:t>
      </w:r>
      <w:r w:rsidRPr="0061160D" w:rsidR="0061160D">
        <w:t>.</w:t>
      </w:r>
    </w:p>
  </w:footnote>
  <w:footnote w:id="133">
    <w:p w:rsidRPr="0061160D" w:rsidR="00C73F56" w:rsidP="00C73F56" w:rsidRDefault="00C73F56" w14:paraId="0F82FDF7" w14:textId="77777777">
      <w:pPr>
        <w:pStyle w:val="FootnoteText"/>
      </w:pPr>
      <w:r w:rsidRPr="0061160D">
        <w:rPr>
          <w:rStyle w:val="FootnoteReference"/>
        </w:rPr>
        <w:footnoteRef/>
      </w:r>
      <w:r w:rsidRPr="0061160D">
        <w:rPr>
          <w:lang w:val="vi-VN"/>
        </w:rPr>
        <w:t xml:space="preserve"> </w:t>
      </w:r>
      <w:r w:rsidRPr="0061160D">
        <w:rPr>
          <w:lang w:val="vi-VN"/>
        </w:rPr>
        <w:t xml:space="preserve">Ghi rõ tên, địa chỉ </w:t>
      </w:r>
      <w:r w:rsidRPr="0061160D" w:rsidR="00E235E0">
        <w:t>đơn vị</w:t>
      </w:r>
      <w:r w:rsidRPr="0061160D">
        <w:rPr>
          <w:lang w:val="vi-VN"/>
        </w:rPr>
        <w:t xml:space="preserve"> được giao quản lý người nghiện ma túy</w:t>
      </w:r>
      <w:r w:rsidRPr="0061160D" w:rsidR="0061160D">
        <w:t>.</w:t>
      </w:r>
    </w:p>
  </w:footnote>
  <w:footnote w:id="134">
    <w:p w:rsidRPr="006A489D" w:rsidR="00796569" w:rsidP="00796569" w:rsidRDefault="00796569" w14:paraId="2F55B4BD" w14:textId="77777777">
      <w:pPr>
        <w:pStyle w:val="FootnoteText"/>
        <w:rPr>
          <w:lang w:val="vi-VN"/>
        </w:rPr>
      </w:pPr>
      <w:r w:rsidRPr="006A489D">
        <w:rPr>
          <w:rStyle w:val="FootnoteReference"/>
        </w:rPr>
        <w:footnoteRef/>
      </w:r>
      <w:r w:rsidRPr="006A489D">
        <w:rPr>
          <w:lang w:val="vi-VN"/>
        </w:rPr>
        <w:t xml:space="preserve"> </w:t>
      </w:r>
      <w:r w:rsidRPr="006A489D">
        <w:rPr>
          <w:lang w:val="vi-VN"/>
        </w:rPr>
        <w:t>Địa danh</w:t>
      </w:r>
    </w:p>
  </w:footnote>
  <w:footnote w:id="135">
    <w:p w:rsidRPr="006A489D" w:rsidR="00796569" w:rsidP="00796569" w:rsidRDefault="00796569" w14:paraId="06037F7F" w14:textId="77777777">
      <w:pPr>
        <w:pStyle w:val="FootnoteText"/>
        <w:rPr>
          <w:lang w:val="vi-VN"/>
        </w:rPr>
      </w:pPr>
      <w:r w:rsidRPr="006A489D">
        <w:rPr>
          <w:rStyle w:val="FootnoteReference"/>
        </w:rPr>
        <w:footnoteRef/>
      </w:r>
      <w:r w:rsidRPr="006A489D">
        <w:rPr>
          <w:lang w:val="vi-VN"/>
        </w:rPr>
        <w:t xml:space="preserve"> </w:t>
      </w:r>
      <w:r w:rsidRPr="006A489D">
        <w:rPr>
          <w:lang w:val="vi-VN"/>
        </w:rPr>
        <w:t xml:space="preserve">Viết theo nơi cư trú ghi tại </w:t>
      </w:r>
      <w:r w:rsidR="006A489D">
        <w:t>CC/</w:t>
      </w:r>
      <w:r w:rsidRPr="006A489D">
        <w:rPr>
          <w:lang w:val="vi-VN"/>
        </w:rPr>
        <w:t>CCCD/CMND/H</w:t>
      </w:r>
      <w:r w:rsidR="006A489D">
        <w:t>C</w:t>
      </w:r>
      <w:r w:rsidRPr="006A489D">
        <w:rPr>
          <w:lang w:val="vi-VN"/>
        </w:rPr>
        <w:t>. Trường hợp không ở tại nơi cư trú thì ghi chỗ ở thường xuyên hiện tại</w:t>
      </w:r>
    </w:p>
  </w:footnote>
  <w:footnote w:id="136">
    <w:p w:rsidRPr="006A489D" w:rsidR="00796569" w:rsidP="00796569" w:rsidRDefault="00796569" w14:paraId="4F3ECD87" w14:textId="77777777">
      <w:pPr>
        <w:pStyle w:val="FootnoteText"/>
        <w:rPr>
          <w:lang w:val="vi-VN"/>
        </w:rPr>
      </w:pPr>
      <w:r w:rsidRPr="006A489D">
        <w:rPr>
          <w:rStyle w:val="FootnoteReference"/>
        </w:rPr>
        <w:footnoteRef/>
      </w:r>
      <w:r w:rsidRPr="006A489D">
        <w:rPr>
          <w:lang w:val="vi-VN"/>
        </w:rPr>
        <w:t xml:space="preserve"> </w:t>
      </w:r>
      <w:r w:rsidRPr="006A489D">
        <w:rPr>
          <w:lang w:val="vi-VN"/>
        </w:rPr>
        <w:t>Ghi rõ trình độ phổ thông và đào tạo chuyên nghiệp (trung cấp, cao đẳng, đại học, trên đại học hoặc tên ngành đào tạo (VD: 12/12, cử nhân Luật/...)</w:t>
      </w:r>
    </w:p>
  </w:footnote>
  <w:footnote w:id="137">
    <w:p w:rsidRPr="006A489D" w:rsidR="00796569" w:rsidP="00796569" w:rsidRDefault="00796569" w14:paraId="375F9C32" w14:textId="77777777">
      <w:pPr>
        <w:pStyle w:val="FootnoteText"/>
        <w:rPr>
          <w:lang w:val="vi-VN"/>
        </w:rPr>
      </w:pPr>
      <w:r w:rsidRPr="006A489D">
        <w:rPr>
          <w:rStyle w:val="FootnoteReference"/>
        </w:rPr>
        <w:footnoteRef/>
      </w:r>
      <w:r w:rsidRPr="006A489D">
        <w:rPr>
          <w:lang w:val="vi-VN"/>
        </w:rPr>
        <w:t xml:space="preserve"> </w:t>
      </w:r>
      <w:r w:rsidRPr="006A489D">
        <w:rPr>
          <w:lang w:val="vi-VN"/>
        </w:rPr>
        <w:t>Ghi rõ nghề nghiệp đang làm, không có thì ghi không. Trường hợp còn đang đi học thì ghi rõ là học sinh/sinh viên</w:t>
      </w:r>
    </w:p>
  </w:footnote>
  <w:footnote w:id="138">
    <w:p w:rsidRPr="001A3251" w:rsidR="00796569" w:rsidP="00796569" w:rsidRDefault="00796569" w14:paraId="69F7F012" w14:textId="77777777">
      <w:pPr>
        <w:pStyle w:val="FootnoteText"/>
        <w:rPr>
          <w:sz w:val="22"/>
          <w:szCs w:val="22"/>
          <w:lang w:val="vi-VN"/>
        </w:rPr>
      </w:pPr>
      <w:r w:rsidRPr="006A489D">
        <w:rPr>
          <w:rStyle w:val="FootnoteReference"/>
        </w:rPr>
        <w:footnoteRef/>
      </w:r>
      <w:r w:rsidRPr="006A489D">
        <w:rPr>
          <w:lang w:val="vi-VN"/>
        </w:rPr>
        <w:t xml:space="preserve"> </w:t>
      </w:r>
      <w:r w:rsidRPr="006A489D">
        <w:rPr>
          <w:lang w:val="vi-VN"/>
        </w:rPr>
        <w:t>Hoặc người đại diện theo quy định của pháp luật đối với người từ 12-18 tuổi</w:t>
      </w:r>
    </w:p>
  </w:footnote>
  <w:footnote w:id="139">
    <w:p w:rsidRPr="00DF57E0" w:rsidR="00E65B32" w:rsidP="00E65B32" w:rsidRDefault="00E65B32" w14:paraId="67C1CE6F" w14:textId="77777777">
      <w:pPr>
        <w:pStyle w:val="FootnoteText"/>
      </w:pPr>
      <w:r w:rsidRPr="00DF57E0">
        <w:rPr>
          <w:rStyle w:val="FootnoteReference"/>
        </w:rPr>
        <w:footnoteRef/>
      </w:r>
      <w:r w:rsidRPr="00DF57E0">
        <w:rPr>
          <w:lang w:val="vi-VN"/>
        </w:rPr>
        <w:t xml:space="preserve"> </w:t>
      </w:r>
      <w:r w:rsidRPr="00DF57E0">
        <w:rPr>
          <w:lang w:val="vi-VN"/>
        </w:rPr>
        <w:t>T</w:t>
      </w:r>
      <w:r w:rsidRPr="00DF57E0">
        <w:t>ỉnh, thành phố</w:t>
      </w:r>
      <w:r w:rsidR="00E22316">
        <w:t>.</w:t>
      </w:r>
    </w:p>
  </w:footnote>
  <w:footnote w:id="140">
    <w:p w:rsidRPr="00DF57E0" w:rsidR="00E65B32" w:rsidP="00E65B32" w:rsidRDefault="00E65B32" w14:paraId="111967BF" w14:textId="77777777">
      <w:pPr>
        <w:pStyle w:val="FootnoteText"/>
      </w:pPr>
      <w:r w:rsidRPr="00DF57E0">
        <w:rPr>
          <w:rStyle w:val="FootnoteReference"/>
        </w:rPr>
        <w:footnoteRef/>
      </w:r>
      <w:r w:rsidRPr="00DF57E0">
        <w:rPr>
          <w:lang w:val="vi-VN"/>
        </w:rPr>
        <w:t xml:space="preserve"> </w:t>
      </w:r>
      <w:r w:rsidRPr="00DF57E0">
        <w:rPr>
          <w:lang w:val="vi-VN"/>
        </w:rPr>
        <w:t xml:space="preserve">Tên </w:t>
      </w:r>
      <w:r w:rsidRPr="00DF57E0">
        <w:t>Công an cấp xã</w:t>
      </w:r>
      <w:r w:rsidR="00E22316">
        <w:t>.</w:t>
      </w:r>
    </w:p>
  </w:footnote>
  <w:footnote w:id="141">
    <w:p w:rsidRPr="00DF57E0" w:rsidR="00E65B32" w:rsidP="00E65B32" w:rsidRDefault="00E65B32" w14:paraId="16ADC1B0" w14:textId="77777777">
      <w:pPr>
        <w:pStyle w:val="FootnoteText"/>
      </w:pPr>
      <w:r w:rsidRPr="00DF57E0">
        <w:rPr>
          <w:rStyle w:val="FootnoteReference"/>
        </w:rPr>
        <w:footnoteRef/>
      </w:r>
      <w:r w:rsidRPr="00DF57E0">
        <w:rPr>
          <w:lang w:val="vi-VN"/>
        </w:rPr>
        <w:t xml:space="preserve"> </w:t>
      </w:r>
      <w:r w:rsidRPr="00DF57E0">
        <w:rPr>
          <w:lang w:val="vi-VN"/>
        </w:rPr>
        <w:t>Địa danh</w:t>
      </w:r>
      <w:r w:rsidR="00E22316">
        <w:t>.</w:t>
      </w:r>
    </w:p>
  </w:footnote>
  <w:footnote w:id="142">
    <w:p w:rsidRPr="00DF57E0" w:rsidR="00E65B32" w:rsidP="00E65B32" w:rsidRDefault="00E65B32" w14:paraId="22EC325D" w14:textId="77777777">
      <w:pPr>
        <w:pStyle w:val="FootnoteText"/>
      </w:pPr>
      <w:r w:rsidRPr="00DF57E0">
        <w:rPr>
          <w:rStyle w:val="FootnoteReference"/>
        </w:rPr>
        <w:footnoteRef/>
      </w:r>
      <w:r w:rsidRPr="00DF57E0">
        <w:rPr>
          <w:lang w:val="vi-VN"/>
        </w:rPr>
        <w:t xml:space="preserve"> </w:t>
      </w:r>
      <w:r w:rsidRPr="00DF57E0">
        <w:rPr>
          <w:lang w:val="vi-VN"/>
        </w:rPr>
        <w:t xml:space="preserve">Ghi rõ địa danh </w:t>
      </w:r>
      <w:r w:rsidRPr="00DF57E0">
        <w:t xml:space="preserve">cấp </w:t>
      </w:r>
      <w:r w:rsidRPr="00DF57E0">
        <w:rPr>
          <w:lang w:val="vi-VN"/>
        </w:rPr>
        <w:t>xã, tỉnh</w:t>
      </w:r>
      <w:r w:rsidR="00E22316">
        <w:t>.</w:t>
      </w:r>
    </w:p>
  </w:footnote>
  <w:footnote w:id="143">
    <w:p w:rsidRPr="00DF57E0" w:rsidR="00E65B32" w:rsidP="00E65B32" w:rsidRDefault="00E65B32" w14:paraId="5A54E0D1" w14:textId="77777777">
      <w:pPr>
        <w:pStyle w:val="FootnoteText"/>
      </w:pPr>
      <w:r w:rsidRPr="00DF57E0">
        <w:rPr>
          <w:rStyle w:val="FootnoteReference"/>
        </w:rPr>
        <w:footnoteRef/>
      </w:r>
      <w:r w:rsidRPr="00DF57E0">
        <w:rPr>
          <w:lang w:val="vi-VN"/>
        </w:rPr>
        <w:t xml:space="preserve"> </w:t>
      </w:r>
      <w:r w:rsidRPr="00DF57E0">
        <w:rPr>
          <w:lang w:val="vi-VN"/>
        </w:rPr>
        <w:t>Họ, tên người lập biên bản</w:t>
      </w:r>
      <w:r w:rsidR="00E22316">
        <w:t>.</w:t>
      </w:r>
    </w:p>
  </w:footnote>
  <w:footnote w:id="144">
    <w:p w:rsidRPr="00DF57E0" w:rsidR="00E65B32" w:rsidP="00E65B32" w:rsidRDefault="00E65B32" w14:paraId="05419343" w14:textId="77777777">
      <w:pPr>
        <w:pStyle w:val="FootnoteText"/>
      </w:pPr>
      <w:r w:rsidRPr="00DF57E0">
        <w:rPr>
          <w:rStyle w:val="FootnoteReference"/>
        </w:rPr>
        <w:footnoteRef/>
      </w:r>
      <w:r w:rsidRPr="00DF57E0">
        <w:rPr>
          <w:lang w:val="vi-VN"/>
        </w:rPr>
        <w:t xml:space="preserve"> </w:t>
      </w:r>
      <w:r w:rsidRPr="00DF57E0">
        <w:rPr>
          <w:lang w:val="vi-VN"/>
        </w:rPr>
        <w:t>Ghi rõ họ tên, nghề nghiệp của người chứng kiến</w:t>
      </w:r>
      <w:r w:rsidR="00E22316">
        <w:t>.</w:t>
      </w:r>
    </w:p>
  </w:footnote>
  <w:footnote w:id="145">
    <w:p w:rsidRPr="00DF57E0" w:rsidR="00E65B32" w:rsidP="00E65B32" w:rsidRDefault="00E65B32" w14:paraId="3FBB22F1" w14:textId="77777777">
      <w:pPr>
        <w:pStyle w:val="FootnoteText"/>
      </w:pPr>
      <w:r w:rsidRPr="00DF57E0">
        <w:rPr>
          <w:rStyle w:val="FootnoteReference"/>
        </w:rPr>
        <w:footnoteRef/>
      </w:r>
      <w:r w:rsidRPr="00DF57E0">
        <w:rPr>
          <w:lang w:val="vi-VN"/>
        </w:rPr>
        <w:t xml:space="preserve"> </w:t>
      </w:r>
      <w:r w:rsidRPr="00DF57E0">
        <w:rPr>
          <w:lang w:val="vi-VN"/>
        </w:rPr>
        <w:t>Ghi rõ họ, tên người cai nghiện ma túy tự nguyện</w:t>
      </w:r>
      <w:r w:rsidR="00E22316">
        <w:t>.</w:t>
      </w:r>
    </w:p>
  </w:footnote>
  <w:footnote w:id="146">
    <w:p w:rsidRPr="00DF57E0" w:rsidR="00E65B32" w:rsidP="00E65B32" w:rsidRDefault="00E65B32" w14:paraId="09385AD6" w14:textId="77777777">
      <w:pPr>
        <w:pStyle w:val="FootnoteText"/>
        <w:rPr>
          <w:sz w:val="22"/>
        </w:rPr>
      </w:pPr>
      <w:r w:rsidRPr="00DF57E0">
        <w:rPr>
          <w:rStyle w:val="FootnoteReference"/>
        </w:rPr>
        <w:footnoteRef/>
      </w:r>
      <w:r w:rsidRPr="00DF57E0">
        <w:rPr>
          <w:lang w:val="vi-VN"/>
        </w:rPr>
        <w:t xml:space="preserve"> </w:t>
      </w:r>
      <w:r w:rsidRPr="00DF57E0">
        <w:rPr>
          <w:lang w:val="vi-VN"/>
        </w:rPr>
        <w:t>Trường hợp người cai nghiện từ 12 đến dưới 18 tuổi</w:t>
      </w:r>
      <w:r w:rsidR="00DF57E0">
        <w:rPr>
          <w:sz w:val="22"/>
        </w:rPr>
        <w:t>.</w:t>
      </w:r>
    </w:p>
  </w:footnote>
  <w:footnote w:id="147">
    <w:p w:rsidR="005E1832" w:rsidRDefault="005E1832" w14:paraId="52016AB4" w14:textId="77777777">
      <w:pPr>
        <w:pStyle w:val="FootnoteText"/>
      </w:pPr>
      <w:r>
        <w:rPr>
          <w:rStyle w:val="FootnoteReference"/>
        </w:rPr>
        <w:footnoteRef/>
      </w:r>
      <w:r>
        <w:t xml:space="preserve"> Ghi rõ hành vi vi phạm</w:t>
      </w:r>
      <w:r w:rsidR="00E22316">
        <w:t>.</w:t>
      </w:r>
    </w:p>
    <w:p w:rsidRPr="005E1832" w:rsidR="005E1832" w:rsidRDefault="005E1832" w14:paraId="1B67669E" w14:textId="77777777">
      <w:pPr>
        <w:pStyle w:val="FootnoteText"/>
        <w:rPr>
          <w:vertAlign w:val="superscript"/>
        </w:rPr>
      </w:pPr>
    </w:p>
  </w:footnote>
  <w:footnote w:id="148">
    <w:p w:rsidRPr="00E22316" w:rsidR="00D73EB2" w:rsidP="00D73EB2" w:rsidRDefault="00D73EB2" w14:paraId="68D86C1A" w14:textId="77777777">
      <w:pPr>
        <w:pStyle w:val="FootnoteText"/>
      </w:pPr>
      <w:r w:rsidRPr="00E22316">
        <w:rPr>
          <w:rStyle w:val="FootnoteReference"/>
        </w:rPr>
        <w:footnoteRef/>
      </w:r>
      <w:r w:rsidRPr="00E22316">
        <w:rPr>
          <w:lang w:val="vi-VN"/>
        </w:rPr>
        <w:t xml:space="preserve"> </w:t>
      </w:r>
      <w:r w:rsidRPr="00E22316">
        <w:rPr>
          <w:lang w:val="vi-VN"/>
        </w:rPr>
        <w:t>Tên cơ quan, tổ chức chủ quản (nếu có)</w:t>
      </w:r>
      <w:r w:rsidRPr="00E22316" w:rsidR="008619EA">
        <w:t>.</w:t>
      </w:r>
    </w:p>
  </w:footnote>
  <w:footnote w:id="149">
    <w:p w:rsidRPr="00E22316" w:rsidR="00D73EB2" w:rsidP="00D73EB2" w:rsidRDefault="00D73EB2" w14:paraId="51B7FDD5" w14:textId="77777777">
      <w:pPr>
        <w:pStyle w:val="FootnoteText"/>
        <w:rPr>
          <w:lang w:val="fr-FR"/>
        </w:rPr>
      </w:pPr>
      <w:r w:rsidRPr="00E22316">
        <w:rPr>
          <w:rStyle w:val="FootnoteReference"/>
        </w:rPr>
        <w:footnoteRef/>
      </w:r>
      <w:r w:rsidRPr="00E22316">
        <w:rPr>
          <w:lang w:val="fr-FR"/>
        </w:rPr>
        <w:t xml:space="preserve"> Tên cơ sở cai nghiện ma túy</w:t>
      </w:r>
      <w:r w:rsidRPr="00E22316" w:rsidR="008619EA">
        <w:rPr>
          <w:lang w:val="fr-FR"/>
        </w:rPr>
        <w:t>.</w:t>
      </w:r>
    </w:p>
  </w:footnote>
  <w:footnote w:id="150">
    <w:p w:rsidRPr="00E22316" w:rsidR="00D73EB2" w:rsidP="00D73EB2" w:rsidRDefault="00D73EB2" w14:paraId="1A91ACCC" w14:textId="77777777">
      <w:pPr>
        <w:pStyle w:val="FootnoteText"/>
        <w:rPr>
          <w:lang w:val="fr-FR"/>
        </w:rPr>
      </w:pPr>
      <w:r w:rsidRPr="00E22316">
        <w:rPr>
          <w:rStyle w:val="FootnoteReference"/>
        </w:rPr>
        <w:footnoteRef/>
      </w:r>
      <w:r w:rsidRPr="00E22316">
        <w:rPr>
          <w:lang w:val="fr-FR"/>
        </w:rPr>
        <w:t xml:space="preserve"> Địa danh</w:t>
      </w:r>
      <w:r w:rsidRPr="00E22316" w:rsidR="008619EA">
        <w:rPr>
          <w:lang w:val="fr-FR"/>
        </w:rPr>
        <w:t>.</w:t>
      </w:r>
    </w:p>
  </w:footnote>
  <w:footnote w:id="151">
    <w:p w:rsidRPr="00E22316" w:rsidR="00D73EB2" w:rsidP="00D73EB2" w:rsidRDefault="00D73EB2" w14:paraId="619ECE79" w14:textId="77777777">
      <w:pPr>
        <w:pStyle w:val="FootnoteText"/>
      </w:pPr>
      <w:r w:rsidRPr="00E22316">
        <w:rPr>
          <w:rStyle w:val="FootnoteReference"/>
        </w:rPr>
        <w:footnoteRef/>
      </w:r>
      <w:r w:rsidRPr="00E22316">
        <w:rPr>
          <w:lang w:val="fr-FR"/>
        </w:rPr>
        <w:t xml:space="preserve"> </w:t>
      </w:r>
      <w:r w:rsidRPr="00E22316" w:rsidR="00C407C6">
        <w:t>Tổ chức, cá nhân đề nghị</w:t>
      </w:r>
      <w:r w:rsidRPr="00E22316" w:rsidR="008619EA">
        <w:t>.</w:t>
      </w:r>
    </w:p>
  </w:footnote>
  <w:footnote w:id="152">
    <w:p w:rsidRPr="00E22316" w:rsidR="00C407C6" w:rsidRDefault="00C407C6" w14:paraId="2463D2EC" w14:textId="77777777">
      <w:pPr>
        <w:pStyle w:val="FootnoteText"/>
      </w:pPr>
      <w:r w:rsidRPr="00E22316">
        <w:rPr>
          <w:rStyle w:val="FootnoteReference"/>
        </w:rPr>
        <w:footnoteRef/>
      </w:r>
      <w:r w:rsidRPr="00E22316">
        <w:t xml:space="preserve"> Tên người đang điều trị nghiện bằng thuốc thay thế.</w:t>
      </w:r>
    </w:p>
  </w:footnote>
  <w:footnote w:id="153">
    <w:p w:rsidRPr="00E22316" w:rsidR="00D73EB2" w:rsidP="00D73EB2" w:rsidRDefault="00D73EB2" w14:paraId="249F6ED8" w14:textId="77777777">
      <w:pPr>
        <w:pStyle w:val="FootnoteText"/>
      </w:pPr>
      <w:r w:rsidRPr="00E22316">
        <w:rPr>
          <w:rStyle w:val="FootnoteReference"/>
        </w:rPr>
        <w:footnoteRef/>
      </w:r>
      <w:r w:rsidRPr="00E22316">
        <w:rPr>
          <w:lang w:val="vi-VN"/>
        </w:rPr>
        <w:t xml:space="preserve"> </w:t>
      </w:r>
      <w:r w:rsidRPr="00E22316">
        <w:rPr>
          <w:lang w:val="vi-VN"/>
        </w:rPr>
        <w:t>Ghi rõ họ, tên đại diện gia đình</w:t>
      </w:r>
      <w:r w:rsidRPr="00E22316" w:rsidR="008619EA">
        <w:t>.</w:t>
      </w:r>
    </w:p>
    <w:p w:rsidRPr="004D6B51" w:rsidR="00D73EB2" w:rsidP="00D73EB2" w:rsidRDefault="00D73EB2" w14:paraId="136C1669" w14:textId="77777777">
      <w:pPr>
        <w:pStyle w:val="FootnoteText"/>
        <w:rPr>
          <w:lang w:val="vi-VN"/>
        </w:rPr>
      </w:pPr>
    </w:p>
  </w:footnote>
  <w:footnote w:id="154">
    <w:p w:rsidRPr="002F5934" w:rsidR="00823408" w:rsidP="0050673C" w:rsidRDefault="00823408" w14:paraId="34A467A1" w14:textId="77777777">
      <w:pPr>
        <w:widowControl w:val="0"/>
        <w:rPr>
          <w:sz w:val="20"/>
          <w:szCs w:val="20"/>
        </w:rPr>
      </w:pPr>
      <w:r w:rsidRPr="002F5934">
        <w:rPr>
          <w:rStyle w:val="FootnoteReference"/>
          <w:sz w:val="20"/>
          <w:szCs w:val="20"/>
        </w:rPr>
        <w:footnoteRef/>
      </w:r>
      <w:r w:rsidRPr="002F5934">
        <w:rPr>
          <w:sz w:val="20"/>
          <w:szCs w:val="20"/>
          <w:lang w:val="fr-FR"/>
        </w:rPr>
        <w:t xml:space="preserve"> </w:t>
      </w:r>
      <w:r w:rsidRPr="002F5934">
        <w:rPr>
          <w:color w:val="000000"/>
          <w:sz w:val="20"/>
          <w:szCs w:val="20"/>
          <w:lang w:val="fr-FR"/>
        </w:rPr>
        <w:t>T</w:t>
      </w:r>
      <w:r w:rsidRPr="002F5934" w:rsidR="008432E3">
        <w:rPr>
          <w:color w:val="000000"/>
          <w:sz w:val="20"/>
          <w:szCs w:val="20"/>
          <w:lang w:val="fr-FR"/>
        </w:rPr>
        <w:t>ỉnh, thành phố</w:t>
      </w:r>
      <w:r w:rsidR="001356C0">
        <w:rPr>
          <w:color w:val="000000"/>
          <w:sz w:val="20"/>
          <w:szCs w:val="20"/>
          <w:lang w:val="fr-FR"/>
        </w:rPr>
        <w:t>.</w:t>
      </w:r>
    </w:p>
  </w:footnote>
  <w:footnote w:id="155">
    <w:p w:rsidRPr="001356C0" w:rsidR="00823408" w:rsidP="0050673C" w:rsidRDefault="00823408" w14:paraId="222848C8" w14:textId="77777777">
      <w:pPr>
        <w:pStyle w:val="FootnoteText"/>
      </w:pPr>
      <w:r w:rsidRPr="002F5934">
        <w:rPr>
          <w:rStyle w:val="FootnoteReference"/>
        </w:rPr>
        <w:footnoteRef/>
      </w:r>
      <w:r w:rsidRPr="002F5934">
        <w:rPr>
          <w:lang w:val="vi-VN"/>
        </w:rPr>
        <w:t xml:space="preserve"> </w:t>
      </w:r>
      <w:r w:rsidRPr="002F5934" w:rsidR="00EB45E7">
        <w:t>C</w:t>
      </w:r>
      <w:r w:rsidRPr="002F5934">
        <w:rPr>
          <w:lang w:val="vi-VN"/>
        </w:rPr>
        <w:t>ơ quan Công an nơi lập hồ sơ</w:t>
      </w:r>
      <w:r w:rsidR="001356C0">
        <w:t>.</w:t>
      </w:r>
    </w:p>
  </w:footnote>
  <w:footnote w:id="156">
    <w:p w:rsidRPr="001356C0" w:rsidR="00823408" w:rsidP="0050673C" w:rsidRDefault="00823408" w14:paraId="7E7CEA75" w14:textId="77777777">
      <w:pPr>
        <w:pStyle w:val="FootnoteText"/>
      </w:pPr>
      <w:r w:rsidRPr="002F5934">
        <w:rPr>
          <w:rStyle w:val="FootnoteReference"/>
        </w:rPr>
        <w:footnoteRef/>
      </w:r>
      <w:r w:rsidRPr="002F5934">
        <w:rPr>
          <w:lang w:val="vi-VN"/>
        </w:rPr>
        <w:t xml:space="preserve"> </w:t>
      </w:r>
      <w:r w:rsidRPr="002F5934">
        <w:rPr>
          <w:lang w:val="vi-VN"/>
        </w:rPr>
        <w:t>Địa danh</w:t>
      </w:r>
      <w:r w:rsidR="001356C0">
        <w:t>.</w:t>
      </w:r>
    </w:p>
  </w:footnote>
  <w:footnote w:id="157">
    <w:p w:rsidRPr="001356C0" w:rsidR="00823408" w:rsidP="0050673C" w:rsidRDefault="00823408" w14:paraId="193B877D" w14:textId="77777777">
      <w:pPr>
        <w:pStyle w:val="FootnoteText"/>
      </w:pPr>
      <w:r w:rsidRPr="002F5934">
        <w:rPr>
          <w:rStyle w:val="FootnoteReference"/>
        </w:rPr>
        <w:footnoteRef/>
      </w:r>
      <w:r w:rsidRPr="002F5934">
        <w:rPr>
          <w:lang w:val="vi-VN"/>
        </w:rPr>
        <w:t xml:space="preserve"> </w:t>
      </w:r>
      <w:r w:rsidRPr="002F5934">
        <w:rPr>
          <w:lang w:val="vi-VN"/>
        </w:rPr>
        <w:t>Nơi người nghiện cư trú hoặc có hành vi vi phạm</w:t>
      </w:r>
      <w:r w:rsidR="001356C0">
        <w:t>.</w:t>
      </w:r>
    </w:p>
  </w:footnote>
  <w:footnote w:id="158">
    <w:p w:rsidRPr="009C0766" w:rsidR="00360911" w:rsidP="00360911" w:rsidRDefault="00360911" w14:paraId="1BC978FD" w14:textId="77777777">
      <w:pPr>
        <w:widowControl w:val="0"/>
        <w:rPr>
          <w:sz w:val="20"/>
          <w:szCs w:val="20"/>
        </w:rPr>
      </w:pPr>
      <w:r w:rsidRPr="009C0766">
        <w:rPr>
          <w:rStyle w:val="FootnoteReference"/>
          <w:sz w:val="20"/>
          <w:szCs w:val="20"/>
        </w:rPr>
        <w:footnoteRef/>
      </w:r>
      <w:r w:rsidRPr="009C0766">
        <w:rPr>
          <w:sz w:val="20"/>
          <w:szCs w:val="20"/>
          <w:lang w:val="vi-VN"/>
        </w:rPr>
        <w:t xml:space="preserve"> </w:t>
      </w:r>
      <w:r w:rsidRPr="009C0766">
        <w:rPr>
          <w:color w:val="000000"/>
          <w:sz w:val="20"/>
          <w:szCs w:val="20"/>
          <w:lang w:val="vi-VN"/>
        </w:rPr>
        <w:t>Tên cơ quan, tổ chức chủ quản trực tiếp (nếu có)</w:t>
      </w:r>
      <w:r w:rsidRPr="009C0766" w:rsidR="009B0420">
        <w:rPr>
          <w:color w:val="000000"/>
          <w:sz w:val="20"/>
          <w:szCs w:val="20"/>
        </w:rPr>
        <w:t>.</w:t>
      </w:r>
    </w:p>
  </w:footnote>
  <w:footnote w:id="159">
    <w:p w:rsidRPr="009C0766" w:rsidR="00360911" w:rsidP="00360911" w:rsidRDefault="00360911" w14:paraId="1B334CB1" w14:textId="77777777">
      <w:pPr>
        <w:pStyle w:val="FootnoteText"/>
      </w:pPr>
      <w:r w:rsidRPr="009C0766">
        <w:rPr>
          <w:rStyle w:val="FootnoteReference"/>
        </w:rPr>
        <w:footnoteRef/>
      </w:r>
      <w:r w:rsidRPr="009C0766">
        <w:rPr>
          <w:lang w:val="vi-VN"/>
        </w:rPr>
        <w:t xml:space="preserve"> </w:t>
      </w:r>
      <w:r w:rsidRPr="009C0766" w:rsidR="00195DC7">
        <w:t>C</w:t>
      </w:r>
      <w:r w:rsidRPr="009C0766">
        <w:rPr>
          <w:lang w:val="vi-VN"/>
        </w:rPr>
        <w:t>ơ quan Công an nơi lập hồ sơ</w:t>
      </w:r>
      <w:r w:rsidRPr="009C0766" w:rsidR="009B0420">
        <w:t>.</w:t>
      </w:r>
    </w:p>
  </w:footnote>
  <w:footnote w:id="160">
    <w:p w:rsidRPr="009C0766" w:rsidR="00360911" w:rsidP="00360911" w:rsidRDefault="00360911" w14:paraId="1A11E06B" w14:textId="77777777">
      <w:pPr>
        <w:pStyle w:val="FootnoteText"/>
      </w:pPr>
      <w:r w:rsidRPr="009C0766">
        <w:rPr>
          <w:rStyle w:val="FootnoteReference"/>
        </w:rPr>
        <w:footnoteRef/>
      </w:r>
      <w:r w:rsidRPr="009C0766">
        <w:rPr>
          <w:lang w:val="vi-VN"/>
        </w:rPr>
        <w:t xml:space="preserve"> </w:t>
      </w:r>
      <w:r w:rsidRPr="009C0766">
        <w:rPr>
          <w:lang w:val="vi-VN"/>
        </w:rPr>
        <w:t>Địa danh</w:t>
      </w:r>
      <w:r w:rsidRPr="009C0766" w:rsidR="009B0420">
        <w:t>.</w:t>
      </w:r>
    </w:p>
  </w:footnote>
  <w:footnote w:id="161">
    <w:p w:rsidRPr="009C0766" w:rsidR="00360911" w:rsidP="00360911" w:rsidRDefault="00360911" w14:paraId="3ADB329A" w14:textId="77777777">
      <w:pPr>
        <w:pStyle w:val="FootnoteText"/>
      </w:pPr>
      <w:r w:rsidRPr="009C0766">
        <w:rPr>
          <w:rStyle w:val="FootnoteReference"/>
        </w:rPr>
        <w:footnoteRef/>
      </w:r>
      <w:r w:rsidRPr="009C0766">
        <w:rPr>
          <w:lang w:val="vi-VN"/>
        </w:rPr>
        <w:t xml:space="preserve"> </w:t>
      </w:r>
      <w:r w:rsidRPr="009C0766">
        <w:rPr>
          <w:lang w:val="vi-VN"/>
        </w:rPr>
        <w:t xml:space="preserve">Người bị đề nghị áp dụng biện pháp đưa </w:t>
      </w:r>
      <w:r w:rsidRPr="009C0766" w:rsidR="001605C1">
        <w:t>đi cai</w:t>
      </w:r>
      <w:r w:rsidRPr="009C0766">
        <w:rPr>
          <w:lang w:val="vi-VN"/>
        </w:rPr>
        <w:t xml:space="preserve"> nghiện bắt buộc hoặc người đại diện hợp pháp</w:t>
      </w:r>
      <w:r w:rsidRPr="009C0766" w:rsidR="009B0420">
        <w:t>.</w:t>
      </w:r>
    </w:p>
  </w:footnote>
  <w:footnote w:id="162">
    <w:p w:rsidRPr="009B0420" w:rsidR="00360911" w:rsidP="00360911" w:rsidRDefault="00360911" w14:paraId="06310D99" w14:textId="77777777">
      <w:pPr>
        <w:pStyle w:val="FootnoteText"/>
      </w:pPr>
      <w:r w:rsidRPr="009C0766">
        <w:rPr>
          <w:rStyle w:val="FootnoteReference"/>
        </w:rPr>
        <w:footnoteRef/>
      </w:r>
      <w:r w:rsidRPr="009C0766">
        <w:rPr>
          <w:lang w:val="vi-VN"/>
        </w:rPr>
        <w:t xml:space="preserve"> </w:t>
      </w:r>
      <w:r w:rsidRPr="009C0766">
        <w:rPr>
          <w:lang w:val="vi-VN"/>
        </w:rPr>
        <w:t xml:space="preserve">Người bị đề nghị áp dụng biện pháp đưa </w:t>
      </w:r>
      <w:r w:rsidRPr="009C0766" w:rsidR="001605C1">
        <w:t>đi</w:t>
      </w:r>
      <w:r w:rsidRPr="009C0766">
        <w:rPr>
          <w:lang w:val="vi-VN"/>
        </w:rPr>
        <w:t xml:space="preserve"> cai nghiện bắt buộc</w:t>
      </w:r>
      <w:r w:rsidRPr="009C0766" w:rsidR="009B0420">
        <w:t>.</w:t>
      </w:r>
    </w:p>
  </w:footnote>
  <w:footnote w:id="163">
    <w:p w:rsidRPr="009C0766" w:rsidR="00823408" w:rsidP="0050673C" w:rsidRDefault="00823408" w14:paraId="22E35D48" w14:textId="77777777">
      <w:pPr>
        <w:pStyle w:val="FootnoteText"/>
        <w:rPr>
          <w:lang w:val="vi-VN"/>
        </w:rPr>
      </w:pPr>
      <w:r w:rsidRPr="009C0766">
        <w:rPr>
          <w:rStyle w:val="FootnoteReference"/>
        </w:rPr>
        <w:footnoteRef/>
      </w:r>
      <w:r w:rsidRPr="009C0766">
        <w:rPr>
          <w:lang w:val="vi-VN"/>
        </w:rPr>
        <w:t xml:space="preserve"> </w:t>
      </w:r>
      <w:r w:rsidRPr="009C0766">
        <w:rPr>
          <w:lang w:val="vi-VN"/>
        </w:rPr>
        <w:t>Địa danh</w:t>
      </w:r>
    </w:p>
  </w:footnote>
  <w:footnote w:id="164">
    <w:p w:rsidRPr="009C0766" w:rsidR="00823408" w:rsidP="0050673C" w:rsidRDefault="00823408" w14:paraId="077E5D90" w14:textId="77777777">
      <w:pPr>
        <w:pStyle w:val="FootnoteText"/>
        <w:rPr>
          <w:lang w:val="vi-VN"/>
        </w:rPr>
      </w:pPr>
      <w:r w:rsidRPr="009C0766">
        <w:rPr>
          <w:rStyle w:val="FootnoteReference"/>
        </w:rPr>
        <w:footnoteRef/>
      </w:r>
      <w:r w:rsidRPr="009C0766">
        <w:rPr>
          <w:lang w:val="vi-VN"/>
        </w:rPr>
        <w:t xml:space="preserve"> </w:t>
      </w:r>
      <w:r w:rsidRPr="009C0766">
        <w:rPr>
          <w:lang w:val="vi-VN"/>
        </w:rPr>
        <w:t xml:space="preserve">Viết theo nơi cư trú ghi tại </w:t>
      </w:r>
      <w:r w:rsidRPr="009C0766" w:rsidR="00DD3E03">
        <w:t>CC/CCCD</w:t>
      </w:r>
      <w:r w:rsidRPr="009C0766">
        <w:rPr>
          <w:lang w:val="vi-VN"/>
        </w:rPr>
        <w:t>/CMND/H</w:t>
      </w:r>
      <w:r w:rsidRPr="009C0766" w:rsidR="00DD3E03">
        <w:t>C</w:t>
      </w:r>
      <w:r w:rsidRPr="009C0766">
        <w:rPr>
          <w:lang w:val="vi-VN"/>
        </w:rPr>
        <w:t>. Trường hợp không ở tại nơi cư trú thì ghi chỗ ở thường xuyên hiện tại</w:t>
      </w:r>
    </w:p>
  </w:footnote>
  <w:footnote w:id="165">
    <w:p w:rsidRPr="009C0766" w:rsidR="00823408" w:rsidP="0050673C" w:rsidRDefault="00823408" w14:paraId="15D81EF4" w14:textId="77777777">
      <w:pPr>
        <w:pStyle w:val="FootnoteText"/>
        <w:rPr>
          <w:lang w:val="vi-VN"/>
        </w:rPr>
      </w:pPr>
      <w:r w:rsidRPr="009C0766">
        <w:rPr>
          <w:rStyle w:val="FootnoteReference"/>
        </w:rPr>
        <w:footnoteRef/>
      </w:r>
      <w:r w:rsidRPr="009C0766">
        <w:rPr>
          <w:lang w:val="vi-VN"/>
        </w:rPr>
        <w:t xml:space="preserve"> </w:t>
      </w:r>
      <w:r w:rsidRPr="009C0766">
        <w:rPr>
          <w:lang w:val="vi-VN"/>
        </w:rPr>
        <w:t>Ghi rõ nghề nghiệp đang làm, không có thì ghi không. Trường hợp còn đang đi học thì ghi rõ là học sinh/sinh viên</w:t>
      </w:r>
    </w:p>
  </w:footnote>
  <w:footnote w:id="166">
    <w:p w:rsidRPr="009C0766" w:rsidR="00E96626" w:rsidP="00E96626" w:rsidRDefault="00E96626" w14:paraId="1F282E9D" w14:textId="77777777">
      <w:pPr>
        <w:pStyle w:val="FootnoteText"/>
        <w:rPr>
          <w:lang w:val="vi-VN"/>
        </w:rPr>
      </w:pPr>
      <w:r w:rsidRPr="009C0766">
        <w:rPr>
          <w:rStyle w:val="FootnoteReference"/>
        </w:rPr>
        <w:footnoteRef/>
      </w:r>
      <w:r w:rsidRPr="009C0766">
        <w:rPr>
          <w:lang w:val="vi-VN"/>
        </w:rPr>
        <w:t xml:space="preserve"> </w:t>
      </w:r>
      <w:r w:rsidRPr="009C0766">
        <w:rPr>
          <w:lang w:val="vi-VN"/>
        </w:rPr>
        <w:t xml:space="preserve">Người bị đề nghị áp dụng biện pháp đưa </w:t>
      </w:r>
      <w:r w:rsidRPr="009C0766" w:rsidR="00DD3E03">
        <w:t>đi</w:t>
      </w:r>
      <w:r w:rsidRPr="009C0766">
        <w:rPr>
          <w:lang w:val="vi-VN"/>
        </w:rPr>
        <w:t xml:space="preserve"> cai nghiện bắt buộc</w:t>
      </w:r>
    </w:p>
  </w:footnote>
  <w:footnote w:id="167">
    <w:p w:rsidRPr="009C0766" w:rsidR="00E96626" w:rsidP="00E96626" w:rsidRDefault="00E96626" w14:paraId="63910ACF" w14:textId="77777777">
      <w:pPr>
        <w:pStyle w:val="FootnoteText"/>
      </w:pPr>
      <w:r w:rsidRPr="009C0766">
        <w:rPr>
          <w:rStyle w:val="FootnoteReference"/>
        </w:rPr>
        <w:footnoteRef/>
      </w:r>
      <w:r w:rsidRPr="009C0766">
        <w:rPr>
          <w:lang w:val="vi-VN"/>
        </w:rPr>
        <w:t xml:space="preserve"> </w:t>
      </w:r>
      <w:r w:rsidRPr="009C0766">
        <w:rPr>
          <w:lang w:val="vi-VN"/>
        </w:rPr>
        <w:t>Ghi rõ là vợ/chồng/ cha/mẹ/anh/ chị/em ruột</w:t>
      </w:r>
      <w:r w:rsidRPr="009C0766" w:rsidR="00DD3E03">
        <w:t>…</w:t>
      </w:r>
    </w:p>
    <w:p w:rsidRPr="00A16BCE" w:rsidR="00E96626" w:rsidP="00E96626" w:rsidRDefault="00E96626" w14:paraId="4E5895DE" w14:textId="77777777">
      <w:pPr>
        <w:pStyle w:val="FootnoteText"/>
        <w:rPr>
          <w:lang w:val="vi-VN"/>
        </w:rPr>
      </w:pPr>
    </w:p>
  </w:footnote>
  <w:footnote w:id="168">
    <w:p w:rsidRPr="009B0420" w:rsidR="00AC364C" w:rsidP="00AC364C" w:rsidRDefault="00AC364C" w14:paraId="377A4A5A" w14:textId="77777777">
      <w:pPr>
        <w:pStyle w:val="FootnoteText"/>
      </w:pPr>
      <w:r w:rsidRPr="009B0420">
        <w:rPr>
          <w:rStyle w:val="FootnoteReference"/>
        </w:rPr>
        <w:footnoteRef/>
      </w:r>
      <w:r w:rsidRPr="009B0420">
        <w:rPr>
          <w:lang w:val="vi-VN"/>
        </w:rPr>
        <w:t xml:space="preserve"> </w:t>
      </w:r>
      <w:r w:rsidRPr="009B0420">
        <w:rPr>
          <w:lang w:val="vi-VN"/>
        </w:rPr>
        <w:t>Địa danh</w:t>
      </w:r>
      <w:r w:rsidRPr="009B0420" w:rsidR="004A614E">
        <w:t>.</w:t>
      </w:r>
    </w:p>
  </w:footnote>
  <w:footnote w:id="169">
    <w:p w:rsidRPr="009B0420" w:rsidR="00AC364C" w:rsidP="00AC364C" w:rsidRDefault="00AC364C" w14:paraId="69833D54" w14:textId="77777777">
      <w:pPr>
        <w:pStyle w:val="FootnoteText"/>
      </w:pPr>
      <w:r w:rsidRPr="009B0420">
        <w:rPr>
          <w:rStyle w:val="FootnoteReference"/>
        </w:rPr>
        <w:footnoteRef/>
      </w:r>
      <w:r w:rsidRPr="009B0420">
        <w:rPr>
          <w:lang w:val="vi-VN"/>
        </w:rPr>
        <w:t xml:space="preserve"> </w:t>
      </w:r>
      <w:r w:rsidRPr="009B0420">
        <w:rPr>
          <w:lang w:val="vi-VN"/>
        </w:rPr>
        <w:t>Cơ quan lập hồ sơ đề nghị</w:t>
      </w:r>
      <w:r w:rsidRPr="009B0420" w:rsidR="004A614E">
        <w:t>.</w:t>
      </w:r>
    </w:p>
  </w:footnote>
  <w:footnote w:id="170">
    <w:p w:rsidRPr="009B0420" w:rsidR="009B0420" w:rsidRDefault="009B0420" w14:paraId="6AD4A92A" w14:textId="77777777">
      <w:pPr>
        <w:pStyle w:val="FootnoteText"/>
      </w:pPr>
      <w:r w:rsidRPr="009B0420">
        <w:rPr>
          <w:rStyle w:val="FootnoteReference"/>
        </w:rPr>
        <w:footnoteRef/>
      </w:r>
      <w:r w:rsidRPr="009B0420">
        <w:t xml:space="preserve"> Cha, mẹ, người giám hộ hoặc người đại diện hợp pháp.</w:t>
      </w:r>
    </w:p>
  </w:footnote>
  <w:footnote w:id="171">
    <w:p w:rsidRPr="009B0420" w:rsidR="009B0420" w:rsidRDefault="009B0420" w14:paraId="7B6A8E70" w14:textId="77777777">
      <w:pPr>
        <w:pStyle w:val="FootnoteText"/>
      </w:pPr>
      <w:r w:rsidRPr="009B0420">
        <w:rPr>
          <w:rStyle w:val="FootnoteReference"/>
        </w:rPr>
        <w:footnoteRef/>
      </w:r>
      <w:r w:rsidRPr="009B0420">
        <w:t xml:space="preserve"> Đồng ý hay không đồng ý.</w:t>
      </w:r>
    </w:p>
  </w:footnote>
  <w:footnote w:id="172">
    <w:p w:rsidR="009B0420" w:rsidRDefault="009B0420" w14:paraId="41E76B54" w14:textId="77777777">
      <w:pPr>
        <w:pStyle w:val="FootnoteText"/>
      </w:pPr>
      <w:r w:rsidRPr="009B0420">
        <w:rPr>
          <w:rStyle w:val="FootnoteReference"/>
        </w:rPr>
        <w:footnoteRef/>
      </w:r>
      <w:r w:rsidRPr="009B0420">
        <w:t xml:space="preserve"> Người bị đề nghị đưa đi cai nghiện bắt buộc.</w:t>
      </w:r>
    </w:p>
  </w:footnote>
  <w:footnote w:id="173">
    <w:p w:rsidRPr="00A65270" w:rsidR="00134590" w:rsidP="00134590" w:rsidRDefault="00134590" w14:paraId="660D4D1B" w14:textId="77777777">
      <w:pPr>
        <w:pStyle w:val="FootnoteText"/>
      </w:pPr>
      <w:r w:rsidRPr="00A65270">
        <w:rPr>
          <w:rStyle w:val="FootnoteReference"/>
        </w:rPr>
        <w:footnoteRef/>
      </w:r>
      <w:r w:rsidRPr="00A65270">
        <w:rPr>
          <w:lang w:val="vi-VN"/>
        </w:rPr>
        <w:t xml:space="preserve"> </w:t>
      </w:r>
      <w:r w:rsidRPr="00A65270">
        <w:rPr>
          <w:lang w:val="vi-VN"/>
        </w:rPr>
        <w:t>T</w:t>
      </w:r>
      <w:r w:rsidRPr="00A65270">
        <w:t>ỉnh, thành phố</w:t>
      </w:r>
      <w:r w:rsidRPr="00A65270" w:rsidR="004A614E">
        <w:t>.</w:t>
      </w:r>
    </w:p>
  </w:footnote>
  <w:footnote w:id="174">
    <w:p w:rsidRPr="00A65270" w:rsidR="00134590" w:rsidP="00134590" w:rsidRDefault="00134590" w14:paraId="2753EB9D" w14:textId="77777777">
      <w:pPr>
        <w:pStyle w:val="FootnoteText"/>
      </w:pPr>
      <w:r w:rsidRPr="00A65270">
        <w:rPr>
          <w:rStyle w:val="FootnoteReference"/>
        </w:rPr>
        <w:footnoteRef/>
      </w:r>
      <w:r w:rsidRPr="00A65270">
        <w:rPr>
          <w:lang w:val="vi-VN"/>
        </w:rPr>
        <w:t xml:space="preserve"> </w:t>
      </w:r>
      <w:r w:rsidRPr="00A65270">
        <w:rPr>
          <w:lang w:val="vi-VN"/>
        </w:rPr>
        <w:t xml:space="preserve">Tên </w:t>
      </w:r>
      <w:r w:rsidRPr="00A65270">
        <w:t>Công an cấp xã</w:t>
      </w:r>
      <w:r w:rsidRPr="00A65270" w:rsidR="004A614E">
        <w:t>.</w:t>
      </w:r>
    </w:p>
  </w:footnote>
  <w:footnote w:id="175">
    <w:p w:rsidRPr="00A65270" w:rsidR="00134590" w:rsidP="00134590" w:rsidRDefault="00134590" w14:paraId="5982A19A" w14:textId="77777777">
      <w:pPr>
        <w:pStyle w:val="FootnoteText"/>
      </w:pPr>
      <w:r w:rsidRPr="00A65270">
        <w:rPr>
          <w:rStyle w:val="FootnoteReference"/>
        </w:rPr>
        <w:footnoteRef/>
      </w:r>
      <w:r w:rsidRPr="00A65270">
        <w:rPr>
          <w:lang w:val="vi-VN"/>
        </w:rPr>
        <w:t xml:space="preserve"> </w:t>
      </w:r>
      <w:r w:rsidRPr="00A65270">
        <w:rPr>
          <w:lang w:val="vi-VN"/>
        </w:rPr>
        <w:t>Địa danh</w:t>
      </w:r>
      <w:r w:rsidRPr="00A65270" w:rsidR="004A614E">
        <w:t>.</w:t>
      </w:r>
    </w:p>
  </w:footnote>
  <w:footnote w:id="176">
    <w:p w:rsidRPr="00A65270" w:rsidR="00134590" w:rsidP="00134590" w:rsidRDefault="00134590" w14:paraId="037E7A4C" w14:textId="77777777">
      <w:pPr>
        <w:pStyle w:val="FootnoteText"/>
      </w:pPr>
      <w:r w:rsidRPr="00A65270">
        <w:rPr>
          <w:rStyle w:val="FootnoteReference"/>
        </w:rPr>
        <w:footnoteRef/>
      </w:r>
      <w:r w:rsidRPr="00A65270">
        <w:rPr>
          <w:lang w:val="vi-VN"/>
        </w:rPr>
        <w:t xml:space="preserve"> </w:t>
      </w:r>
      <w:r w:rsidRPr="00A65270">
        <w:rPr>
          <w:lang w:val="vi-VN"/>
        </w:rPr>
        <w:t xml:space="preserve">Ghi rõ địa danh </w:t>
      </w:r>
      <w:r w:rsidRPr="00A65270">
        <w:t xml:space="preserve">cấp </w:t>
      </w:r>
      <w:r w:rsidRPr="00A65270">
        <w:rPr>
          <w:lang w:val="vi-VN"/>
        </w:rPr>
        <w:t>xã, tỉnh</w:t>
      </w:r>
      <w:r w:rsidRPr="00A65270" w:rsidR="004A614E">
        <w:t>.</w:t>
      </w:r>
    </w:p>
  </w:footnote>
  <w:footnote w:id="177">
    <w:p w:rsidRPr="00A65270" w:rsidR="00134590" w:rsidP="00134590" w:rsidRDefault="00134590" w14:paraId="262677EC" w14:textId="77777777">
      <w:pPr>
        <w:pStyle w:val="FootnoteText"/>
        <w:rPr>
          <w:spacing w:val="-2"/>
          <w:lang w:val="vi-VN"/>
        </w:rPr>
      </w:pPr>
      <w:r w:rsidRPr="00A65270">
        <w:rPr>
          <w:rStyle w:val="FootnoteReference"/>
          <w:spacing w:val="-2"/>
        </w:rPr>
        <w:footnoteRef/>
      </w:r>
      <w:r w:rsidRPr="00A65270">
        <w:rPr>
          <w:spacing w:val="-2"/>
          <w:lang w:val="vi-VN"/>
        </w:rPr>
        <w:t xml:space="preserve"> </w:t>
      </w:r>
      <w:r w:rsidRPr="00A65270" w:rsidR="00E73465">
        <w:rPr>
          <w:spacing w:val="-2"/>
        </w:rPr>
        <w:t>Viết rõ nội dung vi phạm</w:t>
      </w:r>
      <w:r w:rsidRPr="00A65270">
        <w:rPr>
          <w:spacing w:val="-2"/>
          <w:lang w:val="vi-VN"/>
        </w:rPr>
        <w:t xml:space="preserve">. </w:t>
      </w:r>
    </w:p>
  </w:footnote>
  <w:footnote w:id="178">
    <w:p w:rsidRPr="00A65270" w:rsidR="00134590" w:rsidP="00134590" w:rsidRDefault="00134590" w14:paraId="2CD3690F" w14:textId="77777777">
      <w:pPr>
        <w:pStyle w:val="FootnoteText"/>
        <w:rPr>
          <w:lang w:val="vi-VN"/>
        </w:rPr>
      </w:pPr>
      <w:r w:rsidRPr="00A65270">
        <w:rPr>
          <w:rStyle w:val="FootnoteReference"/>
        </w:rPr>
        <w:footnoteRef/>
      </w:r>
      <w:r w:rsidRPr="00A65270">
        <w:rPr>
          <w:lang w:val="vi-VN"/>
        </w:rPr>
        <w:t xml:space="preserve"> </w:t>
      </w:r>
      <w:r w:rsidRPr="00A65270">
        <w:rPr>
          <w:lang w:val="vi-VN"/>
        </w:rPr>
        <w:t>Họ, tên người lập biên bản.</w:t>
      </w:r>
    </w:p>
  </w:footnote>
  <w:footnote w:id="179">
    <w:p w:rsidRPr="00A65270" w:rsidR="00134590" w:rsidP="00134590" w:rsidRDefault="00134590" w14:paraId="45723380" w14:textId="77777777">
      <w:pPr>
        <w:pStyle w:val="FootnoteText"/>
        <w:rPr>
          <w:lang w:val="vi-VN"/>
        </w:rPr>
      </w:pPr>
      <w:r w:rsidRPr="00A65270">
        <w:rPr>
          <w:rStyle w:val="FootnoteReference"/>
        </w:rPr>
        <w:footnoteRef/>
      </w:r>
      <w:r w:rsidRPr="00A65270">
        <w:rPr>
          <w:lang w:val="vi-VN"/>
        </w:rPr>
        <w:t xml:space="preserve"> </w:t>
      </w:r>
      <w:r w:rsidRPr="00A65270">
        <w:rPr>
          <w:lang w:val="vi-VN"/>
        </w:rPr>
        <w:t>Ghi rõ họ tên, nghề nghiệp của người chứng kiến.</w:t>
      </w:r>
    </w:p>
  </w:footnote>
  <w:footnote w:id="180">
    <w:p w:rsidRPr="00D340BA" w:rsidR="00134590" w:rsidP="00134590" w:rsidRDefault="00134590" w14:paraId="492E812D" w14:textId="77777777">
      <w:pPr>
        <w:pStyle w:val="FootnoteText"/>
        <w:rPr>
          <w:sz w:val="22"/>
          <w:lang w:val="vi-VN"/>
        </w:rPr>
      </w:pPr>
      <w:r w:rsidRPr="00A65270">
        <w:rPr>
          <w:rStyle w:val="FootnoteReference"/>
        </w:rPr>
        <w:footnoteRef/>
      </w:r>
      <w:r w:rsidRPr="00A65270">
        <w:rPr>
          <w:lang w:val="vi-VN"/>
        </w:rPr>
        <w:t xml:space="preserve"> </w:t>
      </w:r>
      <w:r w:rsidRPr="00A65270">
        <w:rPr>
          <w:lang w:val="vi-VN"/>
        </w:rPr>
        <w:t>Ghi rõ họ, tên người cai nghiện ma túy tự nguyện.</w:t>
      </w:r>
    </w:p>
  </w:footnote>
  <w:footnote w:id="181">
    <w:p w:rsidRPr="004A614E" w:rsidR="00134590" w:rsidP="00134590" w:rsidRDefault="00134590" w14:paraId="181E86B9" w14:textId="77777777">
      <w:pPr>
        <w:pStyle w:val="FootnoteText"/>
      </w:pPr>
      <w:r w:rsidRPr="004254B3">
        <w:rPr>
          <w:rStyle w:val="FootnoteReference"/>
        </w:rPr>
        <w:footnoteRef/>
      </w:r>
      <w:r w:rsidRPr="004254B3">
        <w:rPr>
          <w:lang w:val="vi-VN"/>
        </w:rPr>
        <w:t xml:space="preserve"> </w:t>
      </w:r>
      <w:r w:rsidRPr="004254B3">
        <w:rPr>
          <w:lang w:val="vi-VN"/>
        </w:rPr>
        <w:t>Trường hợp người cai nghiện từ 12 đến dưới 18 tuổi</w:t>
      </w:r>
      <w:r w:rsidR="004A614E">
        <w:t>.</w:t>
      </w:r>
    </w:p>
  </w:footnote>
  <w:footnote w:id="182">
    <w:p w:rsidRPr="004A614E" w:rsidR="00134590" w:rsidP="00134590" w:rsidRDefault="00134590" w14:paraId="662325D8" w14:textId="77777777">
      <w:pPr>
        <w:pStyle w:val="FootnoteText"/>
      </w:pPr>
      <w:r w:rsidRPr="004254B3">
        <w:rPr>
          <w:rStyle w:val="FootnoteReference"/>
        </w:rPr>
        <w:footnoteRef/>
      </w:r>
      <w:r w:rsidRPr="004254B3">
        <w:rPr>
          <w:lang w:val="vi-VN"/>
        </w:rPr>
        <w:t xml:space="preserve"> </w:t>
      </w:r>
      <w:r w:rsidRPr="004254B3">
        <w:rPr>
          <w:lang w:val="vi-VN"/>
        </w:rPr>
        <w:t>Ghi cụ thể hành vi vi phạm</w:t>
      </w:r>
      <w:r w:rsidR="004A614E">
        <w:t>.</w:t>
      </w:r>
    </w:p>
  </w:footnote>
  <w:footnote w:id="183">
    <w:p w:rsidRPr="00A65270" w:rsidR="00500079" w:rsidP="00500079" w:rsidRDefault="00500079" w14:paraId="6D6FC9F9" w14:textId="77777777">
      <w:pPr>
        <w:pStyle w:val="FootnoteText"/>
      </w:pPr>
      <w:r w:rsidRPr="00A65270">
        <w:rPr>
          <w:rStyle w:val="FootnoteReference"/>
        </w:rPr>
        <w:footnoteRef/>
      </w:r>
      <w:r w:rsidRPr="00A65270">
        <w:rPr>
          <w:lang w:val="vi-VN"/>
        </w:rPr>
        <w:t xml:space="preserve"> </w:t>
      </w:r>
      <w:r w:rsidRPr="00A65270">
        <w:rPr>
          <w:lang w:val="vi-VN"/>
        </w:rPr>
        <w:t>T</w:t>
      </w:r>
      <w:r w:rsidRPr="00A65270">
        <w:t>ỉnh, thành phố</w:t>
      </w:r>
    </w:p>
  </w:footnote>
  <w:footnote w:id="184">
    <w:p w:rsidRPr="00A65270" w:rsidR="00500079" w:rsidP="00500079" w:rsidRDefault="00500079" w14:paraId="74A454FB" w14:textId="77777777">
      <w:pPr>
        <w:pStyle w:val="FootnoteText"/>
      </w:pPr>
      <w:r w:rsidRPr="00A65270">
        <w:rPr>
          <w:rStyle w:val="FootnoteReference"/>
        </w:rPr>
        <w:footnoteRef/>
      </w:r>
      <w:r w:rsidRPr="00A65270">
        <w:rPr>
          <w:lang w:val="vi-VN"/>
        </w:rPr>
        <w:t xml:space="preserve"> </w:t>
      </w:r>
      <w:r w:rsidRPr="00A65270">
        <w:rPr>
          <w:lang w:val="vi-VN"/>
        </w:rPr>
        <w:t xml:space="preserve">Tên </w:t>
      </w:r>
      <w:r w:rsidRPr="00A65270">
        <w:t>Công an cấp xã</w:t>
      </w:r>
    </w:p>
  </w:footnote>
  <w:footnote w:id="185">
    <w:p w:rsidRPr="00A65270" w:rsidR="00500079" w:rsidP="00500079" w:rsidRDefault="00500079" w14:paraId="5F5D2761" w14:textId="77777777">
      <w:pPr>
        <w:pStyle w:val="FootnoteText"/>
        <w:rPr>
          <w:lang w:val="vi-VN"/>
        </w:rPr>
      </w:pPr>
      <w:r w:rsidRPr="00A65270">
        <w:rPr>
          <w:rStyle w:val="FootnoteReference"/>
        </w:rPr>
        <w:footnoteRef/>
      </w:r>
      <w:r w:rsidRPr="00A65270">
        <w:rPr>
          <w:lang w:val="vi-VN"/>
        </w:rPr>
        <w:t xml:space="preserve"> </w:t>
      </w:r>
      <w:r w:rsidRPr="00A65270">
        <w:rPr>
          <w:lang w:val="vi-VN"/>
        </w:rPr>
        <w:t>Địa danh</w:t>
      </w:r>
    </w:p>
  </w:footnote>
  <w:footnote w:id="186">
    <w:p w:rsidRPr="00A65270" w:rsidR="00500079" w:rsidP="00500079" w:rsidRDefault="00500079" w14:paraId="13BC9A5E" w14:textId="77777777">
      <w:pPr>
        <w:pStyle w:val="FootnoteText"/>
        <w:rPr>
          <w:lang w:val="vi-VN"/>
        </w:rPr>
      </w:pPr>
      <w:r w:rsidRPr="00A65270">
        <w:rPr>
          <w:rStyle w:val="FootnoteReference"/>
        </w:rPr>
        <w:footnoteRef/>
      </w:r>
      <w:r w:rsidRPr="00A65270">
        <w:rPr>
          <w:lang w:val="vi-VN"/>
        </w:rPr>
        <w:t xml:space="preserve"> </w:t>
      </w:r>
      <w:r w:rsidRPr="00A65270">
        <w:rPr>
          <w:lang w:val="vi-VN"/>
        </w:rPr>
        <w:t xml:space="preserve">Ghi rõ địa danh </w:t>
      </w:r>
      <w:r w:rsidRPr="00A65270">
        <w:t xml:space="preserve">cấp </w:t>
      </w:r>
      <w:r w:rsidRPr="00A65270">
        <w:rPr>
          <w:lang w:val="vi-VN"/>
        </w:rPr>
        <w:t>xã, tỉnh</w:t>
      </w:r>
    </w:p>
  </w:footnote>
  <w:footnote w:id="187">
    <w:p w:rsidRPr="00A65270" w:rsidR="00500079" w:rsidP="00500079" w:rsidRDefault="00500079" w14:paraId="457AD1BA" w14:textId="77777777">
      <w:pPr>
        <w:pStyle w:val="FootnoteText"/>
        <w:rPr>
          <w:spacing w:val="-2"/>
          <w:lang w:val="vi-VN"/>
        </w:rPr>
      </w:pPr>
      <w:r w:rsidRPr="00A65270">
        <w:rPr>
          <w:rStyle w:val="FootnoteReference"/>
          <w:spacing w:val="-2"/>
        </w:rPr>
        <w:footnoteRef/>
      </w:r>
      <w:r w:rsidRPr="00A65270">
        <w:rPr>
          <w:spacing w:val="-2"/>
          <w:lang w:val="vi-VN"/>
        </w:rPr>
        <w:t xml:space="preserve"> </w:t>
      </w:r>
      <w:r w:rsidRPr="00A65270" w:rsidR="00E73465">
        <w:rPr>
          <w:spacing w:val="-2"/>
        </w:rPr>
        <w:t>Ghi rõ văn bản thông báo đọc hồ sơ</w:t>
      </w:r>
      <w:r w:rsidRPr="00A65270">
        <w:rPr>
          <w:spacing w:val="-2"/>
          <w:lang w:val="vi-VN"/>
        </w:rPr>
        <w:t xml:space="preserve">. </w:t>
      </w:r>
    </w:p>
  </w:footnote>
  <w:footnote w:id="188">
    <w:p w:rsidRPr="00A65270" w:rsidR="00500079" w:rsidP="00500079" w:rsidRDefault="00500079" w14:paraId="13CCB4A6" w14:textId="77777777">
      <w:pPr>
        <w:pStyle w:val="FootnoteText"/>
        <w:rPr>
          <w:lang w:val="vi-VN"/>
        </w:rPr>
      </w:pPr>
      <w:r w:rsidRPr="00A65270">
        <w:rPr>
          <w:rStyle w:val="FootnoteReference"/>
        </w:rPr>
        <w:footnoteRef/>
      </w:r>
      <w:r w:rsidRPr="00A65270">
        <w:rPr>
          <w:lang w:val="vi-VN"/>
        </w:rPr>
        <w:t xml:space="preserve"> </w:t>
      </w:r>
      <w:r w:rsidRPr="00A65270">
        <w:rPr>
          <w:lang w:val="vi-VN"/>
        </w:rPr>
        <w:t>Họ, tên người lập biên bản.</w:t>
      </w:r>
    </w:p>
  </w:footnote>
  <w:footnote w:id="189">
    <w:p w:rsidRPr="00A65270" w:rsidR="00500079" w:rsidP="00500079" w:rsidRDefault="00500079" w14:paraId="2F3B033F" w14:textId="77777777">
      <w:pPr>
        <w:pStyle w:val="FootnoteText"/>
        <w:rPr>
          <w:lang w:val="vi-VN"/>
        </w:rPr>
      </w:pPr>
      <w:r w:rsidRPr="00A65270">
        <w:rPr>
          <w:rStyle w:val="FootnoteReference"/>
        </w:rPr>
        <w:footnoteRef/>
      </w:r>
      <w:r w:rsidRPr="00A65270">
        <w:rPr>
          <w:lang w:val="vi-VN"/>
        </w:rPr>
        <w:t xml:space="preserve"> </w:t>
      </w:r>
      <w:r w:rsidRPr="00A65270">
        <w:rPr>
          <w:lang w:val="vi-VN"/>
        </w:rPr>
        <w:t>Ghi rõ họ tên, nghề nghiệp của người chứng kiến.</w:t>
      </w:r>
    </w:p>
  </w:footnote>
  <w:footnote w:id="190">
    <w:p w:rsidRPr="00FB1375" w:rsidR="00500079" w:rsidP="00500079" w:rsidRDefault="00500079" w14:paraId="05F8518C" w14:textId="77777777">
      <w:pPr>
        <w:pStyle w:val="FootnoteText"/>
      </w:pPr>
      <w:r w:rsidRPr="00A65270">
        <w:rPr>
          <w:rStyle w:val="FootnoteReference"/>
        </w:rPr>
        <w:footnoteRef/>
      </w:r>
      <w:r w:rsidRPr="00A65270">
        <w:rPr>
          <w:lang w:val="vi-VN"/>
        </w:rPr>
        <w:t xml:space="preserve"> </w:t>
      </w:r>
      <w:r w:rsidRPr="00A65270">
        <w:rPr>
          <w:lang w:val="vi-VN"/>
        </w:rPr>
        <w:t xml:space="preserve">Ghi rõ họ, tên </w:t>
      </w:r>
      <w:r w:rsidRPr="00A65270" w:rsidR="00FB1375">
        <w:t>cha, mẹ, người giám hộ hoặc người đại diện hợp pháp của người nghiện ma túy.</w:t>
      </w:r>
    </w:p>
  </w:footnote>
  <w:footnote w:id="191">
    <w:p w:rsidRPr="00FB2949" w:rsidR="00E73465" w:rsidP="00E73465" w:rsidRDefault="00E73465" w14:paraId="225D0A2E" w14:textId="77777777">
      <w:pPr>
        <w:pStyle w:val="FootnoteText"/>
        <w:rPr>
          <w:lang w:val="vi-VN"/>
        </w:rPr>
      </w:pPr>
      <w:r>
        <w:rPr>
          <w:rStyle w:val="FootnoteReference"/>
        </w:rPr>
        <w:footnoteRef/>
      </w:r>
      <w:r w:rsidRPr="00D303D1">
        <w:rPr>
          <w:lang w:val="vi-VN"/>
        </w:rPr>
        <w:t xml:space="preserve"> </w:t>
      </w:r>
      <w:r w:rsidRPr="00FB2949">
        <w:rPr>
          <w:lang w:val="vi-VN"/>
        </w:rPr>
        <w:t>Địa danh</w:t>
      </w:r>
    </w:p>
  </w:footnote>
  <w:footnote w:id="192">
    <w:p w:rsidRPr="00557DBA" w:rsidR="00E73465" w:rsidP="00E73465" w:rsidRDefault="00E73465" w14:paraId="665C4187" w14:textId="77777777">
      <w:pPr>
        <w:pStyle w:val="FootnoteText"/>
      </w:pPr>
      <w:r w:rsidRPr="00FB2949">
        <w:rPr>
          <w:rStyle w:val="FootnoteReference"/>
        </w:rPr>
        <w:footnoteRef/>
      </w:r>
      <w:r w:rsidRPr="00FB2949">
        <w:rPr>
          <w:lang w:val="vi-VN"/>
        </w:rPr>
        <w:t xml:space="preserve"> </w:t>
      </w:r>
      <w:r w:rsidRPr="00FB2949">
        <w:rPr>
          <w:lang w:val="vi-VN"/>
        </w:rPr>
        <w:t xml:space="preserve">Công an </w:t>
      </w:r>
      <w:r w:rsidR="00557DBA">
        <w:rPr>
          <w:color w:val="000000"/>
          <w:shd w:val="clear" w:color="auto" w:fill="FFFFFF"/>
        </w:rPr>
        <w:t>cấp xã.</w:t>
      </w:r>
    </w:p>
  </w:footnote>
  <w:footnote w:id="193">
    <w:p w:rsidRPr="00A65270" w:rsidR="001D2D97" w:rsidRDefault="001D2D97" w14:paraId="7C4AC86F" w14:textId="77777777">
      <w:pPr>
        <w:pStyle w:val="FootnoteText"/>
      </w:pPr>
      <w:r w:rsidRPr="00A65270">
        <w:rPr>
          <w:rStyle w:val="FootnoteReference"/>
        </w:rPr>
        <w:footnoteRef/>
      </w:r>
      <w:r w:rsidRPr="00A65270">
        <w:t xml:space="preserve"> Cơ quan cấp trên.</w:t>
      </w:r>
    </w:p>
  </w:footnote>
  <w:footnote w:id="194">
    <w:p w:rsidRPr="00A65270" w:rsidR="001D2D97" w:rsidRDefault="001D2D97" w14:paraId="5BF835D8" w14:textId="77777777">
      <w:pPr>
        <w:pStyle w:val="FootnoteText"/>
      </w:pPr>
      <w:r w:rsidRPr="00A65270">
        <w:rPr>
          <w:rStyle w:val="FootnoteReference"/>
        </w:rPr>
        <w:footnoteRef/>
      </w:r>
      <w:r w:rsidRPr="00A65270">
        <w:t xml:space="preserve"> Cơ quan ra quyết định</w:t>
      </w:r>
      <w:r w:rsidRPr="00A65270" w:rsidR="004A614E">
        <w:t>.</w:t>
      </w:r>
    </w:p>
  </w:footnote>
  <w:footnote w:id="195">
    <w:p w:rsidRPr="00A65270" w:rsidR="001D2D97" w:rsidRDefault="001D2D97" w14:paraId="5C36927B" w14:textId="77777777">
      <w:pPr>
        <w:pStyle w:val="FootnoteText"/>
      </w:pPr>
      <w:r w:rsidRPr="00A65270">
        <w:rPr>
          <w:rStyle w:val="FootnoteReference"/>
        </w:rPr>
        <w:footnoteRef/>
      </w:r>
      <w:r w:rsidRPr="00A65270">
        <w:t xml:space="preserve"> Địa danh</w:t>
      </w:r>
      <w:r w:rsidRPr="00A65270" w:rsidR="004A614E">
        <w:t>.</w:t>
      </w:r>
    </w:p>
  </w:footnote>
  <w:footnote w:id="196">
    <w:p w:rsidR="00DF74DC" w:rsidRDefault="00DF74DC" w14:paraId="349E71EB" w14:textId="77777777">
      <w:pPr>
        <w:pStyle w:val="FootnoteText"/>
      </w:pPr>
      <w:r w:rsidRPr="00A65270">
        <w:rPr>
          <w:rStyle w:val="FootnoteReference"/>
        </w:rPr>
        <w:footnoteRef/>
      </w:r>
      <w:r w:rsidRPr="00A65270">
        <w:t xml:space="preserve"> </w:t>
      </w:r>
      <w:r w:rsidRPr="00A65270" w:rsidR="00644BB9">
        <w:t>Cơ quan đề nghị</w:t>
      </w:r>
      <w:r w:rsidRPr="00A65270" w:rsidR="004A614E">
        <w:t>.</w:t>
      </w:r>
    </w:p>
  </w:footnote>
  <w:footnote w:id="197">
    <w:p w:rsidRPr="00A65270" w:rsidR="00E23F90" w:rsidP="00E23F90" w:rsidRDefault="00E23F90" w14:paraId="3D851A2A" w14:textId="77777777">
      <w:pPr>
        <w:pStyle w:val="FootnoteText"/>
      </w:pPr>
      <w:r w:rsidRPr="00A65270">
        <w:rPr>
          <w:rStyle w:val="FootnoteReference"/>
        </w:rPr>
        <w:footnoteRef/>
      </w:r>
      <w:r w:rsidRPr="00A65270">
        <w:rPr>
          <w:lang w:val="vi-VN"/>
        </w:rPr>
        <w:t xml:space="preserve"> </w:t>
      </w:r>
      <w:r w:rsidRPr="00A65270">
        <w:rPr>
          <w:lang w:val="vi-VN"/>
        </w:rPr>
        <w:t>Địa danh</w:t>
      </w:r>
      <w:r w:rsidRPr="00A65270" w:rsidR="004A614E">
        <w:t>.</w:t>
      </w:r>
    </w:p>
  </w:footnote>
  <w:footnote w:id="198">
    <w:p w:rsidRPr="00D303D1" w:rsidR="00E23F90" w:rsidP="00E23F90" w:rsidRDefault="00E23F90" w14:paraId="36499646" w14:textId="77777777">
      <w:pPr>
        <w:pStyle w:val="FootnoteText"/>
        <w:rPr>
          <w:lang w:val="vi-VN"/>
        </w:rPr>
      </w:pPr>
      <w:r w:rsidRPr="00A65270">
        <w:rPr>
          <w:rStyle w:val="FootnoteReference"/>
        </w:rPr>
        <w:footnoteRef/>
      </w:r>
      <w:r w:rsidRPr="00A65270">
        <w:rPr>
          <w:lang w:val="vi-VN"/>
        </w:rPr>
        <w:t xml:space="preserve"> </w:t>
      </w:r>
      <w:r w:rsidRPr="00A65270">
        <w:rPr>
          <w:lang w:val="vi-VN"/>
        </w:rPr>
        <w:t xml:space="preserve">Tòa án nhân dân </w:t>
      </w:r>
      <w:r w:rsidRPr="00A65270" w:rsidR="005E2982">
        <w:rPr>
          <w:color w:val="000000"/>
          <w:shd w:val="clear" w:color="auto" w:fill="FFFFFF"/>
        </w:rPr>
        <w:t>khu vực,</w:t>
      </w:r>
      <w:r w:rsidRPr="00A65270">
        <w:rPr>
          <w:color w:val="000000"/>
          <w:shd w:val="clear" w:color="auto" w:fill="FFFFFF"/>
          <w:lang w:val="vi-VN"/>
        </w:rPr>
        <w:t> </w:t>
      </w:r>
      <w:r w:rsidRPr="00A65270" w:rsidR="005E2982">
        <w:rPr>
          <w:color w:val="000000"/>
          <w:shd w:val="clear" w:color="auto" w:fill="FFFFFF"/>
        </w:rPr>
        <w:t xml:space="preserve">Công an </w:t>
      </w:r>
      <w:r w:rsidRPr="00A65270" w:rsidR="00D57DC5">
        <w:rPr>
          <w:color w:val="000000"/>
          <w:shd w:val="clear" w:color="auto" w:fill="FFFFFF"/>
        </w:rPr>
        <w:t>cấp tỉnh</w:t>
      </w:r>
      <w:r w:rsidRPr="00A65270">
        <w:rPr>
          <w:color w:val="000000"/>
          <w:shd w:val="clear" w:color="auto" w:fill="FFFFFF"/>
          <w:lang w:val="vi-VN"/>
        </w:rPr>
        <w:t xml:space="preserve"> nơi </w:t>
      </w:r>
      <w:r w:rsidRPr="00A65270" w:rsidR="00D57DC5">
        <w:rPr>
          <w:color w:val="000000"/>
          <w:shd w:val="clear" w:color="auto" w:fill="FFFFFF"/>
        </w:rPr>
        <w:t>nơi cơ sở cai nghiện, trường giáo dưỡng đặt trụ sở</w:t>
      </w:r>
      <w:r w:rsidRPr="00A65270" w:rsidR="004A614E">
        <w:rPr>
          <w:color w:val="000000"/>
          <w:shd w:val="clear" w:color="auto" w:fill="FFFFFF"/>
        </w:rPr>
        <w:t>.</w:t>
      </w:r>
    </w:p>
  </w:footnote>
  <w:footnote w:id="199">
    <w:p w:rsidRPr="00A65270" w:rsidR="00E23F90" w:rsidP="00E23F90" w:rsidRDefault="00E23F90" w14:paraId="4016CD2D" w14:textId="77777777">
      <w:pPr>
        <w:pStyle w:val="FootnoteText"/>
      </w:pPr>
      <w:r w:rsidRPr="00A65270">
        <w:rPr>
          <w:rStyle w:val="FootnoteReference"/>
        </w:rPr>
        <w:footnoteRef/>
      </w:r>
      <w:r w:rsidRPr="00A65270">
        <w:rPr>
          <w:lang w:val="vi-VN"/>
        </w:rPr>
        <w:t xml:space="preserve"> </w:t>
      </w:r>
      <w:r w:rsidRPr="00A65270">
        <w:rPr>
          <w:lang w:val="vi-VN"/>
        </w:rPr>
        <w:t>Địa danh</w:t>
      </w:r>
      <w:r w:rsidRPr="00A65270" w:rsidR="004A614E">
        <w:t>.</w:t>
      </w:r>
    </w:p>
  </w:footnote>
  <w:footnote w:id="200">
    <w:p w:rsidRPr="00D57DC5" w:rsidR="00E23F90" w:rsidP="00E23F90" w:rsidRDefault="00E23F90" w14:paraId="45CA17B5" w14:textId="77777777">
      <w:pPr>
        <w:pStyle w:val="FootnoteText"/>
      </w:pPr>
      <w:r w:rsidRPr="00A65270">
        <w:rPr>
          <w:rStyle w:val="FootnoteReference"/>
        </w:rPr>
        <w:footnoteRef/>
      </w:r>
      <w:r w:rsidRPr="00A65270">
        <w:rPr>
          <w:lang w:val="vi-VN"/>
        </w:rPr>
        <w:t xml:space="preserve"> </w:t>
      </w:r>
      <w:r w:rsidRPr="00A65270">
        <w:rPr>
          <w:lang w:val="vi-VN"/>
        </w:rPr>
        <w:t xml:space="preserve">Tòa án nhân dân </w:t>
      </w:r>
      <w:r w:rsidRPr="00A65270" w:rsidR="005E2982">
        <w:rPr>
          <w:color w:val="000000"/>
          <w:shd w:val="clear" w:color="auto" w:fill="FFFFFF"/>
        </w:rPr>
        <w:t>khu vực, Công an</w:t>
      </w:r>
      <w:r w:rsidRPr="00A65270" w:rsidR="00D57DC5">
        <w:rPr>
          <w:color w:val="000000"/>
          <w:shd w:val="clear" w:color="auto" w:fill="FFFFFF"/>
        </w:rPr>
        <w:t xml:space="preserve"> cấp tỉnh</w:t>
      </w:r>
      <w:r w:rsidRPr="00A65270">
        <w:rPr>
          <w:color w:val="000000"/>
          <w:shd w:val="clear" w:color="auto" w:fill="FFFFFF"/>
          <w:lang w:val="vi-VN"/>
        </w:rPr>
        <w:t xml:space="preserve"> </w:t>
      </w:r>
      <w:r w:rsidRPr="00A65270" w:rsidR="00D57DC5">
        <w:rPr>
          <w:color w:val="000000"/>
          <w:shd w:val="clear" w:color="auto" w:fill="FFFFFF"/>
        </w:rPr>
        <w:t>nơi cơ sở cai nghiện, trường giáo dưỡng đặt trụ sở.</w:t>
      </w:r>
    </w:p>
  </w:footnote>
  <w:footnote w:id="201">
    <w:p w:rsidRPr="00A65270" w:rsidR="00E23F90" w:rsidP="00E23F90" w:rsidRDefault="00E23F90" w14:paraId="74FC44DB" w14:textId="77777777">
      <w:pPr>
        <w:widowControl w:val="0"/>
        <w:rPr>
          <w:sz w:val="20"/>
          <w:szCs w:val="20"/>
        </w:rPr>
      </w:pPr>
      <w:r w:rsidRPr="00A65270">
        <w:rPr>
          <w:rStyle w:val="FootnoteReference"/>
          <w:sz w:val="20"/>
          <w:szCs w:val="20"/>
        </w:rPr>
        <w:footnoteRef/>
      </w:r>
      <w:r w:rsidRPr="00A65270">
        <w:rPr>
          <w:sz w:val="20"/>
          <w:szCs w:val="20"/>
          <w:lang w:val="vi-VN"/>
        </w:rPr>
        <w:t xml:space="preserve"> </w:t>
      </w:r>
      <w:r w:rsidRPr="00A65270">
        <w:rPr>
          <w:color w:val="000000"/>
          <w:sz w:val="20"/>
          <w:szCs w:val="20"/>
          <w:lang w:val="vi-VN"/>
        </w:rPr>
        <w:t>Tên cơ quan, tổ chức chủ quản (nếu có)</w:t>
      </w:r>
      <w:r w:rsidRPr="00A65270" w:rsidR="00DB6E7C">
        <w:rPr>
          <w:color w:val="000000"/>
          <w:sz w:val="20"/>
          <w:szCs w:val="20"/>
        </w:rPr>
        <w:t>.</w:t>
      </w:r>
    </w:p>
  </w:footnote>
  <w:footnote w:id="202">
    <w:p w:rsidRPr="00A65270" w:rsidR="00E23F90" w:rsidP="00E23F90" w:rsidRDefault="00E23F90" w14:paraId="0CEA780D" w14:textId="77777777">
      <w:pPr>
        <w:pStyle w:val="FootnoteText"/>
        <w:rPr>
          <w:lang w:val="fr-FR"/>
        </w:rPr>
      </w:pPr>
      <w:r w:rsidRPr="00A65270">
        <w:rPr>
          <w:rStyle w:val="FootnoteReference"/>
        </w:rPr>
        <w:footnoteRef/>
      </w:r>
      <w:r w:rsidRPr="00A65270">
        <w:rPr>
          <w:lang w:val="fr-FR"/>
        </w:rPr>
        <w:t xml:space="preserve"> Tên cơ sở cai nghiện ma túy</w:t>
      </w:r>
      <w:r w:rsidRPr="00A65270" w:rsidR="00D57DC5">
        <w:rPr>
          <w:lang w:val="fr-FR"/>
        </w:rPr>
        <w:t>, trường giáo dưỡng</w:t>
      </w:r>
      <w:r w:rsidRPr="00A65270" w:rsidR="00DB6E7C">
        <w:rPr>
          <w:lang w:val="fr-FR"/>
        </w:rPr>
        <w:t>.</w:t>
      </w:r>
    </w:p>
  </w:footnote>
  <w:footnote w:id="203">
    <w:p w:rsidRPr="00A65270" w:rsidR="00E23F90" w:rsidP="00E23F90" w:rsidRDefault="00E23F90" w14:paraId="1A0C532E" w14:textId="77777777">
      <w:pPr>
        <w:pStyle w:val="FootnoteText"/>
      </w:pPr>
      <w:r w:rsidRPr="00A65270">
        <w:rPr>
          <w:rStyle w:val="FootnoteReference"/>
        </w:rPr>
        <w:footnoteRef/>
      </w:r>
      <w:r w:rsidRPr="00A65270">
        <w:rPr>
          <w:lang w:val="vi-VN"/>
        </w:rPr>
        <w:t xml:space="preserve"> </w:t>
      </w:r>
      <w:r w:rsidRPr="00A65270">
        <w:rPr>
          <w:lang w:val="vi-VN"/>
        </w:rPr>
        <w:t>Địa danh</w:t>
      </w:r>
      <w:r w:rsidRPr="00A65270" w:rsidR="00DB6E7C">
        <w:t>.</w:t>
      </w:r>
    </w:p>
  </w:footnote>
  <w:footnote w:id="204">
    <w:p w:rsidRPr="00A65270" w:rsidR="00823408" w:rsidP="0050673C" w:rsidRDefault="00823408" w14:paraId="65DFD7FC" w14:textId="77777777">
      <w:pPr>
        <w:pStyle w:val="FootnoteText"/>
        <w:rPr>
          <w:lang w:val="fr-FR"/>
        </w:rPr>
      </w:pPr>
      <w:r w:rsidRPr="00A65270">
        <w:rPr>
          <w:rStyle w:val="FootnoteReference"/>
        </w:rPr>
        <w:footnoteRef/>
      </w:r>
      <w:r w:rsidRPr="00A65270">
        <w:rPr>
          <w:lang w:val="fr-FR"/>
        </w:rPr>
        <w:t xml:space="preserve"> Tên cơ quan, tổ chức chủ quản (nếu có)</w:t>
      </w:r>
      <w:r w:rsidRPr="00A65270" w:rsidR="00DB6E7C">
        <w:rPr>
          <w:lang w:val="fr-FR"/>
        </w:rPr>
        <w:t>.</w:t>
      </w:r>
    </w:p>
  </w:footnote>
  <w:footnote w:id="205">
    <w:p w:rsidRPr="00A65270" w:rsidR="00823408" w:rsidP="0050673C" w:rsidRDefault="00823408" w14:paraId="576DDB4D" w14:textId="77777777">
      <w:pPr>
        <w:pStyle w:val="FootnoteText"/>
        <w:rPr>
          <w:lang w:val="fr-FR"/>
        </w:rPr>
      </w:pPr>
      <w:r w:rsidRPr="00A65270">
        <w:rPr>
          <w:rStyle w:val="FootnoteReference"/>
        </w:rPr>
        <w:footnoteRef/>
      </w:r>
      <w:r w:rsidRPr="00A65270">
        <w:rPr>
          <w:lang w:val="fr-FR"/>
        </w:rPr>
        <w:t xml:space="preserve"> Tên cơ sở cai nghiện ma túy</w:t>
      </w:r>
      <w:r w:rsidRPr="00A65270" w:rsidR="00D42892">
        <w:rPr>
          <w:lang w:val="fr-FR"/>
        </w:rPr>
        <w:t>/trường giáo dưỡng</w:t>
      </w:r>
      <w:r w:rsidRPr="00A65270" w:rsidR="00DB6E7C">
        <w:rPr>
          <w:lang w:val="fr-FR"/>
        </w:rPr>
        <w:t>.</w:t>
      </w:r>
    </w:p>
  </w:footnote>
  <w:footnote w:id="206">
    <w:p w:rsidRPr="00A65270" w:rsidR="00823408" w:rsidP="0050673C" w:rsidRDefault="00823408" w14:paraId="2C83035F" w14:textId="77777777">
      <w:pPr>
        <w:pStyle w:val="FootnoteText"/>
        <w:rPr>
          <w:lang w:val="fr-FR"/>
        </w:rPr>
      </w:pPr>
      <w:r w:rsidRPr="00A65270">
        <w:rPr>
          <w:rStyle w:val="FootnoteReference"/>
        </w:rPr>
        <w:footnoteRef/>
      </w:r>
      <w:r w:rsidRPr="00A65270">
        <w:rPr>
          <w:lang w:val="fr-FR"/>
        </w:rPr>
        <w:t xml:space="preserve"> Địa danh</w:t>
      </w:r>
      <w:r w:rsidRPr="00A65270" w:rsidR="00DB6E7C">
        <w:rPr>
          <w:lang w:val="fr-FR"/>
        </w:rPr>
        <w:t>.</w:t>
      </w:r>
    </w:p>
  </w:footnote>
  <w:footnote w:id="207">
    <w:p w:rsidRPr="00D303D1" w:rsidR="00823408" w:rsidP="0050673C" w:rsidRDefault="00823408" w14:paraId="39252AA7" w14:textId="77777777">
      <w:pPr>
        <w:pStyle w:val="FootnoteText"/>
        <w:rPr>
          <w:lang w:val="fr-FR"/>
        </w:rPr>
      </w:pPr>
      <w:r w:rsidRPr="00A65270">
        <w:rPr>
          <w:rStyle w:val="FootnoteReference"/>
        </w:rPr>
        <w:footnoteRef/>
      </w:r>
      <w:r w:rsidRPr="00A65270">
        <w:rPr>
          <w:lang w:val="fr-FR"/>
        </w:rPr>
        <w:t xml:space="preserve"> Ghi rõ </w:t>
      </w:r>
      <w:r w:rsidRPr="00A65270" w:rsidR="00D42892">
        <w:rPr>
          <w:lang w:val="fr-FR"/>
        </w:rPr>
        <w:t>tên cơ quan yêu cầu.</w:t>
      </w:r>
    </w:p>
  </w:footnote>
  <w:footnote w:id="208">
    <w:p w:rsidRPr="00A65270" w:rsidR="00823408" w:rsidP="0050673C" w:rsidRDefault="00823408" w14:paraId="61E22C05" w14:textId="77777777">
      <w:pPr>
        <w:pStyle w:val="FootnoteText"/>
        <w:rPr>
          <w:lang w:val="fr-FR"/>
        </w:rPr>
      </w:pPr>
      <w:r w:rsidRPr="00A65270">
        <w:rPr>
          <w:rStyle w:val="FootnoteReference"/>
        </w:rPr>
        <w:footnoteRef/>
      </w:r>
      <w:r w:rsidRPr="00A65270">
        <w:rPr>
          <w:lang w:val="fr-FR"/>
        </w:rPr>
        <w:t xml:space="preserve"> Tên cơ quan, tổ chức chủ quản (nếu có)</w:t>
      </w:r>
      <w:r w:rsidRPr="00A65270" w:rsidR="00DB6E7C">
        <w:rPr>
          <w:lang w:val="fr-FR"/>
        </w:rPr>
        <w:t>.</w:t>
      </w:r>
    </w:p>
  </w:footnote>
  <w:footnote w:id="209">
    <w:p w:rsidRPr="00A65270" w:rsidR="00823408" w:rsidP="0050673C" w:rsidRDefault="00823408" w14:paraId="3CBFB679" w14:textId="77777777">
      <w:pPr>
        <w:pStyle w:val="FootnoteText"/>
        <w:rPr>
          <w:lang w:val="fr-FR"/>
        </w:rPr>
      </w:pPr>
      <w:r w:rsidRPr="00A65270">
        <w:rPr>
          <w:rStyle w:val="FootnoteReference"/>
        </w:rPr>
        <w:footnoteRef/>
      </w:r>
      <w:r w:rsidRPr="00A65270">
        <w:rPr>
          <w:lang w:val="fr-FR"/>
        </w:rPr>
        <w:t xml:space="preserve"> Tên cơ sở cai nghiện ma túy</w:t>
      </w:r>
      <w:r w:rsidRPr="00A65270" w:rsidR="00DB6E7C">
        <w:rPr>
          <w:lang w:val="fr-FR"/>
        </w:rPr>
        <w:t>.</w:t>
      </w:r>
    </w:p>
  </w:footnote>
  <w:footnote w:id="210">
    <w:p w:rsidRPr="00A65270" w:rsidR="00823408" w:rsidP="0050673C" w:rsidRDefault="00823408" w14:paraId="21C8270F" w14:textId="77777777">
      <w:pPr>
        <w:pStyle w:val="FootnoteText"/>
        <w:rPr>
          <w:lang w:val="fr-FR"/>
        </w:rPr>
      </w:pPr>
      <w:r w:rsidRPr="00A65270">
        <w:rPr>
          <w:rStyle w:val="FootnoteReference"/>
        </w:rPr>
        <w:footnoteRef/>
      </w:r>
      <w:r w:rsidRPr="00A65270">
        <w:rPr>
          <w:lang w:val="fr-FR"/>
        </w:rPr>
        <w:t xml:space="preserve"> Địa danh</w:t>
      </w:r>
      <w:r w:rsidRPr="00A65270" w:rsidR="00DB6E7C">
        <w:rPr>
          <w:lang w:val="fr-FR"/>
        </w:rPr>
        <w:t>.</w:t>
      </w:r>
    </w:p>
  </w:footnote>
  <w:footnote w:id="211">
    <w:p w:rsidRPr="00A65270" w:rsidR="00823408" w:rsidP="0050673C" w:rsidRDefault="00823408" w14:paraId="168F41E5" w14:textId="77777777">
      <w:pPr>
        <w:pStyle w:val="FootnoteText"/>
        <w:rPr>
          <w:lang w:val="fr-FR"/>
        </w:rPr>
      </w:pPr>
      <w:r w:rsidRPr="00A65270">
        <w:rPr>
          <w:rStyle w:val="FootnoteReference"/>
        </w:rPr>
        <w:footnoteRef/>
      </w:r>
      <w:r w:rsidRPr="00A65270">
        <w:rPr>
          <w:lang w:val="fr-FR"/>
        </w:rPr>
        <w:t xml:space="preserve"> Ghi rõ họ, tên người đang chấp hành biện pháp cai nghiện</w:t>
      </w:r>
      <w:r w:rsidRPr="00A65270" w:rsidR="00DB6E7C">
        <w:rPr>
          <w:lang w:val="fr-FR"/>
        </w:rPr>
        <w:t>.</w:t>
      </w:r>
    </w:p>
  </w:footnote>
  <w:footnote w:id="212">
    <w:p w:rsidRPr="00A65270" w:rsidR="00DA2394" w:rsidP="00DA2394" w:rsidRDefault="00DA2394" w14:paraId="10DFA0B2" w14:textId="77777777">
      <w:pPr>
        <w:pStyle w:val="FootnoteText"/>
        <w:rPr>
          <w:lang w:val="fr-FR"/>
        </w:rPr>
      </w:pPr>
      <w:r w:rsidRPr="00A65270">
        <w:rPr>
          <w:rStyle w:val="FootnoteReference"/>
        </w:rPr>
        <w:footnoteRef/>
      </w:r>
      <w:r w:rsidRPr="00A65270">
        <w:rPr>
          <w:lang w:val="fr-FR"/>
        </w:rPr>
        <w:t xml:space="preserve"> Tên cơ quan, tổ chức chủ quản (nếu có)</w:t>
      </w:r>
      <w:r w:rsidRPr="00A65270" w:rsidR="00DB6E7C">
        <w:rPr>
          <w:lang w:val="fr-FR"/>
        </w:rPr>
        <w:t>.</w:t>
      </w:r>
    </w:p>
  </w:footnote>
  <w:footnote w:id="213">
    <w:p w:rsidRPr="00A65270" w:rsidR="00DA2394" w:rsidP="00DA2394" w:rsidRDefault="00DA2394" w14:paraId="6E249079" w14:textId="77777777">
      <w:pPr>
        <w:pStyle w:val="FootnoteText"/>
        <w:rPr>
          <w:lang w:val="fr-FR"/>
        </w:rPr>
      </w:pPr>
      <w:r w:rsidRPr="00A65270">
        <w:rPr>
          <w:rStyle w:val="FootnoteReference"/>
        </w:rPr>
        <w:footnoteRef/>
      </w:r>
      <w:r w:rsidRPr="00A65270">
        <w:rPr>
          <w:lang w:val="fr-FR"/>
        </w:rPr>
        <w:t xml:space="preserve"> Tên cơ sở cai nghiện ma túy</w:t>
      </w:r>
      <w:r w:rsidRPr="00A65270" w:rsidR="00DB6E7C">
        <w:rPr>
          <w:lang w:val="fr-FR"/>
        </w:rPr>
        <w:t>.</w:t>
      </w:r>
    </w:p>
  </w:footnote>
  <w:footnote w:id="214">
    <w:p w:rsidRPr="00A65270" w:rsidR="00DA2394" w:rsidP="00DA2394" w:rsidRDefault="00DA2394" w14:paraId="0BC75A8F" w14:textId="77777777">
      <w:pPr>
        <w:pStyle w:val="FootnoteText"/>
        <w:rPr>
          <w:lang w:val="fr-FR"/>
        </w:rPr>
      </w:pPr>
      <w:r w:rsidRPr="00A65270">
        <w:rPr>
          <w:rStyle w:val="FootnoteReference"/>
        </w:rPr>
        <w:footnoteRef/>
      </w:r>
      <w:r w:rsidRPr="00A65270">
        <w:rPr>
          <w:lang w:val="fr-FR"/>
        </w:rPr>
        <w:t xml:space="preserve"> Địa danh</w:t>
      </w:r>
      <w:r w:rsidRPr="00A65270" w:rsidR="00DB6E7C">
        <w:rPr>
          <w:lang w:val="fr-FR"/>
        </w:rPr>
        <w:t>.</w:t>
      </w:r>
    </w:p>
  </w:footnote>
  <w:footnote w:id="215">
    <w:p w:rsidRPr="00D303D1" w:rsidR="00DA2394" w:rsidP="00DA2394" w:rsidRDefault="00DA2394" w14:paraId="79E9E94D" w14:textId="77777777">
      <w:pPr>
        <w:pStyle w:val="FootnoteText"/>
        <w:rPr>
          <w:lang w:val="fr-FR"/>
        </w:rPr>
      </w:pPr>
      <w:r w:rsidRPr="00A65270">
        <w:rPr>
          <w:rStyle w:val="FootnoteReference"/>
        </w:rPr>
        <w:footnoteRef/>
      </w:r>
      <w:r w:rsidRPr="00A65270">
        <w:rPr>
          <w:lang w:val="fr-FR"/>
        </w:rPr>
        <w:t xml:space="preserve"> Ghi rõ họ, tên người chấp hành xong quyết định đưa </w:t>
      </w:r>
      <w:r w:rsidRPr="00A65270" w:rsidR="00E92984">
        <w:rPr>
          <w:lang w:val="fr-FR"/>
        </w:rPr>
        <w:t>đi cai nghiện bắt buộc</w:t>
      </w:r>
      <w:r w:rsidRPr="00A65270" w:rsidR="00DB6E7C">
        <w:rPr>
          <w:lang w:val="fr-FR"/>
        </w:rPr>
        <w:t>.</w:t>
      </w:r>
    </w:p>
  </w:footnote>
  <w:footnote w:id="216">
    <w:p w:rsidRPr="00A65270" w:rsidR="005F5304" w:rsidP="005F5304" w:rsidRDefault="005F5304" w14:paraId="1DA82882" w14:textId="77777777">
      <w:pPr>
        <w:widowControl w:val="0"/>
        <w:rPr>
          <w:sz w:val="20"/>
          <w:szCs w:val="20"/>
        </w:rPr>
      </w:pPr>
      <w:r w:rsidRPr="00A65270">
        <w:rPr>
          <w:rStyle w:val="FootnoteReference"/>
          <w:sz w:val="20"/>
          <w:szCs w:val="20"/>
        </w:rPr>
        <w:footnoteRef/>
      </w:r>
      <w:r w:rsidRPr="00A65270">
        <w:rPr>
          <w:sz w:val="20"/>
          <w:szCs w:val="20"/>
          <w:lang w:val="vi-VN"/>
        </w:rPr>
        <w:t xml:space="preserve"> </w:t>
      </w:r>
      <w:r w:rsidRPr="00A65270">
        <w:rPr>
          <w:color w:val="000000"/>
          <w:sz w:val="20"/>
          <w:szCs w:val="20"/>
          <w:lang w:val="vi-VN"/>
        </w:rPr>
        <w:t>Tên cơ quan, tổ chức chủ quản trực tiếp (nếu có)</w:t>
      </w:r>
      <w:r w:rsidRPr="00A65270" w:rsidR="00DB6E7C">
        <w:rPr>
          <w:color w:val="000000"/>
          <w:sz w:val="20"/>
          <w:szCs w:val="20"/>
        </w:rPr>
        <w:t>.</w:t>
      </w:r>
    </w:p>
  </w:footnote>
  <w:footnote w:id="217">
    <w:p w:rsidRPr="00A65270" w:rsidR="005F5304" w:rsidP="005F5304" w:rsidRDefault="005F5304" w14:paraId="5726CEAE" w14:textId="77777777">
      <w:pPr>
        <w:pStyle w:val="FootnoteText"/>
      </w:pPr>
      <w:r w:rsidRPr="00A65270">
        <w:rPr>
          <w:rStyle w:val="FootnoteReference"/>
        </w:rPr>
        <w:footnoteRef/>
      </w:r>
      <w:r w:rsidRPr="00A65270">
        <w:rPr>
          <w:lang w:val="vi-VN"/>
        </w:rPr>
        <w:t xml:space="preserve"> </w:t>
      </w:r>
      <w:r w:rsidRPr="00A65270">
        <w:t>Tên tổ chức trực tiếp tổ chức cai nghiện</w:t>
      </w:r>
      <w:r w:rsidRPr="00A65270" w:rsidR="00DB6E7C">
        <w:t>.</w:t>
      </w:r>
    </w:p>
  </w:footnote>
  <w:footnote w:id="218">
    <w:p w:rsidRPr="00A65270" w:rsidR="005F5304" w:rsidP="005F5304" w:rsidRDefault="005F5304" w14:paraId="06D3BFAF" w14:textId="77777777">
      <w:pPr>
        <w:pStyle w:val="FootnoteText"/>
      </w:pPr>
      <w:r w:rsidRPr="00A65270">
        <w:rPr>
          <w:rStyle w:val="FootnoteReference"/>
        </w:rPr>
        <w:footnoteRef/>
      </w:r>
      <w:r w:rsidRPr="00A65270">
        <w:rPr>
          <w:lang w:val="vi-VN"/>
        </w:rPr>
        <w:t xml:space="preserve"> </w:t>
      </w:r>
      <w:r w:rsidRPr="00A65270">
        <w:rPr>
          <w:lang w:val="vi-VN"/>
        </w:rPr>
        <w:t>Chữ viết tắt tên cơ quan, tổ chức hoặc chức danh nhà nước ban hành văn bản</w:t>
      </w:r>
      <w:r w:rsidRPr="00A65270" w:rsidR="00DB6E7C">
        <w:t>.</w:t>
      </w:r>
    </w:p>
  </w:footnote>
  <w:footnote w:id="219">
    <w:p w:rsidRPr="00A65270" w:rsidR="005F5304" w:rsidP="005F5304" w:rsidRDefault="005F5304" w14:paraId="046D4138" w14:textId="77777777">
      <w:pPr>
        <w:pStyle w:val="FootnoteText"/>
      </w:pPr>
      <w:r w:rsidRPr="00A65270">
        <w:rPr>
          <w:rStyle w:val="FootnoteReference"/>
        </w:rPr>
        <w:footnoteRef/>
      </w:r>
      <w:r w:rsidRPr="00A65270">
        <w:rPr>
          <w:lang w:val="vi-VN"/>
        </w:rPr>
        <w:t xml:space="preserve"> </w:t>
      </w:r>
      <w:r w:rsidRPr="00A65270">
        <w:rPr>
          <w:lang w:val="vi-VN"/>
        </w:rPr>
        <w:t>Địa danh</w:t>
      </w:r>
      <w:r w:rsidRPr="00A65270" w:rsidR="00DB6E7C">
        <w:t>.</w:t>
      </w:r>
    </w:p>
  </w:footnote>
  <w:footnote w:id="220">
    <w:p w:rsidRPr="005F5304" w:rsidR="005F5304" w:rsidP="005F5304" w:rsidRDefault="005F5304" w14:paraId="6E6BAE00" w14:textId="77777777">
      <w:pPr>
        <w:pStyle w:val="FootnoteText"/>
      </w:pPr>
      <w:r w:rsidRPr="00A65270">
        <w:rPr>
          <w:rStyle w:val="FootnoteReference"/>
        </w:rPr>
        <w:footnoteRef/>
      </w:r>
      <w:r w:rsidRPr="00A65270">
        <w:rPr>
          <w:lang w:val="vi-VN"/>
        </w:rPr>
        <w:t xml:space="preserve"> </w:t>
      </w:r>
      <w:r w:rsidRPr="00A65270">
        <w:t>Tên Công an cấp xã nơi người người nghiện cư trú.</w:t>
      </w:r>
    </w:p>
  </w:footnote>
  <w:footnote w:id="221">
    <w:p w:rsidRPr="00D303D1" w:rsidR="00823408" w:rsidP="00B3741E" w:rsidRDefault="00823408" w14:paraId="33FF19BB" w14:textId="77777777">
      <w:pPr>
        <w:pStyle w:val="FootnoteText"/>
        <w:rPr>
          <w:lang w:val="fr-FR"/>
        </w:rPr>
      </w:pPr>
      <w:r>
        <w:rPr>
          <w:rStyle w:val="FootnoteReference"/>
        </w:rPr>
        <w:footnoteRef/>
      </w:r>
      <w:r w:rsidRPr="00D303D1">
        <w:rPr>
          <w:lang w:val="fr-FR"/>
        </w:rPr>
        <w:t xml:space="preserve"> Tên Công an xã/phường/thị trấn</w:t>
      </w:r>
      <w:r w:rsidR="00DB6E7C">
        <w:rPr>
          <w:lang w:val="fr-FR"/>
        </w:rPr>
        <w:t>.</w:t>
      </w:r>
    </w:p>
  </w:footnote>
  <w:footnote w:id="222">
    <w:p w:rsidRPr="00DB6E7C" w:rsidR="00823408" w:rsidP="00B3741E" w:rsidRDefault="00823408" w14:paraId="5C8AEBC8" w14:textId="77777777">
      <w:pPr>
        <w:pStyle w:val="FootnoteText"/>
        <w:rPr>
          <w:sz w:val="22"/>
          <w:szCs w:val="22"/>
        </w:rPr>
      </w:pPr>
      <w:r w:rsidRPr="00287DAA">
        <w:rPr>
          <w:rStyle w:val="FootnoteReference"/>
          <w:sz w:val="22"/>
          <w:szCs w:val="22"/>
        </w:rPr>
        <w:footnoteRef/>
      </w:r>
      <w:r w:rsidRPr="00D303D1">
        <w:rPr>
          <w:sz w:val="22"/>
          <w:szCs w:val="22"/>
          <w:lang w:val="fr-FR"/>
        </w:rPr>
        <w:t xml:space="preserve"> </w:t>
      </w:r>
      <w:r w:rsidRPr="00287DAA">
        <w:rPr>
          <w:sz w:val="22"/>
          <w:szCs w:val="22"/>
          <w:lang w:val="vi-VN"/>
        </w:rPr>
        <w:t>Địa danh</w:t>
      </w:r>
      <w:r w:rsidR="00DB6E7C">
        <w:rPr>
          <w:sz w:val="22"/>
          <w:szCs w:val="22"/>
        </w:rPr>
        <w:t>.</w:t>
      </w:r>
    </w:p>
  </w:footnote>
  <w:footnote w:id="223">
    <w:p w:rsidRPr="00DB6E7C" w:rsidR="00823408" w:rsidP="00B3741E" w:rsidRDefault="00823408" w14:paraId="5884311F" w14:textId="77777777">
      <w:pPr>
        <w:pStyle w:val="FootnoteText"/>
        <w:rPr>
          <w:sz w:val="22"/>
          <w:szCs w:val="22"/>
        </w:rPr>
      </w:pPr>
      <w:r w:rsidRPr="00287DAA">
        <w:rPr>
          <w:rStyle w:val="FootnoteReference"/>
          <w:sz w:val="22"/>
          <w:szCs w:val="22"/>
        </w:rPr>
        <w:footnoteRef/>
      </w:r>
      <w:r w:rsidRPr="00D303D1">
        <w:rPr>
          <w:sz w:val="22"/>
          <w:szCs w:val="22"/>
          <w:lang w:val="fr-FR"/>
        </w:rPr>
        <w:t xml:space="preserve"> </w:t>
      </w:r>
      <w:r w:rsidRPr="00287DAA">
        <w:rPr>
          <w:sz w:val="22"/>
          <w:szCs w:val="22"/>
          <w:lang w:val="vi-VN"/>
        </w:rPr>
        <w:t>Địa danh cấp xã nơi người nghiện cư trú</w:t>
      </w:r>
      <w:r w:rsidR="00DB6E7C">
        <w:rPr>
          <w:sz w:val="22"/>
          <w:szCs w:val="22"/>
        </w:rPr>
        <w:t>.</w:t>
      </w:r>
    </w:p>
  </w:footnote>
  <w:footnote w:id="224">
    <w:p w:rsidRPr="00DB6E7C" w:rsidR="00823408" w:rsidP="00B3741E" w:rsidRDefault="00823408" w14:paraId="625D4774" w14:textId="77777777">
      <w:pPr>
        <w:pStyle w:val="FootnoteText"/>
        <w:rPr>
          <w:sz w:val="22"/>
          <w:szCs w:val="22"/>
        </w:rPr>
      </w:pPr>
      <w:r w:rsidRPr="00287DAA">
        <w:rPr>
          <w:rStyle w:val="FootnoteReference"/>
          <w:sz w:val="22"/>
          <w:szCs w:val="22"/>
        </w:rPr>
        <w:footnoteRef/>
      </w:r>
      <w:r w:rsidRPr="00D303D1">
        <w:rPr>
          <w:sz w:val="22"/>
          <w:szCs w:val="22"/>
          <w:lang w:val="vi-VN"/>
        </w:rPr>
        <w:t xml:space="preserve"> </w:t>
      </w:r>
      <w:r w:rsidRPr="00287DAA">
        <w:rPr>
          <w:sz w:val="22"/>
          <w:szCs w:val="22"/>
          <w:lang w:val="vi-VN"/>
        </w:rPr>
        <w:t xml:space="preserve">Người bị đề nghị </w:t>
      </w:r>
      <w:r w:rsidRPr="00D303D1">
        <w:rPr>
          <w:sz w:val="22"/>
          <w:szCs w:val="22"/>
          <w:lang w:val="vi-VN"/>
        </w:rPr>
        <w:t>xem xét, quyết định quản lý sau cai nghiện tại nơi cư trú</w:t>
      </w:r>
      <w:r w:rsidR="00DB6E7C">
        <w:rPr>
          <w:sz w:val="22"/>
          <w:szCs w:val="22"/>
        </w:rPr>
        <w:t>.</w:t>
      </w:r>
    </w:p>
  </w:footnote>
  <w:footnote w:id="225">
    <w:p w:rsidRPr="00DB6E7C" w:rsidR="00823408" w:rsidP="00B3741E" w:rsidRDefault="00823408" w14:paraId="2F8B1B23" w14:textId="77777777">
      <w:pPr>
        <w:pStyle w:val="FootnoteText"/>
        <w:rPr>
          <w:spacing w:val="-4"/>
          <w:sz w:val="22"/>
          <w:szCs w:val="22"/>
        </w:rPr>
      </w:pPr>
      <w:r w:rsidRPr="00E417F9">
        <w:rPr>
          <w:rStyle w:val="FootnoteReference"/>
          <w:spacing w:val="-4"/>
          <w:sz w:val="22"/>
          <w:szCs w:val="22"/>
        </w:rPr>
        <w:footnoteRef/>
      </w:r>
      <w:r w:rsidRPr="00D303D1">
        <w:rPr>
          <w:spacing w:val="-4"/>
          <w:sz w:val="22"/>
          <w:szCs w:val="22"/>
          <w:lang w:val="vi-VN"/>
        </w:rPr>
        <w:t xml:space="preserve"> </w:t>
      </w:r>
      <w:r w:rsidRPr="00E417F9">
        <w:rPr>
          <w:spacing w:val="-4"/>
          <w:sz w:val="22"/>
          <w:szCs w:val="22"/>
          <w:lang w:val="vi-VN"/>
        </w:rPr>
        <w:t>Bố, mẹ, vợ/chồng/con hoặc người đại diện theo quy định của pháp luật đối với người từ 12-18 tuổi</w:t>
      </w:r>
      <w:r w:rsidR="00DB6E7C">
        <w:rPr>
          <w:spacing w:val="-4"/>
          <w:sz w:val="22"/>
          <w:szCs w:val="22"/>
        </w:rPr>
        <w:t>.</w:t>
      </w:r>
    </w:p>
  </w:footnote>
  <w:footnote w:id="226">
    <w:p w:rsidRPr="00DB6E7C" w:rsidR="00823408" w:rsidP="00B3741E" w:rsidRDefault="00823408" w14:paraId="069CDA12" w14:textId="77777777">
      <w:pPr>
        <w:pStyle w:val="FootnoteText"/>
      </w:pPr>
      <w:r>
        <w:rPr>
          <w:rStyle w:val="FootnoteReference"/>
        </w:rPr>
        <w:footnoteRef/>
      </w:r>
      <w:r w:rsidRPr="00D303D1">
        <w:rPr>
          <w:lang w:val="vi-VN"/>
        </w:rPr>
        <w:t xml:space="preserve"> </w:t>
      </w:r>
      <w:r>
        <w:rPr>
          <w:lang w:val="vi-VN"/>
        </w:rPr>
        <w:t>Ghi rõ điều khoản theo Nghị định</w:t>
      </w:r>
      <w:r w:rsidRPr="00D303D1">
        <w:rPr>
          <w:sz w:val="26"/>
          <w:szCs w:val="26"/>
          <w:lang w:val="vi-VN"/>
        </w:rPr>
        <w:t xml:space="preserve"> </w:t>
      </w:r>
      <w:r w:rsidRPr="00AC5CF8">
        <w:rPr>
          <w:lang w:val="vi-VN"/>
        </w:rPr>
        <w:t>Nghị định số ……/202</w:t>
      </w:r>
      <w:r w:rsidR="00BD37A9">
        <w:t>6</w:t>
      </w:r>
      <w:r w:rsidRPr="00AC5CF8">
        <w:rPr>
          <w:lang w:val="vi-VN"/>
        </w:rPr>
        <w:t xml:space="preserve">/NĐ-CP ngày … tháng … năm </w:t>
      </w:r>
      <w:r>
        <w:rPr>
          <w:lang w:val="vi-VN"/>
        </w:rPr>
        <w:t>202</w:t>
      </w:r>
      <w:r w:rsidR="00BD37A9">
        <w:t>6</w:t>
      </w:r>
      <w:r>
        <w:rPr>
          <w:lang w:val="vi-VN"/>
        </w:rPr>
        <w:t>.....</w:t>
      </w:r>
      <w:r w:rsidR="00DB6E7C">
        <w:t>.</w:t>
      </w:r>
    </w:p>
  </w:footnote>
  <w:footnote w:id="227">
    <w:p w:rsidRPr="00A65270" w:rsidR="00823408" w:rsidP="00B3741E" w:rsidRDefault="00823408" w14:paraId="4A669B89" w14:textId="77777777">
      <w:pPr>
        <w:shd w:val="clear" w:color="auto" w:fill="FFFFFF"/>
        <w:rPr>
          <w:sz w:val="20"/>
          <w:szCs w:val="20"/>
        </w:rPr>
      </w:pPr>
      <w:r w:rsidRPr="00A65270">
        <w:rPr>
          <w:rStyle w:val="FootnoteReference"/>
          <w:sz w:val="20"/>
          <w:szCs w:val="20"/>
        </w:rPr>
        <w:footnoteRef/>
      </w:r>
      <w:r w:rsidRPr="00A65270">
        <w:rPr>
          <w:sz w:val="20"/>
          <w:szCs w:val="20"/>
          <w:lang w:val="vi-VN"/>
        </w:rPr>
        <w:t xml:space="preserve"> </w:t>
      </w:r>
      <w:r w:rsidRPr="00A65270">
        <w:rPr>
          <w:sz w:val="20"/>
          <w:szCs w:val="20"/>
          <w:lang w:val="vi-VN"/>
        </w:rPr>
        <w:t>Đề nghị c</w:t>
      </w:r>
      <w:r w:rsidRPr="00A65270">
        <w:rPr>
          <w:color w:val="000000"/>
          <w:sz w:val="20"/>
          <w:szCs w:val="20"/>
          <w:lang w:val="pt-BR" w:eastAsia="vi-VN"/>
        </w:rPr>
        <w:t xml:space="preserve">ác biện pháp phòng, chống tái nghiện, các giúp đỡ về tâm lý, pháp lý; các chính sách hỗ trợ như vay vốn, học nghề, tìm kiếm việc </w:t>
      </w:r>
      <w:r w:rsidRPr="00A65270">
        <w:rPr>
          <w:color w:val="000000"/>
          <w:sz w:val="20"/>
          <w:szCs w:val="20"/>
          <w:lang w:val="vi-VN" w:eastAsia="vi-VN"/>
        </w:rPr>
        <w:t xml:space="preserve">làm; </w:t>
      </w:r>
      <w:r w:rsidRPr="00A65270">
        <w:rPr>
          <w:color w:val="000000"/>
          <w:sz w:val="20"/>
          <w:szCs w:val="20"/>
          <w:lang w:val="vi-VN"/>
        </w:rPr>
        <w:t>biện pháp bảo vệ quyền trẻ em</w:t>
      </w:r>
      <w:r w:rsidRPr="00A65270" w:rsidR="00DB6E7C">
        <w:rPr>
          <w:color w:val="000000"/>
          <w:sz w:val="20"/>
          <w:szCs w:val="20"/>
        </w:rPr>
        <w:t>.</w:t>
      </w:r>
    </w:p>
  </w:footnote>
  <w:footnote w:id="228">
    <w:p w:rsidRPr="00A65270" w:rsidR="00823408" w:rsidP="00B3741E" w:rsidRDefault="00823408" w14:paraId="5D69BD0C" w14:textId="77777777">
      <w:pPr>
        <w:pStyle w:val="FootnoteText"/>
      </w:pPr>
      <w:r w:rsidRPr="00A65270">
        <w:rPr>
          <w:rStyle w:val="FootnoteReference"/>
        </w:rPr>
        <w:footnoteRef/>
      </w:r>
      <w:r w:rsidRPr="00A65270">
        <w:rPr>
          <w:lang w:val="vi-VN"/>
        </w:rPr>
        <w:t xml:space="preserve"> </w:t>
      </w:r>
      <w:r w:rsidRPr="00A65270">
        <w:rPr>
          <w:lang w:val="vi-VN"/>
        </w:rPr>
        <w:t>Tên Ủy ban nhân dân</w:t>
      </w:r>
      <w:r w:rsidRPr="00A65270" w:rsidR="00A215D1">
        <w:t xml:space="preserve"> cấp tỉnh</w:t>
      </w:r>
      <w:r w:rsidRPr="00A65270" w:rsidR="00DB6E7C">
        <w:t>.</w:t>
      </w:r>
    </w:p>
  </w:footnote>
  <w:footnote w:id="229">
    <w:p w:rsidRPr="00A65270" w:rsidR="00A215D1" w:rsidP="00A215D1" w:rsidRDefault="00A215D1" w14:paraId="3C864CE0" w14:textId="77777777">
      <w:pPr>
        <w:pStyle w:val="FootnoteText"/>
      </w:pPr>
      <w:r w:rsidRPr="00A65270">
        <w:rPr>
          <w:rStyle w:val="FootnoteReference"/>
        </w:rPr>
        <w:footnoteRef/>
      </w:r>
      <w:r w:rsidRPr="00A65270">
        <w:t xml:space="preserve"> </w:t>
      </w:r>
      <w:r w:rsidRPr="00A65270">
        <w:rPr>
          <w:lang w:val="vi-VN"/>
        </w:rPr>
        <w:t>Tên Ủy ban nhân dân xã/phường/thị trấn</w:t>
      </w:r>
      <w:r w:rsidRPr="00A65270" w:rsidR="00DB6E7C">
        <w:t>.</w:t>
      </w:r>
    </w:p>
  </w:footnote>
  <w:footnote w:id="230">
    <w:p w:rsidRPr="00A65270" w:rsidR="00823408" w:rsidP="00B3741E" w:rsidRDefault="00823408" w14:paraId="07400D36" w14:textId="77777777">
      <w:pPr>
        <w:pStyle w:val="FootnoteText"/>
      </w:pPr>
      <w:r w:rsidRPr="00A65270">
        <w:rPr>
          <w:rStyle w:val="FootnoteReference"/>
        </w:rPr>
        <w:footnoteRef/>
      </w:r>
      <w:r w:rsidRPr="00A65270">
        <w:rPr>
          <w:lang w:val="vi-VN"/>
        </w:rPr>
        <w:t xml:space="preserve"> </w:t>
      </w:r>
      <w:r w:rsidRPr="00A65270">
        <w:rPr>
          <w:lang w:val="vi-VN"/>
        </w:rPr>
        <w:t>Địa danh</w:t>
      </w:r>
      <w:r w:rsidRPr="00A65270" w:rsidR="00DB6E7C">
        <w:t>.</w:t>
      </w:r>
    </w:p>
  </w:footnote>
  <w:footnote w:id="231">
    <w:p w:rsidRPr="00A65270" w:rsidR="00823408" w:rsidP="00B3741E" w:rsidRDefault="00823408" w14:paraId="3F47904E" w14:textId="77777777">
      <w:pPr>
        <w:pStyle w:val="FootnoteText"/>
      </w:pPr>
      <w:r w:rsidRPr="00A65270">
        <w:rPr>
          <w:rStyle w:val="FootnoteReference"/>
        </w:rPr>
        <w:footnoteRef/>
      </w:r>
      <w:r w:rsidRPr="00A65270">
        <w:rPr>
          <w:lang w:val="vi-VN"/>
        </w:rPr>
        <w:t xml:space="preserve"> </w:t>
      </w:r>
      <w:r w:rsidRPr="00A65270">
        <w:rPr>
          <w:lang w:val="vi-VN"/>
        </w:rPr>
        <w:t>Người bị quản lý sau cai nghiện ma túy tại nơi cư trú</w:t>
      </w:r>
      <w:r w:rsidRPr="00A65270" w:rsidR="00DB6E7C">
        <w:t>.</w:t>
      </w:r>
    </w:p>
  </w:footnote>
  <w:footnote w:id="232">
    <w:p w:rsidRPr="00A65270" w:rsidR="00823408" w:rsidP="00B3741E" w:rsidRDefault="00823408" w14:paraId="3777E950" w14:textId="77777777">
      <w:pPr>
        <w:pStyle w:val="FootnoteText"/>
        <w:rPr>
          <w:spacing w:val="-4"/>
        </w:rPr>
      </w:pPr>
      <w:r w:rsidRPr="00A65270">
        <w:rPr>
          <w:rStyle w:val="FootnoteReference"/>
          <w:spacing w:val="-4"/>
        </w:rPr>
        <w:footnoteRef/>
      </w:r>
      <w:r w:rsidRPr="00A65270">
        <w:rPr>
          <w:spacing w:val="-4"/>
          <w:lang w:val="vi-VN"/>
        </w:rPr>
        <w:t xml:space="preserve"> </w:t>
      </w:r>
      <w:r w:rsidRPr="00A65270">
        <w:rPr>
          <w:spacing w:val="-4"/>
          <w:lang w:val="vi-VN"/>
        </w:rPr>
        <w:t>Bố, mẹ, vợ/chồng/con hoặc người đại diện theo quy định của pháp luật đối với người từ 12-18 tuổi</w:t>
      </w:r>
      <w:r w:rsidRPr="00A65270" w:rsidR="00DB6E7C">
        <w:rPr>
          <w:spacing w:val="-4"/>
        </w:rPr>
        <w:t>.</w:t>
      </w:r>
    </w:p>
  </w:footnote>
  <w:footnote w:id="233">
    <w:p w:rsidRPr="00A65270" w:rsidR="00823408" w:rsidP="00B3741E" w:rsidRDefault="00823408" w14:paraId="0E3E67E6" w14:textId="77777777">
      <w:pPr>
        <w:pStyle w:val="FootnoteText"/>
        <w:rPr>
          <w:lang w:val="vi-VN"/>
        </w:rPr>
      </w:pPr>
      <w:r w:rsidRPr="00A65270">
        <w:rPr>
          <w:rStyle w:val="FootnoteReference"/>
        </w:rPr>
        <w:footnoteRef/>
      </w:r>
      <w:r w:rsidRPr="00A65270">
        <w:rPr>
          <w:lang w:val="vi-VN"/>
        </w:rPr>
        <w:t xml:space="preserve"> </w:t>
      </w:r>
      <w:r w:rsidRPr="00A65270">
        <w:rPr>
          <w:lang w:val="vi-VN"/>
        </w:rPr>
        <w:t>Ghi rõ họ, tên, đơn vị người được giao quản lý.</w:t>
      </w:r>
    </w:p>
  </w:footnote>
  <w:footnote w:id="234">
    <w:p w:rsidRPr="00DB6E7C" w:rsidR="00823408" w:rsidP="00B3741E" w:rsidRDefault="00823408" w14:paraId="0B24A120" w14:textId="77777777">
      <w:pPr>
        <w:pStyle w:val="FootnoteText"/>
        <w:rPr>
          <w:sz w:val="22"/>
        </w:rPr>
      </w:pPr>
      <w:r w:rsidRPr="00A65270">
        <w:rPr>
          <w:rStyle w:val="FootnoteReference"/>
        </w:rPr>
        <w:footnoteRef/>
      </w:r>
      <w:r w:rsidRPr="00A65270">
        <w:rPr>
          <w:lang w:val="vi-VN"/>
        </w:rPr>
        <w:t xml:space="preserve"> </w:t>
      </w:r>
      <w:r w:rsidRPr="00A65270">
        <w:rPr>
          <w:lang w:val="vi-VN"/>
        </w:rPr>
        <w:t>Ghi rõ họ, tên đại diện gia đình</w:t>
      </w:r>
      <w:r w:rsidRPr="00A65270" w:rsidR="00DB6E7C">
        <w:t>.</w:t>
      </w:r>
    </w:p>
  </w:footnote>
  <w:footnote w:id="235">
    <w:p w:rsidRPr="00A65270" w:rsidR="00A85B96" w:rsidP="00A85B96" w:rsidRDefault="00A85B96" w14:paraId="1745EF71" w14:textId="77777777">
      <w:pPr>
        <w:pStyle w:val="FootnoteText"/>
      </w:pPr>
      <w:r w:rsidRPr="00A65270">
        <w:rPr>
          <w:rStyle w:val="FootnoteReference"/>
        </w:rPr>
        <w:footnoteRef/>
      </w:r>
      <w:r w:rsidRPr="00A65270">
        <w:rPr>
          <w:lang w:val="vi-VN"/>
        </w:rPr>
        <w:t xml:space="preserve"> </w:t>
      </w:r>
      <w:r w:rsidRPr="00A65270">
        <w:rPr>
          <w:lang w:val="vi-VN"/>
        </w:rPr>
        <w:t xml:space="preserve">Tên Công an </w:t>
      </w:r>
      <w:r w:rsidRPr="00A65270" w:rsidR="00F76ABB">
        <w:t>cấp tỉnh</w:t>
      </w:r>
      <w:r w:rsidRPr="00A65270" w:rsidR="00DB6E7C">
        <w:t>.</w:t>
      </w:r>
    </w:p>
  </w:footnote>
  <w:footnote w:id="236">
    <w:p w:rsidRPr="00A65270" w:rsidR="00F76ABB" w:rsidRDefault="00F76ABB" w14:paraId="70FF78F8" w14:textId="77777777">
      <w:pPr>
        <w:pStyle w:val="FootnoteText"/>
      </w:pPr>
      <w:r w:rsidRPr="00A65270">
        <w:rPr>
          <w:rStyle w:val="FootnoteReference"/>
        </w:rPr>
        <w:footnoteRef/>
      </w:r>
      <w:r w:rsidRPr="00A65270">
        <w:t xml:space="preserve"> </w:t>
      </w:r>
      <w:r w:rsidRPr="00A65270">
        <w:rPr>
          <w:lang w:val="vi-VN"/>
        </w:rPr>
        <w:t xml:space="preserve">Tên Công an </w:t>
      </w:r>
      <w:r w:rsidRPr="00A65270" w:rsidR="00F948B4">
        <w:t xml:space="preserve">cấp </w:t>
      </w:r>
      <w:r w:rsidRPr="00A65270">
        <w:rPr>
          <w:lang w:val="vi-VN"/>
        </w:rPr>
        <w:t>xã</w:t>
      </w:r>
      <w:r w:rsidRPr="00A65270" w:rsidR="00DB6E7C">
        <w:t>.</w:t>
      </w:r>
    </w:p>
  </w:footnote>
  <w:footnote w:id="237">
    <w:p w:rsidRPr="00A65270" w:rsidR="00A85B96" w:rsidP="00A85B96" w:rsidRDefault="00A85B96" w14:paraId="13D0C7C5" w14:textId="77777777">
      <w:pPr>
        <w:pStyle w:val="FootnoteText"/>
      </w:pPr>
      <w:r w:rsidRPr="00A65270">
        <w:rPr>
          <w:rStyle w:val="FootnoteReference"/>
        </w:rPr>
        <w:footnoteRef/>
      </w:r>
      <w:r w:rsidRPr="00A65270">
        <w:rPr>
          <w:lang w:val="vi-VN"/>
        </w:rPr>
        <w:t xml:space="preserve"> </w:t>
      </w:r>
      <w:r w:rsidRPr="00A65270">
        <w:rPr>
          <w:lang w:val="vi-VN"/>
        </w:rPr>
        <w:t>Địa danh</w:t>
      </w:r>
      <w:r w:rsidRPr="00A65270" w:rsidR="00DB6E7C">
        <w:t>.</w:t>
      </w:r>
    </w:p>
  </w:footnote>
  <w:footnote w:id="238">
    <w:p w:rsidRPr="00A65270" w:rsidR="00A85B96" w:rsidP="00A85B96" w:rsidRDefault="00A85B96" w14:paraId="4B8C85D7" w14:textId="77777777">
      <w:pPr>
        <w:pStyle w:val="FootnoteText"/>
      </w:pPr>
      <w:r w:rsidRPr="00A65270">
        <w:rPr>
          <w:rStyle w:val="FootnoteReference"/>
        </w:rPr>
        <w:footnoteRef/>
      </w:r>
      <w:r w:rsidRPr="00A65270">
        <w:rPr>
          <w:lang w:val="vi-VN"/>
        </w:rPr>
        <w:t xml:space="preserve"> </w:t>
      </w:r>
      <w:r w:rsidRPr="00A65270">
        <w:rPr>
          <w:lang w:val="vi-VN"/>
        </w:rPr>
        <w:t xml:space="preserve">Tên Công an </w:t>
      </w:r>
      <w:r w:rsidRPr="00A65270" w:rsidR="00195DC7">
        <w:t xml:space="preserve">cấp </w:t>
      </w:r>
      <w:r w:rsidRPr="00A65270">
        <w:rPr>
          <w:lang w:val="vi-VN"/>
        </w:rPr>
        <w:t>xã nơi người cai nghiện chuyển đến</w:t>
      </w:r>
      <w:r w:rsidRPr="00A65270" w:rsidR="00195DC7">
        <w:t>.</w:t>
      </w:r>
    </w:p>
  </w:footnote>
  <w:footnote w:id="239">
    <w:p w:rsidRPr="00A65270" w:rsidR="00A85B96" w:rsidP="00A85B96" w:rsidRDefault="00A85B96" w14:paraId="68F76890" w14:textId="77777777">
      <w:pPr>
        <w:pStyle w:val="FootnoteText"/>
      </w:pPr>
      <w:r w:rsidRPr="00A65270">
        <w:rPr>
          <w:rStyle w:val="FootnoteReference"/>
        </w:rPr>
        <w:footnoteRef/>
      </w:r>
      <w:r w:rsidRPr="00A65270">
        <w:rPr>
          <w:lang w:val="vi-VN"/>
        </w:rPr>
        <w:t xml:space="preserve"> </w:t>
      </w:r>
      <w:r w:rsidRPr="00A65270">
        <w:rPr>
          <w:lang w:val="vi-VN"/>
        </w:rPr>
        <w:t>Ghi rõ họ, tên người bị quản lý sau cai nghiện ma túy tại nơi cư trú</w:t>
      </w:r>
      <w:r w:rsidRPr="00A65270" w:rsidR="00DB6E7C">
        <w:t>.</w:t>
      </w:r>
    </w:p>
  </w:footnote>
  <w:footnote w:id="240">
    <w:p w:rsidRPr="00A65270" w:rsidR="00A85B96" w:rsidP="00A85B96" w:rsidRDefault="00A85B96" w14:paraId="767345E2" w14:textId="77777777">
      <w:pPr>
        <w:pStyle w:val="FootnoteText"/>
      </w:pPr>
      <w:r w:rsidRPr="00A65270">
        <w:rPr>
          <w:rStyle w:val="FootnoteReference"/>
        </w:rPr>
        <w:footnoteRef/>
      </w:r>
      <w:r w:rsidRPr="00A65270">
        <w:rPr>
          <w:lang w:val="vi-VN"/>
        </w:rPr>
        <w:t xml:space="preserve"> </w:t>
      </w:r>
      <w:r w:rsidRPr="00A65270">
        <w:rPr>
          <w:lang w:val="vi-VN"/>
        </w:rPr>
        <w:t xml:space="preserve">Tên Công an </w:t>
      </w:r>
      <w:r w:rsidRPr="00A65270" w:rsidR="00195DC7">
        <w:t>cấp xã</w:t>
      </w:r>
      <w:r w:rsidRPr="00A65270">
        <w:rPr>
          <w:lang w:val="vi-VN"/>
        </w:rPr>
        <w:t xml:space="preserve"> nơi người cai nghiện chuyển đi</w:t>
      </w:r>
      <w:r w:rsidRPr="00A65270" w:rsidR="00DB6E7C">
        <w:t>.</w:t>
      </w:r>
    </w:p>
  </w:footnote>
  <w:footnote w:id="241">
    <w:p w:rsidRPr="00DB6E7C" w:rsidR="00A85B96" w:rsidP="00A85B96" w:rsidRDefault="00A85B96" w14:paraId="3F4CECAF" w14:textId="77777777">
      <w:pPr>
        <w:pStyle w:val="FootnoteText"/>
        <w:rPr>
          <w:sz w:val="22"/>
        </w:rPr>
      </w:pPr>
      <w:r w:rsidRPr="00A65270">
        <w:rPr>
          <w:rStyle w:val="FootnoteReference"/>
        </w:rPr>
        <w:footnoteRef/>
      </w:r>
      <w:r w:rsidRPr="00A65270">
        <w:rPr>
          <w:lang w:val="vi-VN"/>
        </w:rPr>
        <w:t xml:space="preserve"> </w:t>
      </w:r>
      <w:r w:rsidRPr="00A65270">
        <w:rPr>
          <w:lang w:val="vi-VN"/>
        </w:rPr>
        <w:t>Ghi rõ địa chỉ (số nhà, tổ/thôn/xóm/phường/xã...)</w:t>
      </w:r>
      <w:r w:rsidRPr="00A65270" w:rsidR="00DB6E7C">
        <w:t>.</w:t>
      </w:r>
    </w:p>
  </w:footnote>
  <w:footnote w:id="242">
    <w:p w:rsidRPr="00A65270" w:rsidR="00BD37A9" w:rsidP="00BD37A9" w:rsidRDefault="00BD37A9" w14:paraId="0520B98A" w14:textId="77777777">
      <w:pPr>
        <w:pStyle w:val="FootnoteText"/>
      </w:pPr>
      <w:r w:rsidRPr="00A65270">
        <w:rPr>
          <w:rStyle w:val="FootnoteReference"/>
        </w:rPr>
        <w:footnoteRef/>
      </w:r>
      <w:r w:rsidRPr="00A65270">
        <w:rPr>
          <w:lang w:val="vi-VN"/>
        </w:rPr>
        <w:t xml:space="preserve"> </w:t>
      </w:r>
      <w:r w:rsidRPr="00A65270">
        <w:rPr>
          <w:lang w:val="vi-VN"/>
        </w:rPr>
        <w:t>Tên Ủy ban nhân dân</w:t>
      </w:r>
      <w:r w:rsidRPr="00A65270" w:rsidR="00041B82">
        <w:t xml:space="preserve"> cấp</w:t>
      </w:r>
      <w:r w:rsidRPr="00A65270" w:rsidR="00314A5E">
        <w:t xml:space="preserve"> tỉnh</w:t>
      </w:r>
      <w:r w:rsidRPr="00A65270" w:rsidR="00DB6E7C">
        <w:t>.</w:t>
      </w:r>
    </w:p>
  </w:footnote>
  <w:footnote w:id="243">
    <w:p w:rsidRPr="00A65270" w:rsidR="00041B82" w:rsidP="00041B82" w:rsidRDefault="00041B82" w14:paraId="537A8CF1" w14:textId="77777777">
      <w:pPr>
        <w:pStyle w:val="FootnoteText"/>
      </w:pPr>
      <w:r w:rsidRPr="00A65270">
        <w:rPr>
          <w:rStyle w:val="FootnoteReference"/>
        </w:rPr>
        <w:footnoteRef/>
      </w:r>
      <w:r w:rsidRPr="00A65270">
        <w:t xml:space="preserve"> </w:t>
      </w:r>
      <w:r w:rsidRPr="00A65270">
        <w:rPr>
          <w:lang w:val="vi-VN"/>
        </w:rPr>
        <w:t>Tên Ủy ban nhân dân xã/phường/</w:t>
      </w:r>
      <w:r w:rsidRPr="00A65270" w:rsidR="00576E2B">
        <w:t>đặc khu</w:t>
      </w:r>
      <w:r w:rsidRPr="00A65270" w:rsidR="00DB6E7C">
        <w:t>.</w:t>
      </w:r>
    </w:p>
  </w:footnote>
  <w:footnote w:id="244">
    <w:p w:rsidRPr="00DB6E7C" w:rsidR="00BD37A9" w:rsidP="00BD37A9" w:rsidRDefault="00BD37A9" w14:paraId="1F7DE107" w14:textId="77777777">
      <w:pPr>
        <w:pStyle w:val="FootnoteText"/>
        <w:rPr>
          <w:sz w:val="22"/>
          <w:szCs w:val="22"/>
        </w:rPr>
      </w:pPr>
      <w:r w:rsidRPr="00A65270">
        <w:rPr>
          <w:rStyle w:val="FootnoteReference"/>
        </w:rPr>
        <w:footnoteRef/>
      </w:r>
      <w:r w:rsidRPr="00A65270">
        <w:rPr>
          <w:lang w:val="vi-VN"/>
        </w:rPr>
        <w:t xml:space="preserve"> </w:t>
      </w:r>
      <w:r w:rsidRPr="00A65270">
        <w:rPr>
          <w:lang w:val="vi-VN"/>
        </w:rPr>
        <w:t>Địa danh</w:t>
      </w:r>
      <w:r w:rsidRPr="00A65270" w:rsidR="00DB6E7C">
        <w:t>.</w:t>
      </w:r>
    </w:p>
  </w:footnote>
  <w:footnote w:id="245">
    <w:p w:rsidRPr="00A65270" w:rsidR="00823408" w:rsidP="00B3741E" w:rsidRDefault="00823408" w14:paraId="3B2E9D77" w14:textId="77777777">
      <w:pPr>
        <w:pStyle w:val="FootnoteText"/>
      </w:pPr>
      <w:r w:rsidRPr="00A65270">
        <w:rPr>
          <w:rStyle w:val="FootnoteReference"/>
        </w:rPr>
        <w:footnoteRef/>
      </w:r>
      <w:r w:rsidRPr="00A65270">
        <w:rPr>
          <w:lang w:val="vi-VN"/>
        </w:rPr>
        <w:t xml:space="preserve"> </w:t>
      </w:r>
      <w:r w:rsidRPr="00A65270">
        <w:rPr>
          <w:lang w:val="vi-VN"/>
        </w:rPr>
        <w:t xml:space="preserve">Tên Ủy ban nhân dân </w:t>
      </w:r>
      <w:r w:rsidRPr="00A65270" w:rsidR="00195DC7">
        <w:t xml:space="preserve">cấp </w:t>
      </w:r>
      <w:r w:rsidRPr="00A65270" w:rsidR="00314A5E">
        <w:t>tỉnh</w:t>
      </w:r>
      <w:r w:rsidRPr="00A65270" w:rsidR="00DB6E7C">
        <w:t>.</w:t>
      </w:r>
    </w:p>
  </w:footnote>
  <w:footnote w:id="246">
    <w:p w:rsidRPr="00A65270" w:rsidR="00314A5E" w:rsidRDefault="00314A5E" w14:paraId="065BA27E" w14:textId="77777777">
      <w:pPr>
        <w:pStyle w:val="FootnoteText"/>
      </w:pPr>
      <w:r w:rsidRPr="00A65270">
        <w:rPr>
          <w:rStyle w:val="FootnoteReference"/>
        </w:rPr>
        <w:footnoteRef/>
      </w:r>
      <w:r w:rsidRPr="00A65270">
        <w:t xml:space="preserve"> </w:t>
      </w:r>
      <w:r w:rsidRPr="00A65270">
        <w:rPr>
          <w:lang w:val="vi-VN"/>
        </w:rPr>
        <w:t xml:space="preserve">Tên Ủy ban nhân dân </w:t>
      </w:r>
      <w:r w:rsidRPr="00A65270">
        <w:t xml:space="preserve">cấp </w:t>
      </w:r>
      <w:r w:rsidRPr="00A65270">
        <w:rPr>
          <w:lang w:val="vi-VN"/>
        </w:rPr>
        <w:t>xã</w:t>
      </w:r>
      <w:r w:rsidRPr="00A65270" w:rsidR="00DB6E7C">
        <w:t>.</w:t>
      </w:r>
    </w:p>
  </w:footnote>
  <w:footnote w:id="247">
    <w:p w:rsidRPr="00A65270" w:rsidR="00823408" w:rsidP="00B3741E" w:rsidRDefault="00823408" w14:paraId="04758176" w14:textId="77777777">
      <w:pPr>
        <w:pStyle w:val="FootnoteText"/>
      </w:pPr>
      <w:r w:rsidRPr="00A65270">
        <w:rPr>
          <w:rStyle w:val="FootnoteReference"/>
        </w:rPr>
        <w:footnoteRef/>
      </w:r>
      <w:r w:rsidRPr="00A65270">
        <w:rPr>
          <w:lang w:val="vi-VN"/>
        </w:rPr>
        <w:t xml:space="preserve"> </w:t>
      </w:r>
      <w:r w:rsidRPr="00A65270">
        <w:rPr>
          <w:lang w:val="vi-VN"/>
        </w:rPr>
        <w:t>Địa danh</w:t>
      </w:r>
      <w:r w:rsidRPr="00A65270" w:rsidR="00DB6E7C">
        <w:t>.</w:t>
      </w:r>
    </w:p>
  </w:footnote>
  <w:footnote w:id="248">
    <w:p w:rsidRPr="00DB6E7C" w:rsidR="00823408" w:rsidP="00B3741E" w:rsidRDefault="00823408" w14:paraId="2AF43C7F" w14:textId="77777777">
      <w:pPr>
        <w:pStyle w:val="FootnoteText"/>
        <w:rPr>
          <w:sz w:val="22"/>
          <w:szCs w:val="22"/>
        </w:rPr>
      </w:pPr>
      <w:r w:rsidRPr="00A65270">
        <w:rPr>
          <w:rStyle w:val="FootnoteReference"/>
        </w:rPr>
        <w:footnoteRef/>
      </w:r>
      <w:r w:rsidRPr="00A65270">
        <w:rPr>
          <w:lang w:val="vi-VN"/>
        </w:rPr>
        <w:t xml:space="preserve"> </w:t>
      </w:r>
      <w:r w:rsidRPr="00A65270">
        <w:rPr>
          <w:lang w:val="vi-VN"/>
        </w:rPr>
        <w:t>Ghi rõ họ, tên người chấp hành xong quyết định quản lý sau cai nghiện ma túy tại nơi cư trú</w:t>
      </w:r>
      <w:r w:rsidRPr="00A65270" w:rsidR="00DB6E7C">
        <w:t>.</w:t>
      </w:r>
    </w:p>
  </w:footnote>
  <w:footnote w:id="249">
    <w:p w:rsidRPr="00A65270" w:rsidR="00794B13" w:rsidP="00794B13" w:rsidRDefault="00794B13" w14:paraId="76C1A98D" w14:textId="77777777">
      <w:pPr>
        <w:pStyle w:val="FootnoteText"/>
      </w:pPr>
      <w:r w:rsidRPr="00A65270">
        <w:rPr>
          <w:rStyle w:val="FootnoteReference"/>
        </w:rPr>
        <w:footnoteRef/>
      </w:r>
      <w:r w:rsidRPr="00A65270">
        <w:rPr>
          <w:lang w:val="vi-VN"/>
        </w:rPr>
        <w:t xml:space="preserve"> </w:t>
      </w:r>
      <w:r w:rsidRPr="00A65270">
        <w:rPr>
          <w:lang w:val="vi-VN"/>
        </w:rPr>
        <w:t xml:space="preserve">Tên </w:t>
      </w:r>
      <w:r w:rsidRPr="00A65270">
        <w:t>Công an tỉnh, thành phố</w:t>
      </w:r>
      <w:r w:rsidRPr="00A65270" w:rsidR="00DB6E7C">
        <w:t>.</w:t>
      </w:r>
    </w:p>
  </w:footnote>
  <w:footnote w:id="250">
    <w:p w:rsidRPr="00A65270" w:rsidR="00794B13" w:rsidP="00794B13" w:rsidRDefault="00794B13" w14:paraId="7E92891E" w14:textId="77777777">
      <w:pPr>
        <w:pStyle w:val="FootnoteText"/>
      </w:pPr>
      <w:r w:rsidRPr="00A65270">
        <w:rPr>
          <w:rStyle w:val="FootnoteReference"/>
        </w:rPr>
        <w:footnoteRef/>
      </w:r>
      <w:r w:rsidRPr="00A65270">
        <w:rPr>
          <w:lang w:val="vi-VN"/>
        </w:rPr>
        <w:t xml:space="preserve"> </w:t>
      </w:r>
      <w:r w:rsidRPr="00A65270">
        <w:rPr>
          <w:lang w:val="vi-VN"/>
        </w:rPr>
        <w:t xml:space="preserve">Tên </w:t>
      </w:r>
      <w:r w:rsidRPr="00A65270">
        <w:t>Công an cấp xã</w:t>
      </w:r>
      <w:r w:rsidRPr="00A65270" w:rsidR="00DB6E7C">
        <w:t>.</w:t>
      </w:r>
    </w:p>
  </w:footnote>
  <w:footnote w:id="251">
    <w:p w:rsidRPr="00A65270" w:rsidR="00794B13" w:rsidP="00794B13" w:rsidRDefault="00794B13" w14:paraId="56A350B0" w14:textId="77777777">
      <w:pPr>
        <w:pStyle w:val="FootnoteText"/>
      </w:pPr>
      <w:r w:rsidRPr="00A65270">
        <w:rPr>
          <w:rStyle w:val="FootnoteReference"/>
        </w:rPr>
        <w:footnoteRef/>
      </w:r>
      <w:r w:rsidRPr="00A65270">
        <w:rPr>
          <w:lang w:val="vi-VN"/>
        </w:rPr>
        <w:t xml:space="preserve"> </w:t>
      </w:r>
      <w:r w:rsidRPr="00A65270">
        <w:rPr>
          <w:lang w:val="vi-VN"/>
        </w:rPr>
        <w:t>Địa danh</w:t>
      </w:r>
      <w:r w:rsidRPr="00A65270" w:rsidR="00DB6E7C">
        <w:t>.</w:t>
      </w:r>
    </w:p>
  </w:footnote>
  <w:footnote w:id="252">
    <w:p w:rsidRPr="00A65270" w:rsidR="00794B13" w:rsidP="00794B13" w:rsidRDefault="00794B13" w14:paraId="525B5577" w14:textId="77777777">
      <w:pPr>
        <w:pStyle w:val="FootnoteText"/>
      </w:pPr>
      <w:r w:rsidRPr="00A65270">
        <w:rPr>
          <w:rStyle w:val="FootnoteReference"/>
        </w:rPr>
        <w:footnoteRef/>
      </w:r>
      <w:r w:rsidRPr="00A65270">
        <w:rPr>
          <w:lang w:val="vi-VN"/>
        </w:rPr>
        <w:t xml:space="preserve"> </w:t>
      </w:r>
      <w:r w:rsidRPr="00A65270">
        <w:rPr>
          <w:lang w:val="vi-VN"/>
        </w:rPr>
        <w:t xml:space="preserve">Ghi rõ họ, tên người </w:t>
      </w:r>
      <w:r w:rsidRPr="00A65270">
        <w:t>bị quản lý sau cai.</w:t>
      </w:r>
    </w:p>
    <w:p w:rsidRPr="00A65270" w:rsidR="00794B13" w:rsidP="00794B13" w:rsidRDefault="00794B13" w14:paraId="14EA94CB" w14:textId="77777777">
      <w:pPr>
        <w:pStyle w:val="FootnoteText"/>
      </w:pPr>
      <w:r w:rsidRPr="00A65270">
        <w:rPr>
          <w:vertAlign w:val="superscript"/>
        </w:rPr>
        <w:t>5</w:t>
      </w:r>
      <w:r w:rsidRPr="00A65270">
        <w:t xml:space="preserve"> Ghi lý do đưa ra khỏi danh sách theo quy định tại khoản 4 Điều 48 của Luật PCMT.</w:t>
      </w:r>
    </w:p>
    <w:p w:rsidRPr="000821BA" w:rsidR="000821BA" w:rsidP="00794B13" w:rsidRDefault="000821BA" w14:paraId="065AEC11" w14:textId="77777777">
      <w:pPr>
        <w:pStyle w:val="FootnoteText"/>
        <w:rPr>
          <w:sz w:val="22"/>
          <w:szCs w:val="22"/>
        </w:rPr>
      </w:pPr>
      <w:r w:rsidRPr="00A65270">
        <w:rPr>
          <w:vertAlign w:val="superscript"/>
        </w:rPr>
        <w:t>6</w:t>
      </w:r>
      <w:r w:rsidRPr="00A65270">
        <w:t xml:space="preserve"> Địa danh cấp xã</w:t>
      </w:r>
      <w:r w:rsidRPr="00A65270" w:rsidR="00DB6E7C">
        <w:t>.</w:t>
      </w:r>
    </w:p>
  </w:footnote>
  <w:footnote w:id="253">
    <w:p w:rsidRPr="00A65270" w:rsidR="005F4669" w:rsidP="005F4669" w:rsidRDefault="005F4669" w14:paraId="691F041E" w14:textId="77777777">
      <w:pPr>
        <w:pStyle w:val="FootnoteText"/>
      </w:pPr>
      <w:r w:rsidRPr="00A65270">
        <w:rPr>
          <w:rStyle w:val="FootnoteReference"/>
        </w:rPr>
        <w:footnoteRef/>
      </w:r>
      <w:r w:rsidRPr="00A65270">
        <w:rPr>
          <w:lang w:val="vi-VN"/>
        </w:rPr>
        <w:t xml:space="preserve"> </w:t>
      </w:r>
      <w:r w:rsidRPr="00A65270">
        <w:rPr>
          <w:lang w:val="vi-VN"/>
        </w:rPr>
        <w:t xml:space="preserve">Tên </w:t>
      </w:r>
      <w:r w:rsidRPr="00A65270" w:rsidR="003C6BA8">
        <w:t>tỉnh, thành phố</w:t>
      </w:r>
      <w:r w:rsidRPr="00A65270" w:rsidR="001B4E1F">
        <w:t>.</w:t>
      </w:r>
    </w:p>
  </w:footnote>
  <w:footnote w:id="254">
    <w:p w:rsidRPr="00A65270" w:rsidR="005F4669" w:rsidP="005F4669" w:rsidRDefault="005F4669" w14:paraId="65EDD8B9" w14:textId="77777777">
      <w:pPr>
        <w:pStyle w:val="FootnoteText"/>
      </w:pPr>
      <w:r w:rsidRPr="00A65270">
        <w:rPr>
          <w:rStyle w:val="FootnoteReference"/>
        </w:rPr>
        <w:footnoteRef/>
      </w:r>
      <w:r w:rsidRPr="00A65270">
        <w:rPr>
          <w:lang w:val="vi-VN"/>
        </w:rPr>
        <w:t xml:space="preserve"> </w:t>
      </w:r>
      <w:r w:rsidRPr="00A65270">
        <w:rPr>
          <w:lang w:val="vi-VN"/>
        </w:rPr>
        <w:t xml:space="preserve">Tên </w:t>
      </w:r>
      <w:r w:rsidRPr="00A65270" w:rsidR="003C6BA8">
        <w:t>Ủy ban nhân dân cấp xã</w:t>
      </w:r>
      <w:r w:rsidRPr="00A65270" w:rsidR="001B4E1F">
        <w:t>.</w:t>
      </w:r>
    </w:p>
  </w:footnote>
  <w:footnote w:id="255">
    <w:p w:rsidRPr="00A65270" w:rsidR="005F4669" w:rsidP="005F4669" w:rsidRDefault="005F4669" w14:paraId="70A02BA3" w14:textId="77777777">
      <w:pPr>
        <w:pStyle w:val="FootnoteText"/>
      </w:pPr>
      <w:r w:rsidRPr="00A65270">
        <w:rPr>
          <w:rStyle w:val="FootnoteReference"/>
        </w:rPr>
        <w:footnoteRef/>
      </w:r>
      <w:r w:rsidRPr="00A65270">
        <w:rPr>
          <w:lang w:val="vi-VN"/>
        </w:rPr>
        <w:t xml:space="preserve"> </w:t>
      </w:r>
      <w:r w:rsidRPr="00A65270">
        <w:rPr>
          <w:lang w:val="vi-VN"/>
        </w:rPr>
        <w:t>Địa danh</w:t>
      </w:r>
      <w:r w:rsidRPr="00A65270" w:rsidR="001B4E1F">
        <w:t>.</w:t>
      </w:r>
    </w:p>
    <w:p w:rsidRPr="00A65270" w:rsidR="003C6BA8" w:rsidP="005F4669" w:rsidRDefault="003C6BA8" w14:paraId="4BB704C6" w14:textId="77777777">
      <w:pPr>
        <w:pStyle w:val="FootnoteText"/>
      </w:pPr>
      <w:r w:rsidRPr="00A65270">
        <w:rPr>
          <w:vertAlign w:val="superscript"/>
        </w:rPr>
        <w:t>4</w:t>
      </w:r>
      <w:r w:rsidRPr="00A65270">
        <w:t xml:space="preserve"> Công an cấp xã</w:t>
      </w:r>
      <w:r w:rsidRPr="00A65270" w:rsidR="001B4E1F">
        <w:t>.</w:t>
      </w:r>
    </w:p>
    <w:p w:rsidRPr="00A65270" w:rsidR="003C6BA8" w:rsidP="005F4669" w:rsidRDefault="003C6BA8" w14:paraId="473F03CF" w14:textId="77777777">
      <w:pPr>
        <w:pStyle w:val="FootnoteText"/>
      </w:pPr>
      <w:r w:rsidRPr="00A65270">
        <w:rPr>
          <w:vertAlign w:val="superscript"/>
        </w:rPr>
        <w:t xml:space="preserve">5 </w:t>
      </w:r>
      <w:r w:rsidRPr="00A65270">
        <w:t>Họ tên những người được phân công.</w:t>
      </w:r>
    </w:p>
    <w:p w:rsidRPr="006A63E1" w:rsidR="003C6BA8" w:rsidP="005F4669" w:rsidRDefault="003C6BA8" w14:paraId="5781FAE8" w14:textId="77777777">
      <w:pPr>
        <w:pStyle w:val="FootnoteText"/>
        <w:rPr>
          <w:sz w:val="22"/>
          <w:szCs w:val="22"/>
        </w:rPr>
      </w:pPr>
    </w:p>
  </w:footnote>
  <w:footnote w:id="256">
    <w:p w:rsidRPr="00A65270" w:rsidR="00717C21" w:rsidP="00717C21" w:rsidRDefault="00717C21" w14:paraId="5E90564D" w14:textId="77777777">
      <w:pPr>
        <w:pStyle w:val="FootnoteText"/>
      </w:pPr>
      <w:r w:rsidRPr="00A65270">
        <w:rPr>
          <w:rStyle w:val="FootnoteReference"/>
        </w:rPr>
        <w:footnoteRef/>
      </w:r>
      <w:r w:rsidRPr="00A65270">
        <w:rPr>
          <w:lang w:val="vi-VN"/>
        </w:rPr>
        <w:t xml:space="preserve"> </w:t>
      </w:r>
      <w:r w:rsidRPr="00A65270">
        <w:rPr>
          <w:lang w:val="vi-VN"/>
        </w:rPr>
        <w:t xml:space="preserve">Tên </w:t>
      </w:r>
      <w:r w:rsidRPr="00A65270">
        <w:t>tỉnh, thành phố.</w:t>
      </w:r>
    </w:p>
  </w:footnote>
  <w:footnote w:id="257">
    <w:p w:rsidRPr="00A65270" w:rsidR="00717C21" w:rsidP="00717C21" w:rsidRDefault="00717C21" w14:paraId="624B9E4A" w14:textId="77777777">
      <w:pPr>
        <w:pStyle w:val="FootnoteText"/>
      </w:pPr>
      <w:r w:rsidRPr="00A65270">
        <w:rPr>
          <w:rStyle w:val="FootnoteReference"/>
        </w:rPr>
        <w:footnoteRef/>
      </w:r>
      <w:r w:rsidRPr="00A65270">
        <w:rPr>
          <w:lang w:val="vi-VN"/>
        </w:rPr>
        <w:t xml:space="preserve"> </w:t>
      </w:r>
      <w:r w:rsidRPr="00A65270">
        <w:rPr>
          <w:lang w:val="vi-VN"/>
        </w:rPr>
        <w:t xml:space="preserve">Tên </w:t>
      </w:r>
      <w:r w:rsidRPr="00A65270">
        <w:t>Ủy ban nhân dân cấp xã.</w:t>
      </w:r>
    </w:p>
  </w:footnote>
  <w:footnote w:id="258">
    <w:p w:rsidRPr="00A65270" w:rsidR="00717C21" w:rsidP="00717C21" w:rsidRDefault="00717C21" w14:paraId="0A046051" w14:textId="77777777">
      <w:pPr>
        <w:pStyle w:val="FootnoteText"/>
      </w:pPr>
      <w:r w:rsidRPr="00A65270">
        <w:rPr>
          <w:rStyle w:val="FootnoteReference"/>
        </w:rPr>
        <w:footnoteRef/>
      </w:r>
      <w:r w:rsidRPr="00A65270">
        <w:rPr>
          <w:lang w:val="vi-VN"/>
        </w:rPr>
        <w:t xml:space="preserve"> </w:t>
      </w:r>
      <w:r w:rsidRPr="00A65270">
        <w:rPr>
          <w:lang w:val="vi-VN"/>
        </w:rPr>
        <w:t>Địa danh</w:t>
      </w:r>
      <w:r w:rsidRPr="00A65270">
        <w:t>.</w:t>
      </w:r>
    </w:p>
    <w:p w:rsidRPr="00A65270" w:rsidR="00717C21" w:rsidP="00717C21" w:rsidRDefault="00717C21" w14:paraId="64EFB853" w14:textId="77777777">
      <w:pPr>
        <w:pStyle w:val="FootnoteText"/>
      </w:pPr>
      <w:r w:rsidRPr="00A65270">
        <w:rPr>
          <w:vertAlign w:val="superscript"/>
        </w:rPr>
        <w:t>4</w:t>
      </w:r>
      <w:r w:rsidRPr="00A65270">
        <w:t xml:space="preserve"> Công an cấp xã.</w:t>
      </w:r>
    </w:p>
    <w:p w:rsidR="00717C21" w:rsidP="00717C21" w:rsidRDefault="00717C21" w14:paraId="5B7F2B22" w14:textId="2CFC9593">
      <w:pPr>
        <w:pStyle w:val="FootnoteText"/>
      </w:pPr>
      <w:r w:rsidRPr="00A65270">
        <w:rPr>
          <w:vertAlign w:val="superscript"/>
        </w:rPr>
        <w:t xml:space="preserve">5 </w:t>
      </w:r>
      <w:r w:rsidRPr="00A65270">
        <w:t>Họ tên người được phân công.</w:t>
      </w:r>
    </w:p>
    <w:p w:rsidRPr="00312A65" w:rsidR="00312A65" w:rsidP="00717C21" w:rsidRDefault="00312A65" w14:paraId="191E315B" w14:textId="37799656">
      <w:pPr>
        <w:pStyle w:val="FootnoteText"/>
      </w:pPr>
      <w:r>
        <w:rPr>
          <w:vertAlign w:val="superscript"/>
        </w:rPr>
        <w:t>6</w:t>
      </w:r>
      <w:r>
        <w:t xml:space="preserve"> Họ tên người đan bị quản lý sau cai nghiện ma túy</w:t>
      </w:r>
      <w:r w:rsidR="006D31AF">
        <w:t>.</w:t>
      </w:r>
    </w:p>
    <w:p w:rsidRPr="006D31AF" w:rsidR="00717C21" w:rsidP="00717C21" w:rsidRDefault="006D31AF" w14:paraId="38A68F2B" w14:textId="0364CCB4">
      <w:pPr>
        <w:pStyle w:val="FootnoteText"/>
        <w:rPr>
          <w:sz w:val="22"/>
          <w:szCs w:val="22"/>
        </w:rPr>
      </w:pPr>
      <w:r>
        <w:rPr>
          <w:sz w:val="22"/>
          <w:szCs w:val="22"/>
          <w:vertAlign w:val="superscript"/>
        </w:rPr>
        <w:t>7</w:t>
      </w:r>
      <w:r>
        <w:rPr>
          <w:sz w:val="22"/>
          <w:szCs w:val="22"/>
        </w:rPr>
        <w:t xml:space="preserve"> Xã có người đang bị quản lý sau cai nghiện chuyển đi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380258"/>
      <w:docPartObj>
        <w:docPartGallery w:val="Page Numbers (Top of Page)"/>
        <w:docPartUnique/>
      </w:docPartObj>
    </w:sdtPr>
    <w:sdtEndPr>
      <w:rPr>
        <w:noProof/>
      </w:rPr>
    </w:sdtEndPr>
    <w:sdtContent>
      <w:p w:rsidR="00F844AB" w:rsidRDefault="00F844AB" w14:paraId="3EB8CFFA" w14:textId="31BDDFB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823408" w:rsidRDefault="00823408" w14:paraId="3547E16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B02CD18"/>
    <w:lvl w:ilvl="0">
      <w:numFmt w:val="bullet"/>
      <w:lvlText w:val="*"/>
      <w:lvlJc w:val="left"/>
    </w:lvl>
  </w:abstractNum>
  <w:abstractNum w:abstractNumId="1" w15:restartNumberingAfterBreak="0">
    <w:nsid w:val="07712057"/>
    <w:multiLevelType w:val="hybridMultilevel"/>
    <w:tmpl w:val="CBEA5FC6"/>
    <w:lvl w:ilvl="0" w:tplc="52FE5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EA388D"/>
    <w:multiLevelType w:val="hybridMultilevel"/>
    <w:tmpl w:val="F118CC0E"/>
    <w:lvl w:ilvl="0" w:tplc="81DE93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A352B7"/>
    <w:multiLevelType w:val="hybridMultilevel"/>
    <w:tmpl w:val="2D48A780"/>
    <w:lvl w:ilvl="0" w:tplc="5930F4C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0DF76ACF"/>
    <w:multiLevelType w:val="hybridMultilevel"/>
    <w:tmpl w:val="2032735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92885"/>
    <w:multiLevelType w:val="multilevel"/>
    <w:tmpl w:val="1C5E977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92D0AB8"/>
    <w:multiLevelType w:val="hybridMultilevel"/>
    <w:tmpl w:val="66B0E426"/>
    <w:lvl w:ilvl="0" w:tplc="744861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C62E52"/>
    <w:multiLevelType w:val="hybridMultilevel"/>
    <w:tmpl w:val="8912E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545E43"/>
    <w:multiLevelType w:val="hybridMultilevel"/>
    <w:tmpl w:val="D452D4A6"/>
    <w:lvl w:ilvl="0" w:tplc="DE2617D6">
      <w:start w:val="1"/>
      <w:numFmt w:val="decimal"/>
      <w:lvlText w:val="%1)"/>
      <w:lvlJc w:val="left"/>
      <w:pPr>
        <w:ind w:left="1069"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7F27DA0"/>
    <w:multiLevelType w:val="hybridMultilevel"/>
    <w:tmpl w:val="E6F25904"/>
    <w:lvl w:ilvl="0" w:tplc="1810617A">
      <w:start w:val="1"/>
      <w:numFmt w:val="bullet"/>
      <w:lvlText w:val="-"/>
      <w:lvlJc w:val="left"/>
      <w:pPr>
        <w:ind w:left="394" w:hanging="360"/>
      </w:pPr>
      <w:rPr>
        <w:rFonts w:hint="default" w:ascii="Times New Roman" w:hAnsi="Times New Roman" w:eastAsia="Times New Roman" w:cs="Times New Roman"/>
        <w:sz w:val="22"/>
      </w:rPr>
    </w:lvl>
    <w:lvl w:ilvl="1" w:tplc="04090003" w:tentative="1">
      <w:start w:val="1"/>
      <w:numFmt w:val="bullet"/>
      <w:lvlText w:val="o"/>
      <w:lvlJc w:val="left"/>
      <w:pPr>
        <w:ind w:left="1114" w:hanging="360"/>
      </w:pPr>
      <w:rPr>
        <w:rFonts w:hint="default" w:ascii="Courier New" w:hAnsi="Courier New" w:cs="Courier New"/>
      </w:rPr>
    </w:lvl>
    <w:lvl w:ilvl="2" w:tplc="04090005" w:tentative="1">
      <w:start w:val="1"/>
      <w:numFmt w:val="bullet"/>
      <w:lvlText w:val=""/>
      <w:lvlJc w:val="left"/>
      <w:pPr>
        <w:ind w:left="1834" w:hanging="360"/>
      </w:pPr>
      <w:rPr>
        <w:rFonts w:hint="default" w:ascii="Wingdings" w:hAnsi="Wingdings"/>
      </w:rPr>
    </w:lvl>
    <w:lvl w:ilvl="3" w:tplc="04090001" w:tentative="1">
      <w:start w:val="1"/>
      <w:numFmt w:val="bullet"/>
      <w:lvlText w:val=""/>
      <w:lvlJc w:val="left"/>
      <w:pPr>
        <w:ind w:left="2554" w:hanging="360"/>
      </w:pPr>
      <w:rPr>
        <w:rFonts w:hint="default" w:ascii="Symbol" w:hAnsi="Symbol"/>
      </w:rPr>
    </w:lvl>
    <w:lvl w:ilvl="4" w:tplc="04090003" w:tentative="1">
      <w:start w:val="1"/>
      <w:numFmt w:val="bullet"/>
      <w:lvlText w:val="o"/>
      <w:lvlJc w:val="left"/>
      <w:pPr>
        <w:ind w:left="3274" w:hanging="360"/>
      </w:pPr>
      <w:rPr>
        <w:rFonts w:hint="default" w:ascii="Courier New" w:hAnsi="Courier New" w:cs="Courier New"/>
      </w:rPr>
    </w:lvl>
    <w:lvl w:ilvl="5" w:tplc="04090005" w:tentative="1">
      <w:start w:val="1"/>
      <w:numFmt w:val="bullet"/>
      <w:lvlText w:val=""/>
      <w:lvlJc w:val="left"/>
      <w:pPr>
        <w:ind w:left="3994" w:hanging="360"/>
      </w:pPr>
      <w:rPr>
        <w:rFonts w:hint="default" w:ascii="Wingdings" w:hAnsi="Wingdings"/>
      </w:rPr>
    </w:lvl>
    <w:lvl w:ilvl="6" w:tplc="04090001" w:tentative="1">
      <w:start w:val="1"/>
      <w:numFmt w:val="bullet"/>
      <w:lvlText w:val=""/>
      <w:lvlJc w:val="left"/>
      <w:pPr>
        <w:ind w:left="4714" w:hanging="360"/>
      </w:pPr>
      <w:rPr>
        <w:rFonts w:hint="default" w:ascii="Symbol" w:hAnsi="Symbol"/>
      </w:rPr>
    </w:lvl>
    <w:lvl w:ilvl="7" w:tplc="04090003" w:tentative="1">
      <w:start w:val="1"/>
      <w:numFmt w:val="bullet"/>
      <w:lvlText w:val="o"/>
      <w:lvlJc w:val="left"/>
      <w:pPr>
        <w:ind w:left="5434" w:hanging="360"/>
      </w:pPr>
      <w:rPr>
        <w:rFonts w:hint="default" w:ascii="Courier New" w:hAnsi="Courier New" w:cs="Courier New"/>
      </w:rPr>
    </w:lvl>
    <w:lvl w:ilvl="8" w:tplc="04090005" w:tentative="1">
      <w:start w:val="1"/>
      <w:numFmt w:val="bullet"/>
      <w:lvlText w:val=""/>
      <w:lvlJc w:val="left"/>
      <w:pPr>
        <w:ind w:left="6154" w:hanging="360"/>
      </w:pPr>
      <w:rPr>
        <w:rFonts w:hint="default" w:ascii="Wingdings" w:hAnsi="Wingdings"/>
      </w:rPr>
    </w:lvl>
  </w:abstractNum>
  <w:abstractNum w:abstractNumId="10" w15:restartNumberingAfterBreak="0">
    <w:nsid w:val="77A4123B"/>
    <w:multiLevelType w:val="hybridMultilevel"/>
    <w:tmpl w:val="D1ECE38C"/>
    <w:lvl w:ilvl="0" w:tplc="EE1A1E82">
      <w:start w:val="1"/>
      <w:numFmt w:val="lowerLetter"/>
      <w:lvlText w:val="%1)"/>
      <w:lvlJc w:val="left"/>
      <w:pPr>
        <w:ind w:left="487" w:hanging="360"/>
      </w:pPr>
      <w:rPr>
        <w:rFonts w:hint="default"/>
      </w:rPr>
    </w:lvl>
    <w:lvl w:ilvl="1" w:tplc="04090019" w:tentative="1">
      <w:start w:val="1"/>
      <w:numFmt w:val="lowerLetter"/>
      <w:lvlText w:val="%2."/>
      <w:lvlJc w:val="left"/>
      <w:pPr>
        <w:ind w:left="1207" w:hanging="360"/>
      </w:pPr>
    </w:lvl>
    <w:lvl w:ilvl="2" w:tplc="0409001B" w:tentative="1">
      <w:start w:val="1"/>
      <w:numFmt w:val="lowerRoman"/>
      <w:lvlText w:val="%3."/>
      <w:lvlJc w:val="right"/>
      <w:pPr>
        <w:ind w:left="1927" w:hanging="180"/>
      </w:pPr>
    </w:lvl>
    <w:lvl w:ilvl="3" w:tplc="0409000F" w:tentative="1">
      <w:start w:val="1"/>
      <w:numFmt w:val="decimal"/>
      <w:lvlText w:val="%4."/>
      <w:lvlJc w:val="left"/>
      <w:pPr>
        <w:ind w:left="2647" w:hanging="360"/>
      </w:pPr>
    </w:lvl>
    <w:lvl w:ilvl="4" w:tplc="04090019" w:tentative="1">
      <w:start w:val="1"/>
      <w:numFmt w:val="lowerLetter"/>
      <w:lvlText w:val="%5."/>
      <w:lvlJc w:val="left"/>
      <w:pPr>
        <w:ind w:left="3367" w:hanging="360"/>
      </w:pPr>
    </w:lvl>
    <w:lvl w:ilvl="5" w:tplc="0409001B" w:tentative="1">
      <w:start w:val="1"/>
      <w:numFmt w:val="lowerRoman"/>
      <w:lvlText w:val="%6."/>
      <w:lvlJc w:val="right"/>
      <w:pPr>
        <w:ind w:left="4087" w:hanging="180"/>
      </w:pPr>
    </w:lvl>
    <w:lvl w:ilvl="6" w:tplc="0409000F" w:tentative="1">
      <w:start w:val="1"/>
      <w:numFmt w:val="decimal"/>
      <w:lvlText w:val="%7."/>
      <w:lvlJc w:val="left"/>
      <w:pPr>
        <w:ind w:left="4807" w:hanging="360"/>
      </w:pPr>
    </w:lvl>
    <w:lvl w:ilvl="7" w:tplc="04090019" w:tentative="1">
      <w:start w:val="1"/>
      <w:numFmt w:val="lowerLetter"/>
      <w:lvlText w:val="%8."/>
      <w:lvlJc w:val="left"/>
      <w:pPr>
        <w:ind w:left="5527" w:hanging="360"/>
      </w:pPr>
    </w:lvl>
    <w:lvl w:ilvl="8" w:tplc="0409001B" w:tentative="1">
      <w:start w:val="1"/>
      <w:numFmt w:val="lowerRoman"/>
      <w:lvlText w:val="%9."/>
      <w:lvlJc w:val="right"/>
      <w:pPr>
        <w:ind w:left="6247" w:hanging="180"/>
      </w:pPr>
    </w:lvl>
  </w:abstractNum>
  <w:abstractNum w:abstractNumId="11" w15:restartNumberingAfterBreak="0">
    <w:nsid w:val="78B91295"/>
    <w:multiLevelType w:val="hybridMultilevel"/>
    <w:tmpl w:val="1362059A"/>
    <w:lvl w:ilvl="0" w:tplc="67045E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923560762">
    <w:abstractNumId w:val="3"/>
  </w:num>
  <w:num w:numId="2" w16cid:durableId="1044133932">
    <w:abstractNumId w:val="0"/>
    <w:lvlOverride w:ilvl="0">
      <w:lvl w:ilvl="0">
        <w:numFmt w:val="bullet"/>
        <w:lvlText w:val=""/>
        <w:legacy w:legacy="1" w:legacySpace="0" w:legacyIndent="360"/>
        <w:lvlJc w:val="left"/>
        <w:rPr>
          <w:rFonts w:hint="default" w:ascii="Symbol" w:hAnsi="Symbol"/>
        </w:rPr>
      </w:lvl>
    </w:lvlOverride>
  </w:num>
  <w:num w:numId="3" w16cid:durableId="1376852473">
    <w:abstractNumId w:val="2"/>
  </w:num>
  <w:num w:numId="4" w16cid:durableId="1004236678">
    <w:abstractNumId w:val="7"/>
  </w:num>
  <w:num w:numId="5" w16cid:durableId="1705399594">
    <w:abstractNumId w:val="6"/>
  </w:num>
  <w:num w:numId="6" w16cid:durableId="1685476896">
    <w:abstractNumId w:val="5"/>
  </w:num>
  <w:num w:numId="7" w16cid:durableId="1989287275">
    <w:abstractNumId w:val="11"/>
  </w:num>
  <w:num w:numId="8" w16cid:durableId="1418677273">
    <w:abstractNumId w:val="10"/>
  </w:num>
  <w:num w:numId="9" w16cid:durableId="847905968">
    <w:abstractNumId w:val="4"/>
  </w:num>
  <w:num w:numId="10" w16cid:durableId="1874732762">
    <w:abstractNumId w:val="1"/>
  </w:num>
  <w:num w:numId="11" w16cid:durableId="501744676">
    <w:abstractNumId w:val="9"/>
  </w:num>
  <w:num w:numId="12" w16cid:durableId="16528762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h Thu">
    <w15:presenceInfo w15:providerId="None" w15:userId="Anh Thu"/>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trackRevisions w:val="true"/>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25D"/>
    <w:rsid w:val="00002CD3"/>
    <w:rsid w:val="00005504"/>
    <w:rsid w:val="0000550F"/>
    <w:rsid w:val="000056A8"/>
    <w:rsid w:val="00005AE7"/>
    <w:rsid w:val="000061AC"/>
    <w:rsid w:val="000134E9"/>
    <w:rsid w:val="00013D11"/>
    <w:rsid w:val="00016C71"/>
    <w:rsid w:val="00016D65"/>
    <w:rsid w:val="000233A0"/>
    <w:rsid w:val="00023E3F"/>
    <w:rsid w:val="0003162D"/>
    <w:rsid w:val="00032307"/>
    <w:rsid w:val="0003256C"/>
    <w:rsid w:val="00032E7F"/>
    <w:rsid w:val="00037F18"/>
    <w:rsid w:val="00040944"/>
    <w:rsid w:val="00041B82"/>
    <w:rsid w:val="00041E2F"/>
    <w:rsid w:val="00043A46"/>
    <w:rsid w:val="00045566"/>
    <w:rsid w:val="00055251"/>
    <w:rsid w:val="00055741"/>
    <w:rsid w:val="0005620D"/>
    <w:rsid w:val="00061D61"/>
    <w:rsid w:val="00063F7E"/>
    <w:rsid w:val="00065F2C"/>
    <w:rsid w:val="000663C9"/>
    <w:rsid w:val="00066C05"/>
    <w:rsid w:val="00071041"/>
    <w:rsid w:val="00072051"/>
    <w:rsid w:val="00074D36"/>
    <w:rsid w:val="00075D11"/>
    <w:rsid w:val="00080537"/>
    <w:rsid w:val="00081CD7"/>
    <w:rsid w:val="000821BA"/>
    <w:rsid w:val="00083435"/>
    <w:rsid w:val="00083D92"/>
    <w:rsid w:val="00084549"/>
    <w:rsid w:val="00086F3E"/>
    <w:rsid w:val="0008772D"/>
    <w:rsid w:val="00090C9B"/>
    <w:rsid w:val="000932BC"/>
    <w:rsid w:val="00093DBB"/>
    <w:rsid w:val="00095DB9"/>
    <w:rsid w:val="00096BDA"/>
    <w:rsid w:val="00097B96"/>
    <w:rsid w:val="000A0255"/>
    <w:rsid w:val="000A051C"/>
    <w:rsid w:val="000A30DA"/>
    <w:rsid w:val="000A368A"/>
    <w:rsid w:val="000A3FA4"/>
    <w:rsid w:val="000A4115"/>
    <w:rsid w:val="000A7A60"/>
    <w:rsid w:val="000B0FD0"/>
    <w:rsid w:val="000B3279"/>
    <w:rsid w:val="000B57DC"/>
    <w:rsid w:val="000C0614"/>
    <w:rsid w:val="000C082E"/>
    <w:rsid w:val="000C1320"/>
    <w:rsid w:val="000C3BEF"/>
    <w:rsid w:val="000C4BF8"/>
    <w:rsid w:val="000C4C4F"/>
    <w:rsid w:val="000D042C"/>
    <w:rsid w:val="000D3149"/>
    <w:rsid w:val="000D38FB"/>
    <w:rsid w:val="000D4690"/>
    <w:rsid w:val="000D6F48"/>
    <w:rsid w:val="000E284F"/>
    <w:rsid w:val="000E37FA"/>
    <w:rsid w:val="000E4DBE"/>
    <w:rsid w:val="000E59FD"/>
    <w:rsid w:val="000E68F4"/>
    <w:rsid w:val="000F32E5"/>
    <w:rsid w:val="000F34C6"/>
    <w:rsid w:val="000F4C8F"/>
    <w:rsid w:val="000F4D6C"/>
    <w:rsid w:val="000F576C"/>
    <w:rsid w:val="000F5B34"/>
    <w:rsid w:val="00103339"/>
    <w:rsid w:val="0010359F"/>
    <w:rsid w:val="001036B8"/>
    <w:rsid w:val="00105B8F"/>
    <w:rsid w:val="00110E48"/>
    <w:rsid w:val="00114769"/>
    <w:rsid w:val="00114F58"/>
    <w:rsid w:val="00121584"/>
    <w:rsid w:val="00123B86"/>
    <w:rsid w:val="001248DB"/>
    <w:rsid w:val="00125080"/>
    <w:rsid w:val="001312E3"/>
    <w:rsid w:val="00131C6C"/>
    <w:rsid w:val="00134398"/>
    <w:rsid w:val="00134590"/>
    <w:rsid w:val="001356C0"/>
    <w:rsid w:val="00135D4B"/>
    <w:rsid w:val="00141A38"/>
    <w:rsid w:val="0014393B"/>
    <w:rsid w:val="00151338"/>
    <w:rsid w:val="00151F74"/>
    <w:rsid w:val="001521F6"/>
    <w:rsid w:val="0015451C"/>
    <w:rsid w:val="00155A5A"/>
    <w:rsid w:val="00155E86"/>
    <w:rsid w:val="0015623C"/>
    <w:rsid w:val="00156AA0"/>
    <w:rsid w:val="00156DDE"/>
    <w:rsid w:val="0015736B"/>
    <w:rsid w:val="00157C16"/>
    <w:rsid w:val="00157D8F"/>
    <w:rsid w:val="001605C1"/>
    <w:rsid w:val="00160664"/>
    <w:rsid w:val="00162787"/>
    <w:rsid w:val="001743AF"/>
    <w:rsid w:val="001772D6"/>
    <w:rsid w:val="0018133A"/>
    <w:rsid w:val="001839FC"/>
    <w:rsid w:val="00183F3A"/>
    <w:rsid w:val="00187202"/>
    <w:rsid w:val="00191FE0"/>
    <w:rsid w:val="001948DB"/>
    <w:rsid w:val="00194A75"/>
    <w:rsid w:val="00194C94"/>
    <w:rsid w:val="001953AF"/>
    <w:rsid w:val="00195DC7"/>
    <w:rsid w:val="001964D5"/>
    <w:rsid w:val="0019794C"/>
    <w:rsid w:val="001A1F0E"/>
    <w:rsid w:val="001A40BC"/>
    <w:rsid w:val="001A4244"/>
    <w:rsid w:val="001B02BB"/>
    <w:rsid w:val="001B0F41"/>
    <w:rsid w:val="001B4E1F"/>
    <w:rsid w:val="001B60ED"/>
    <w:rsid w:val="001C1CFC"/>
    <w:rsid w:val="001C3D96"/>
    <w:rsid w:val="001C7A07"/>
    <w:rsid w:val="001C7B94"/>
    <w:rsid w:val="001D2901"/>
    <w:rsid w:val="001D2D97"/>
    <w:rsid w:val="001D34AA"/>
    <w:rsid w:val="001D3B95"/>
    <w:rsid w:val="001D424A"/>
    <w:rsid w:val="001D4667"/>
    <w:rsid w:val="001D5168"/>
    <w:rsid w:val="001D5EEE"/>
    <w:rsid w:val="001D6467"/>
    <w:rsid w:val="001E0200"/>
    <w:rsid w:val="001E035A"/>
    <w:rsid w:val="001E0807"/>
    <w:rsid w:val="001E2EA1"/>
    <w:rsid w:val="001E3905"/>
    <w:rsid w:val="001E751D"/>
    <w:rsid w:val="001E75B9"/>
    <w:rsid w:val="001F0122"/>
    <w:rsid w:val="001F01B0"/>
    <w:rsid w:val="001F0806"/>
    <w:rsid w:val="001F1C13"/>
    <w:rsid w:val="001F46DF"/>
    <w:rsid w:val="001F7D32"/>
    <w:rsid w:val="002023FD"/>
    <w:rsid w:val="0020302B"/>
    <w:rsid w:val="00211BA6"/>
    <w:rsid w:val="002139F2"/>
    <w:rsid w:val="00220E42"/>
    <w:rsid w:val="002226AE"/>
    <w:rsid w:val="00225208"/>
    <w:rsid w:val="00225DE4"/>
    <w:rsid w:val="00227A6E"/>
    <w:rsid w:val="0023186D"/>
    <w:rsid w:val="0023261E"/>
    <w:rsid w:val="00235D20"/>
    <w:rsid w:val="00237487"/>
    <w:rsid w:val="00242892"/>
    <w:rsid w:val="00243798"/>
    <w:rsid w:val="00245AE3"/>
    <w:rsid w:val="002460E9"/>
    <w:rsid w:val="00257732"/>
    <w:rsid w:val="002617D8"/>
    <w:rsid w:val="00266498"/>
    <w:rsid w:val="0027463B"/>
    <w:rsid w:val="00275165"/>
    <w:rsid w:val="0027612D"/>
    <w:rsid w:val="00277BD0"/>
    <w:rsid w:val="00280309"/>
    <w:rsid w:val="00280E30"/>
    <w:rsid w:val="00281D32"/>
    <w:rsid w:val="002825AC"/>
    <w:rsid w:val="00282BC5"/>
    <w:rsid w:val="002847DD"/>
    <w:rsid w:val="002859D8"/>
    <w:rsid w:val="00286D31"/>
    <w:rsid w:val="002877E5"/>
    <w:rsid w:val="00290729"/>
    <w:rsid w:val="00293C76"/>
    <w:rsid w:val="00297864"/>
    <w:rsid w:val="002A7505"/>
    <w:rsid w:val="002B0A39"/>
    <w:rsid w:val="002B7D5E"/>
    <w:rsid w:val="002C08CB"/>
    <w:rsid w:val="002C61F8"/>
    <w:rsid w:val="002D02CF"/>
    <w:rsid w:val="002D476B"/>
    <w:rsid w:val="002D7755"/>
    <w:rsid w:val="002E0CAC"/>
    <w:rsid w:val="002E29D6"/>
    <w:rsid w:val="002E3871"/>
    <w:rsid w:val="002E4598"/>
    <w:rsid w:val="002E4BD0"/>
    <w:rsid w:val="002E4DAD"/>
    <w:rsid w:val="002E5FE0"/>
    <w:rsid w:val="002F175D"/>
    <w:rsid w:val="002F2E87"/>
    <w:rsid w:val="002F5934"/>
    <w:rsid w:val="002F76AB"/>
    <w:rsid w:val="002F7802"/>
    <w:rsid w:val="00304CB6"/>
    <w:rsid w:val="00306A07"/>
    <w:rsid w:val="00306FBE"/>
    <w:rsid w:val="0031094D"/>
    <w:rsid w:val="0031240C"/>
    <w:rsid w:val="00312A65"/>
    <w:rsid w:val="00313C9D"/>
    <w:rsid w:val="00314595"/>
    <w:rsid w:val="00314A35"/>
    <w:rsid w:val="00314A5E"/>
    <w:rsid w:val="003166E1"/>
    <w:rsid w:val="00316D79"/>
    <w:rsid w:val="00317235"/>
    <w:rsid w:val="00321EB1"/>
    <w:rsid w:val="00324B40"/>
    <w:rsid w:val="003251E9"/>
    <w:rsid w:val="00325B13"/>
    <w:rsid w:val="00326599"/>
    <w:rsid w:val="00326D00"/>
    <w:rsid w:val="00330B0D"/>
    <w:rsid w:val="00332592"/>
    <w:rsid w:val="003344E3"/>
    <w:rsid w:val="00337BE8"/>
    <w:rsid w:val="0034099C"/>
    <w:rsid w:val="00342CAB"/>
    <w:rsid w:val="00344302"/>
    <w:rsid w:val="00344388"/>
    <w:rsid w:val="003457A8"/>
    <w:rsid w:val="00346EF3"/>
    <w:rsid w:val="0035017A"/>
    <w:rsid w:val="003535D6"/>
    <w:rsid w:val="00355BC1"/>
    <w:rsid w:val="00360246"/>
    <w:rsid w:val="00360911"/>
    <w:rsid w:val="00366C47"/>
    <w:rsid w:val="0037168E"/>
    <w:rsid w:val="00373F32"/>
    <w:rsid w:val="003828FD"/>
    <w:rsid w:val="00382E82"/>
    <w:rsid w:val="0039084A"/>
    <w:rsid w:val="003946DD"/>
    <w:rsid w:val="00394C09"/>
    <w:rsid w:val="00396900"/>
    <w:rsid w:val="00397BE5"/>
    <w:rsid w:val="00397EB1"/>
    <w:rsid w:val="003A2FFD"/>
    <w:rsid w:val="003A3181"/>
    <w:rsid w:val="003A3FD6"/>
    <w:rsid w:val="003A6183"/>
    <w:rsid w:val="003A771D"/>
    <w:rsid w:val="003B1E37"/>
    <w:rsid w:val="003B341B"/>
    <w:rsid w:val="003B3773"/>
    <w:rsid w:val="003B6365"/>
    <w:rsid w:val="003B7A8A"/>
    <w:rsid w:val="003C0E68"/>
    <w:rsid w:val="003C11FB"/>
    <w:rsid w:val="003C2595"/>
    <w:rsid w:val="003C578E"/>
    <w:rsid w:val="003C6BA8"/>
    <w:rsid w:val="003C7964"/>
    <w:rsid w:val="003D2931"/>
    <w:rsid w:val="003E05BD"/>
    <w:rsid w:val="003E0AE5"/>
    <w:rsid w:val="003E2553"/>
    <w:rsid w:val="003E701F"/>
    <w:rsid w:val="003E77D1"/>
    <w:rsid w:val="003E7848"/>
    <w:rsid w:val="003F209C"/>
    <w:rsid w:val="003F3B86"/>
    <w:rsid w:val="003F6271"/>
    <w:rsid w:val="00401A6E"/>
    <w:rsid w:val="00403FB7"/>
    <w:rsid w:val="004056F0"/>
    <w:rsid w:val="00405AD3"/>
    <w:rsid w:val="00407787"/>
    <w:rsid w:val="004116B8"/>
    <w:rsid w:val="0041290D"/>
    <w:rsid w:val="0041531F"/>
    <w:rsid w:val="004158D0"/>
    <w:rsid w:val="00416BC8"/>
    <w:rsid w:val="0041707C"/>
    <w:rsid w:val="00417384"/>
    <w:rsid w:val="004211EC"/>
    <w:rsid w:val="004216A2"/>
    <w:rsid w:val="004254B3"/>
    <w:rsid w:val="004265D2"/>
    <w:rsid w:val="004340B2"/>
    <w:rsid w:val="00436087"/>
    <w:rsid w:val="004371B2"/>
    <w:rsid w:val="00437403"/>
    <w:rsid w:val="00440986"/>
    <w:rsid w:val="00441153"/>
    <w:rsid w:val="00442602"/>
    <w:rsid w:val="00443933"/>
    <w:rsid w:val="00443EE1"/>
    <w:rsid w:val="00444C9A"/>
    <w:rsid w:val="00445C34"/>
    <w:rsid w:val="00446C96"/>
    <w:rsid w:val="00447F30"/>
    <w:rsid w:val="00450BCD"/>
    <w:rsid w:val="00451253"/>
    <w:rsid w:val="004535FA"/>
    <w:rsid w:val="004605C7"/>
    <w:rsid w:val="00461EC7"/>
    <w:rsid w:val="00464B5D"/>
    <w:rsid w:val="004744B0"/>
    <w:rsid w:val="00474E3E"/>
    <w:rsid w:val="00481466"/>
    <w:rsid w:val="00482E43"/>
    <w:rsid w:val="00482E81"/>
    <w:rsid w:val="0049044B"/>
    <w:rsid w:val="0049373C"/>
    <w:rsid w:val="00494010"/>
    <w:rsid w:val="00496107"/>
    <w:rsid w:val="004972CC"/>
    <w:rsid w:val="004A0ABD"/>
    <w:rsid w:val="004A1AF2"/>
    <w:rsid w:val="004A224A"/>
    <w:rsid w:val="004A5381"/>
    <w:rsid w:val="004A5415"/>
    <w:rsid w:val="004A56CF"/>
    <w:rsid w:val="004A614E"/>
    <w:rsid w:val="004B097A"/>
    <w:rsid w:val="004B0ED0"/>
    <w:rsid w:val="004B1002"/>
    <w:rsid w:val="004B1F78"/>
    <w:rsid w:val="004B3011"/>
    <w:rsid w:val="004B3402"/>
    <w:rsid w:val="004B5F5C"/>
    <w:rsid w:val="004C34E5"/>
    <w:rsid w:val="004C3C8E"/>
    <w:rsid w:val="004D3919"/>
    <w:rsid w:val="004D75E2"/>
    <w:rsid w:val="004D76E0"/>
    <w:rsid w:val="004E09B8"/>
    <w:rsid w:val="004E0BE8"/>
    <w:rsid w:val="004E6419"/>
    <w:rsid w:val="004E7CA2"/>
    <w:rsid w:val="004F3201"/>
    <w:rsid w:val="004F34FF"/>
    <w:rsid w:val="004F51EF"/>
    <w:rsid w:val="00500079"/>
    <w:rsid w:val="00500B0B"/>
    <w:rsid w:val="00500E9D"/>
    <w:rsid w:val="005034F3"/>
    <w:rsid w:val="00503777"/>
    <w:rsid w:val="00506088"/>
    <w:rsid w:val="0050673C"/>
    <w:rsid w:val="0050674B"/>
    <w:rsid w:val="00507098"/>
    <w:rsid w:val="00510DAF"/>
    <w:rsid w:val="00510DC1"/>
    <w:rsid w:val="0051152E"/>
    <w:rsid w:val="00511E92"/>
    <w:rsid w:val="005124D3"/>
    <w:rsid w:val="005161CE"/>
    <w:rsid w:val="00520835"/>
    <w:rsid w:val="005218B9"/>
    <w:rsid w:val="00521AFE"/>
    <w:rsid w:val="0052341A"/>
    <w:rsid w:val="0052526C"/>
    <w:rsid w:val="00527730"/>
    <w:rsid w:val="0053050C"/>
    <w:rsid w:val="005316F1"/>
    <w:rsid w:val="00531771"/>
    <w:rsid w:val="00532D4B"/>
    <w:rsid w:val="00533C94"/>
    <w:rsid w:val="005356D9"/>
    <w:rsid w:val="00536DAB"/>
    <w:rsid w:val="005403CB"/>
    <w:rsid w:val="00541FA9"/>
    <w:rsid w:val="00543615"/>
    <w:rsid w:val="00546F8C"/>
    <w:rsid w:val="00551467"/>
    <w:rsid w:val="00553F00"/>
    <w:rsid w:val="00556258"/>
    <w:rsid w:val="00557748"/>
    <w:rsid w:val="00557DBA"/>
    <w:rsid w:val="00557E0B"/>
    <w:rsid w:val="00560E55"/>
    <w:rsid w:val="00562A80"/>
    <w:rsid w:val="0056439A"/>
    <w:rsid w:val="00567842"/>
    <w:rsid w:val="00567BAF"/>
    <w:rsid w:val="00567FE5"/>
    <w:rsid w:val="005725F5"/>
    <w:rsid w:val="00576E2B"/>
    <w:rsid w:val="00580142"/>
    <w:rsid w:val="00582BF2"/>
    <w:rsid w:val="00582EA7"/>
    <w:rsid w:val="00582FDF"/>
    <w:rsid w:val="005839AB"/>
    <w:rsid w:val="00585627"/>
    <w:rsid w:val="00586C68"/>
    <w:rsid w:val="00586EBA"/>
    <w:rsid w:val="005871F1"/>
    <w:rsid w:val="005907A9"/>
    <w:rsid w:val="005936E4"/>
    <w:rsid w:val="00593CCD"/>
    <w:rsid w:val="005949C6"/>
    <w:rsid w:val="00597C1F"/>
    <w:rsid w:val="005A07ED"/>
    <w:rsid w:val="005A27E4"/>
    <w:rsid w:val="005A5228"/>
    <w:rsid w:val="005A5A27"/>
    <w:rsid w:val="005A754D"/>
    <w:rsid w:val="005B22D6"/>
    <w:rsid w:val="005B257E"/>
    <w:rsid w:val="005B3666"/>
    <w:rsid w:val="005B53B6"/>
    <w:rsid w:val="005C4A30"/>
    <w:rsid w:val="005C50EA"/>
    <w:rsid w:val="005C53F1"/>
    <w:rsid w:val="005C5494"/>
    <w:rsid w:val="005D03BA"/>
    <w:rsid w:val="005D0FD7"/>
    <w:rsid w:val="005D211E"/>
    <w:rsid w:val="005D4137"/>
    <w:rsid w:val="005D4A3E"/>
    <w:rsid w:val="005D70FB"/>
    <w:rsid w:val="005D7F4D"/>
    <w:rsid w:val="005E09EE"/>
    <w:rsid w:val="005E1832"/>
    <w:rsid w:val="005E2982"/>
    <w:rsid w:val="005E35F5"/>
    <w:rsid w:val="005E5166"/>
    <w:rsid w:val="005E668F"/>
    <w:rsid w:val="005F11EB"/>
    <w:rsid w:val="005F1410"/>
    <w:rsid w:val="005F2578"/>
    <w:rsid w:val="005F4669"/>
    <w:rsid w:val="005F469D"/>
    <w:rsid w:val="005F5304"/>
    <w:rsid w:val="00600B7D"/>
    <w:rsid w:val="00603321"/>
    <w:rsid w:val="006046A7"/>
    <w:rsid w:val="00606664"/>
    <w:rsid w:val="0061160D"/>
    <w:rsid w:val="00616E81"/>
    <w:rsid w:val="00621EAA"/>
    <w:rsid w:val="0062398D"/>
    <w:rsid w:val="0062402D"/>
    <w:rsid w:val="00627290"/>
    <w:rsid w:val="00627887"/>
    <w:rsid w:val="0063041B"/>
    <w:rsid w:val="00630B2E"/>
    <w:rsid w:val="00631D46"/>
    <w:rsid w:val="006337F6"/>
    <w:rsid w:val="006366BE"/>
    <w:rsid w:val="00637A9F"/>
    <w:rsid w:val="00644BB9"/>
    <w:rsid w:val="006451CD"/>
    <w:rsid w:val="00645B84"/>
    <w:rsid w:val="0065083E"/>
    <w:rsid w:val="0065348C"/>
    <w:rsid w:val="00656711"/>
    <w:rsid w:val="00660891"/>
    <w:rsid w:val="00662E66"/>
    <w:rsid w:val="006636BF"/>
    <w:rsid w:val="00664650"/>
    <w:rsid w:val="006660A0"/>
    <w:rsid w:val="0067653C"/>
    <w:rsid w:val="00676F5E"/>
    <w:rsid w:val="00677F44"/>
    <w:rsid w:val="0068012C"/>
    <w:rsid w:val="00682B9F"/>
    <w:rsid w:val="00684993"/>
    <w:rsid w:val="006918E2"/>
    <w:rsid w:val="00692C52"/>
    <w:rsid w:val="00693AC2"/>
    <w:rsid w:val="006959E5"/>
    <w:rsid w:val="00696330"/>
    <w:rsid w:val="006A08B0"/>
    <w:rsid w:val="006A1B32"/>
    <w:rsid w:val="006A1DCC"/>
    <w:rsid w:val="006A2F60"/>
    <w:rsid w:val="006A376C"/>
    <w:rsid w:val="006A4538"/>
    <w:rsid w:val="006A489D"/>
    <w:rsid w:val="006A4CA3"/>
    <w:rsid w:val="006A63E1"/>
    <w:rsid w:val="006B17A6"/>
    <w:rsid w:val="006B37A2"/>
    <w:rsid w:val="006C0280"/>
    <w:rsid w:val="006C0ABE"/>
    <w:rsid w:val="006C261F"/>
    <w:rsid w:val="006C2690"/>
    <w:rsid w:val="006C35DE"/>
    <w:rsid w:val="006C3698"/>
    <w:rsid w:val="006C46E7"/>
    <w:rsid w:val="006C5109"/>
    <w:rsid w:val="006D11AD"/>
    <w:rsid w:val="006D31AF"/>
    <w:rsid w:val="006D3EB4"/>
    <w:rsid w:val="006D5FDE"/>
    <w:rsid w:val="006D6130"/>
    <w:rsid w:val="006D63BF"/>
    <w:rsid w:val="006D66B7"/>
    <w:rsid w:val="006D7FC4"/>
    <w:rsid w:val="006E0910"/>
    <w:rsid w:val="006E27B5"/>
    <w:rsid w:val="006E2F0A"/>
    <w:rsid w:val="006E38B7"/>
    <w:rsid w:val="006F004D"/>
    <w:rsid w:val="006F2243"/>
    <w:rsid w:val="006F240C"/>
    <w:rsid w:val="006F2530"/>
    <w:rsid w:val="006F26C7"/>
    <w:rsid w:val="006F2D7E"/>
    <w:rsid w:val="006F3444"/>
    <w:rsid w:val="006F36A2"/>
    <w:rsid w:val="006F677A"/>
    <w:rsid w:val="00703C67"/>
    <w:rsid w:val="00704E12"/>
    <w:rsid w:val="00706F75"/>
    <w:rsid w:val="007101ED"/>
    <w:rsid w:val="0071176D"/>
    <w:rsid w:val="0071314F"/>
    <w:rsid w:val="0071434F"/>
    <w:rsid w:val="00717C21"/>
    <w:rsid w:val="00722CDE"/>
    <w:rsid w:val="0072523B"/>
    <w:rsid w:val="007259EE"/>
    <w:rsid w:val="00731A04"/>
    <w:rsid w:val="00732911"/>
    <w:rsid w:val="007337D2"/>
    <w:rsid w:val="007344D9"/>
    <w:rsid w:val="00735708"/>
    <w:rsid w:val="007431A8"/>
    <w:rsid w:val="00745D7C"/>
    <w:rsid w:val="00745E7C"/>
    <w:rsid w:val="00746F4A"/>
    <w:rsid w:val="00750818"/>
    <w:rsid w:val="00752513"/>
    <w:rsid w:val="007542FE"/>
    <w:rsid w:val="00755A95"/>
    <w:rsid w:val="00766392"/>
    <w:rsid w:val="00775B14"/>
    <w:rsid w:val="007760B2"/>
    <w:rsid w:val="00777323"/>
    <w:rsid w:val="007825AF"/>
    <w:rsid w:val="00783787"/>
    <w:rsid w:val="00786D64"/>
    <w:rsid w:val="007911A7"/>
    <w:rsid w:val="00792F43"/>
    <w:rsid w:val="00793663"/>
    <w:rsid w:val="00794444"/>
    <w:rsid w:val="00794B13"/>
    <w:rsid w:val="007951A5"/>
    <w:rsid w:val="00796569"/>
    <w:rsid w:val="0079658F"/>
    <w:rsid w:val="007A1523"/>
    <w:rsid w:val="007A16CC"/>
    <w:rsid w:val="007A2009"/>
    <w:rsid w:val="007A335C"/>
    <w:rsid w:val="007A6C5D"/>
    <w:rsid w:val="007A7F59"/>
    <w:rsid w:val="007B16B8"/>
    <w:rsid w:val="007B202D"/>
    <w:rsid w:val="007B257A"/>
    <w:rsid w:val="007B7F59"/>
    <w:rsid w:val="007C018F"/>
    <w:rsid w:val="007C1643"/>
    <w:rsid w:val="007C1BEC"/>
    <w:rsid w:val="007C299D"/>
    <w:rsid w:val="007C50C4"/>
    <w:rsid w:val="007C56F8"/>
    <w:rsid w:val="007D0F2D"/>
    <w:rsid w:val="007D3748"/>
    <w:rsid w:val="007D37E7"/>
    <w:rsid w:val="007D42E5"/>
    <w:rsid w:val="007D60C9"/>
    <w:rsid w:val="007D65A9"/>
    <w:rsid w:val="007D6DF7"/>
    <w:rsid w:val="007D6EAA"/>
    <w:rsid w:val="007E0784"/>
    <w:rsid w:val="007E4A84"/>
    <w:rsid w:val="007F01D3"/>
    <w:rsid w:val="007F3D3B"/>
    <w:rsid w:val="007F3E40"/>
    <w:rsid w:val="007F7502"/>
    <w:rsid w:val="0080132E"/>
    <w:rsid w:val="008042CF"/>
    <w:rsid w:val="00804DC3"/>
    <w:rsid w:val="00804EFB"/>
    <w:rsid w:val="0080500D"/>
    <w:rsid w:val="00805089"/>
    <w:rsid w:val="00806FBE"/>
    <w:rsid w:val="0081065E"/>
    <w:rsid w:val="008116EB"/>
    <w:rsid w:val="008157D9"/>
    <w:rsid w:val="0081705B"/>
    <w:rsid w:val="008208BF"/>
    <w:rsid w:val="0082332F"/>
    <w:rsid w:val="00823408"/>
    <w:rsid w:val="008237F7"/>
    <w:rsid w:val="008244A8"/>
    <w:rsid w:val="008317BF"/>
    <w:rsid w:val="008327D4"/>
    <w:rsid w:val="0083390D"/>
    <w:rsid w:val="008350B1"/>
    <w:rsid w:val="0083548D"/>
    <w:rsid w:val="008404B0"/>
    <w:rsid w:val="00841251"/>
    <w:rsid w:val="00841FD6"/>
    <w:rsid w:val="00842F9C"/>
    <w:rsid w:val="008432E3"/>
    <w:rsid w:val="00847775"/>
    <w:rsid w:val="008511CE"/>
    <w:rsid w:val="0085131D"/>
    <w:rsid w:val="0085547E"/>
    <w:rsid w:val="008564D5"/>
    <w:rsid w:val="008619EA"/>
    <w:rsid w:val="00863CDE"/>
    <w:rsid w:val="00864F79"/>
    <w:rsid w:val="008662B3"/>
    <w:rsid w:val="00867330"/>
    <w:rsid w:val="0087068B"/>
    <w:rsid w:val="00870B3A"/>
    <w:rsid w:val="0087150F"/>
    <w:rsid w:val="00871C3B"/>
    <w:rsid w:val="008772C3"/>
    <w:rsid w:val="00880005"/>
    <w:rsid w:val="0088068F"/>
    <w:rsid w:val="0088203A"/>
    <w:rsid w:val="008871E8"/>
    <w:rsid w:val="008951CB"/>
    <w:rsid w:val="00896F00"/>
    <w:rsid w:val="008A0875"/>
    <w:rsid w:val="008A50FA"/>
    <w:rsid w:val="008B012F"/>
    <w:rsid w:val="008B1AB9"/>
    <w:rsid w:val="008B3461"/>
    <w:rsid w:val="008C17FF"/>
    <w:rsid w:val="008C1D41"/>
    <w:rsid w:val="008C2B8C"/>
    <w:rsid w:val="008C374B"/>
    <w:rsid w:val="008C563A"/>
    <w:rsid w:val="008C5713"/>
    <w:rsid w:val="008D02E4"/>
    <w:rsid w:val="008D1F99"/>
    <w:rsid w:val="008D2EC7"/>
    <w:rsid w:val="008D32C7"/>
    <w:rsid w:val="008D4956"/>
    <w:rsid w:val="008D4AE4"/>
    <w:rsid w:val="008D63E1"/>
    <w:rsid w:val="008D6644"/>
    <w:rsid w:val="008D77E2"/>
    <w:rsid w:val="008E01F5"/>
    <w:rsid w:val="008E133D"/>
    <w:rsid w:val="008E798C"/>
    <w:rsid w:val="008F1879"/>
    <w:rsid w:val="008F224B"/>
    <w:rsid w:val="008F344F"/>
    <w:rsid w:val="008F67D0"/>
    <w:rsid w:val="00900F9F"/>
    <w:rsid w:val="00904C31"/>
    <w:rsid w:val="009072EF"/>
    <w:rsid w:val="00907920"/>
    <w:rsid w:val="00911B4F"/>
    <w:rsid w:val="009121FF"/>
    <w:rsid w:val="0091476E"/>
    <w:rsid w:val="00921E38"/>
    <w:rsid w:val="00922B69"/>
    <w:rsid w:val="0093670E"/>
    <w:rsid w:val="00941587"/>
    <w:rsid w:val="0094245C"/>
    <w:rsid w:val="009456BF"/>
    <w:rsid w:val="00950136"/>
    <w:rsid w:val="0095349F"/>
    <w:rsid w:val="0095542E"/>
    <w:rsid w:val="00955DF2"/>
    <w:rsid w:val="009611BF"/>
    <w:rsid w:val="00965399"/>
    <w:rsid w:val="00971209"/>
    <w:rsid w:val="00971E88"/>
    <w:rsid w:val="0097243B"/>
    <w:rsid w:val="00972C67"/>
    <w:rsid w:val="009738E5"/>
    <w:rsid w:val="009777B9"/>
    <w:rsid w:val="00980650"/>
    <w:rsid w:val="00986984"/>
    <w:rsid w:val="00987B7F"/>
    <w:rsid w:val="00987D99"/>
    <w:rsid w:val="009949FC"/>
    <w:rsid w:val="009957C3"/>
    <w:rsid w:val="009A23EE"/>
    <w:rsid w:val="009A49B6"/>
    <w:rsid w:val="009A4E97"/>
    <w:rsid w:val="009A7016"/>
    <w:rsid w:val="009B0420"/>
    <w:rsid w:val="009B6C81"/>
    <w:rsid w:val="009B7498"/>
    <w:rsid w:val="009C0244"/>
    <w:rsid w:val="009C0766"/>
    <w:rsid w:val="009C181A"/>
    <w:rsid w:val="009C3125"/>
    <w:rsid w:val="009C501B"/>
    <w:rsid w:val="009D5EA5"/>
    <w:rsid w:val="009D6294"/>
    <w:rsid w:val="009E4A26"/>
    <w:rsid w:val="009E5DB7"/>
    <w:rsid w:val="009E5E57"/>
    <w:rsid w:val="009F2B4B"/>
    <w:rsid w:val="009F2BFD"/>
    <w:rsid w:val="009F5B0F"/>
    <w:rsid w:val="009F7FF0"/>
    <w:rsid w:val="00A0222E"/>
    <w:rsid w:val="00A0449C"/>
    <w:rsid w:val="00A123A8"/>
    <w:rsid w:val="00A1293D"/>
    <w:rsid w:val="00A1573B"/>
    <w:rsid w:val="00A16B56"/>
    <w:rsid w:val="00A16BC8"/>
    <w:rsid w:val="00A170B7"/>
    <w:rsid w:val="00A1780A"/>
    <w:rsid w:val="00A215D1"/>
    <w:rsid w:val="00A27ED3"/>
    <w:rsid w:val="00A337DB"/>
    <w:rsid w:val="00A35A36"/>
    <w:rsid w:val="00A36DD2"/>
    <w:rsid w:val="00A46D10"/>
    <w:rsid w:val="00A4744D"/>
    <w:rsid w:val="00A47FBD"/>
    <w:rsid w:val="00A5008E"/>
    <w:rsid w:val="00A50541"/>
    <w:rsid w:val="00A525D0"/>
    <w:rsid w:val="00A526BE"/>
    <w:rsid w:val="00A526F6"/>
    <w:rsid w:val="00A530F0"/>
    <w:rsid w:val="00A54175"/>
    <w:rsid w:val="00A634D6"/>
    <w:rsid w:val="00A64415"/>
    <w:rsid w:val="00A65270"/>
    <w:rsid w:val="00A653CA"/>
    <w:rsid w:val="00A66AFC"/>
    <w:rsid w:val="00A70F73"/>
    <w:rsid w:val="00A71CA2"/>
    <w:rsid w:val="00A7343A"/>
    <w:rsid w:val="00A76987"/>
    <w:rsid w:val="00A81D4C"/>
    <w:rsid w:val="00A85B96"/>
    <w:rsid w:val="00A86914"/>
    <w:rsid w:val="00A915D7"/>
    <w:rsid w:val="00A9306A"/>
    <w:rsid w:val="00A956F8"/>
    <w:rsid w:val="00AA0746"/>
    <w:rsid w:val="00AA0B88"/>
    <w:rsid w:val="00AA352D"/>
    <w:rsid w:val="00AA38A8"/>
    <w:rsid w:val="00AA49DC"/>
    <w:rsid w:val="00AA7606"/>
    <w:rsid w:val="00AB2165"/>
    <w:rsid w:val="00AC03DF"/>
    <w:rsid w:val="00AC07A9"/>
    <w:rsid w:val="00AC364C"/>
    <w:rsid w:val="00AC3C7E"/>
    <w:rsid w:val="00AC4AB2"/>
    <w:rsid w:val="00AC63A4"/>
    <w:rsid w:val="00AD3441"/>
    <w:rsid w:val="00AD3F98"/>
    <w:rsid w:val="00AD56A9"/>
    <w:rsid w:val="00AD7231"/>
    <w:rsid w:val="00AE7F57"/>
    <w:rsid w:val="00AF0FCF"/>
    <w:rsid w:val="00AF1756"/>
    <w:rsid w:val="00AF22F9"/>
    <w:rsid w:val="00AF5EC1"/>
    <w:rsid w:val="00AF7250"/>
    <w:rsid w:val="00B0486F"/>
    <w:rsid w:val="00B07302"/>
    <w:rsid w:val="00B10B57"/>
    <w:rsid w:val="00B131D8"/>
    <w:rsid w:val="00B13C3F"/>
    <w:rsid w:val="00B14298"/>
    <w:rsid w:val="00B152EC"/>
    <w:rsid w:val="00B16ED3"/>
    <w:rsid w:val="00B1730B"/>
    <w:rsid w:val="00B2046E"/>
    <w:rsid w:val="00B21728"/>
    <w:rsid w:val="00B21896"/>
    <w:rsid w:val="00B21E92"/>
    <w:rsid w:val="00B2482D"/>
    <w:rsid w:val="00B24858"/>
    <w:rsid w:val="00B24AB3"/>
    <w:rsid w:val="00B27D58"/>
    <w:rsid w:val="00B3024F"/>
    <w:rsid w:val="00B30B6C"/>
    <w:rsid w:val="00B33F65"/>
    <w:rsid w:val="00B3578B"/>
    <w:rsid w:val="00B35EFD"/>
    <w:rsid w:val="00B36380"/>
    <w:rsid w:val="00B3741E"/>
    <w:rsid w:val="00B431F5"/>
    <w:rsid w:val="00B433CB"/>
    <w:rsid w:val="00B438EA"/>
    <w:rsid w:val="00B44E9A"/>
    <w:rsid w:val="00B4603C"/>
    <w:rsid w:val="00B467B4"/>
    <w:rsid w:val="00B51E61"/>
    <w:rsid w:val="00B53888"/>
    <w:rsid w:val="00B53AA8"/>
    <w:rsid w:val="00B56B94"/>
    <w:rsid w:val="00B63E57"/>
    <w:rsid w:val="00B65069"/>
    <w:rsid w:val="00B668EA"/>
    <w:rsid w:val="00B70500"/>
    <w:rsid w:val="00B713EE"/>
    <w:rsid w:val="00B71F7C"/>
    <w:rsid w:val="00B726C8"/>
    <w:rsid w:val="00B728AB"/>
    <w:rsid w:val="00B74554"/>
    <w:rsid w:val="00B83273"/>
    <w:rsid w:val="00B83E97"/>
    <w:rsid w:val="00B91B59"/>
    <w:rsid w:val="00B9394D"/>
    <w:rsid w:val="00BA090B"/>
    <w:rsid w:val="00BA1AD7"/>
    <w:rsid w:val="00BA2363"/>
    <w:rsid w:val="00BA32DF"/>
    <w:rsid w:val="00BA42B7"/>
    <w:rsid w:val="00BA4BBC"/>
    <w:rsid w:val="00BA64D6"/>
    <w:rsid w:val="00BA7914"/>
    <w:rsid w:val="00BA7FC3"/>
    <w:rsid w:val="00BB10B0"/>
    <w:rsid w:val="00BB1751"/>
    <w:rsid w:val="00BB3500"/>
    <w:rsid w:val="00BB6706"/>
    <w:rsid w:val="00BC0611"/>
    <w:rsid w:val="00BC1EAF"/>
    <w:rsid w:val="00BC4E31"/>
    <w:rsid w:val="00BD04B3"/>
    <w:rsid w:val="00BD3709"/>
    <w:rsid w:val="00BD37A9"/>
    <w:rsid w:val="00BD50CF"/>
    <w:rsid w:val="00BD58B8"/>
    <w:rsid w:val="00BD58E5"/>
    <w:rsid w:val="00BD6F5C"/>
    <w:rsid w:val="00BE2AD9"/>
    <w:rsid w:val="00BE3FD4"/>
    <w:rsid w:val="00BF3391"/>
    <w:rsid w:val="00C05069"/>
    <w:rsid w:val="00C05BDB"/>
    <w:rsid w:val="00C1128C"/>
    <w:rsid w:val="00C133F6"/>
    <w:rsid w:val="00C1575A"/>
    <w:rsid w:val="00C1646E"/>
    <w:rsid w:val="00C24747"/>
    <w:rsid w:val="00C24903"/>
    <w:rsid w:val="00C251D9"/>
    <w:rsid w:val="00C3192C"/>
    <w:rsid w:val="00C319AE"/>
    <w:rsid w:val="00C3382E"/>
    <w:rsid w:val="00C3441C"/>
    <w:rsid w:val="00C345D2"/>
    <w:rsid w:val="00C407C6"/>
    <w:rsid w:val="00C409D6"/>
    <w:rsid w:val="00C41E11"/>
    <w:rsid w:val="00C44D60"/>
    <w:rsid w:val="00C44FAD"/>
    <w:rsid w:val="00C45307"/>
    <w:rsid w:val="00C45530"/>
    <w:rsid w:val="00C45550"/>
    <w:rsid w:val="00C45657"/>
    <w:rsid w:val="00C4648A"/>
    <w:rsid w:val="00C46925"/>
    <w:rsid w:val="00C5083A"/>
    <w:rsid w:val="00C51358"/>
    <w:rsid w:val="00C5210A"/>
    <w:rsid w:val="00C52226"/>
    <w:rsid w:val="00C53290"/>
    <w:rsid w:val="00C53904"/>
    <w:rsid w:val="00C568A6"/>
    <w:rsid w:val="00C5699E"/>
    <w:rsid w:val="00C57654"/>
    <w:rsid w:val="00C63640"/>
    <w:rsid w:val="00C65B67"/>
    <w:rsid w:val="00C664DB"/>
    <w:rsid w:val="00C671CB"/>
    <w:rsid w:val="00C671E6"/>
    <w:rsid w:val="00C71184"/>
    <w:rsid w:val="00C733E4"/>
    <w:rsid w:val="00C73F56"/>
    <w:rsid w:val="00C76EC6"/>
    <w:rsid w:val="00C821A5"/>
    <w:rsid w:val="00C8235F"/>
    <w:rsid w:val="00C82F29"/>
    <w:rsid w:val="00C83DDB"/>
    <w:rsid w:val="00C87E95"/>
    <w:rsid w:val="00C924F7"/>
    <w:rsid w:val="00CA0E14"/>
    <w:rsid w:val="00CA1445"/>
    <w:rsid w:val="00CA35F1"/>
    <w:rsid w:val="00CA386D"/>
    <w:rsid w:val="00CA6C0C"/>
    <w:rsid w:val="00CB4B85"/>
    <w:rsid w:val="00CB4BC9"/>
    <w:rsid w:val="00CB55E3"/>
    <w:rsid w:val="00CB6DEF"/>
    <w:rsid w:val="00CC046B"/>
    <w:rsid w:val="00CC0A68"/>
    <w:rsid w:val="00CC1BC1"/>
    <w:rsid w:val="00CC3C1E"/>
    <w:rsid w:val="00CC47A0"/>
    <w:rsid w:val="00CD037C"/>
    <w:rsid w:val="00CD11E3"/>
    <w:rsid w:val="00CD2E92"/>
    <w:rsid w:val="00CD4C1B"/>
    <w:rsid w:val="00CD6B1B"/>
    <w:rsid w:val="00CD7678"/>
    <w:rsid w:val="00CE0A93"/>
    <w:rsid w:val="00CE6506"/>
    <w:rsid w:val="00CE6B29"/>
    <w:rsid w:val="00CE7651"/>
    <w:rsid w:val="00CF06CA"/>
    <w:rsid w:val="00CF072A"/>
    <w:rsid w:val="00CF136C"/>
    <w:rsid w:val="00CF2DE2"/>
    <w:rsid w:val="00CF34C2"/>
    <w:rsid w:val="00D0279B"/>
    <w:rsid w:val="00D02A45"/>
    <w:rsid w:val="00D03595"/>
    <w:rsid w:val="00D03FA6"/>
    <w:rsid w:val="00D04FE7"/>
    <w:rsid w:val="00D1235E"/>
    <w:rsid w:val="00D205E4"/>
    <w:rsid w:val="00D229F9"/>
    <w:rsid w:val="00D23497"/>
    <w:rsid w:val="00D25522"/>
    <w:rsid w:val="00D259DF"/>
    <w:rsid w:val="00D26B58"/>
    <w:rsid w:val="00D303D1"/>
    <w:rsid w:val="00D30CCF"/>
    <w:rsid w:val="00D319F4"/>
    <w:rsid w:val="00D31B9A"/>
    <w:rsid w:val="00D32BC2"/>
    <w:rsid w:val="00D3411C"/>
    <w:rsid w:val="00D34E92"/>
    <w:rsid w:val="00D34EBA"/>
    <w:rsid w:val="00D35F34"/>
    <w:rsid w:val="00D40B82"/>
    <w:rsid w:val="00D40C2B"/>
    <w:rsid w:val="00D41533"/>
    <w:rsid w:val="00D42892"/>
    <w:rsid w:val="00D43E60"/>
    <w:rsid w:val="00D471B7"/>
    <w:rsid w:val="00D503A1"/>
    <w:rsid w:val="00D51407"/>
    <w:rsid w:val="00D51F37"/>
    <w:rsid w:val="00D5508F"/>
    <w:rsid w:val="00D557EE"/>
    <w:rsid w:val="00D57AA5"/>
    <w:rsid w:val="00D57DC5"/>
    <w:rsid w:val="00D61530"/>
    <w:rsid w:val="00D63000"/>
    <w:rsid w:val="00D67BC7"/>
    <w:rsid w:val="00D715B9"/>
    <w:rsid w:val="00D72C78"/>
    <w:rsid w:val="00D73EB2"/>
    <w:rsid w:val="00D7747E"/>
    <w:rsid w:val="00D813FE"/>
    <w:rsid w:val="00D83D56"/>
    <w:rsid w:val="00D96DEA"/>
    <w:rsid w:val="00DA00DB"/>
    <w:rsid w:val="00DA1B2B"/>
    <w:rsid w:val="00DA2394"/>
    <w:rsid w:val="00DA26EF"/>
    <w:rsid w:val="00DA26FD"/>
    <w:rsid w:val="00DA2C85"/>
    <w:rsid w:val="00DA6D67"/>
    <w:rsid w:val="00DB14B9"/>
    <w:rsid w:val="00DB180D"/>
    <w:rsid w:val="00DB3849"/>
    <w:rsid w:val="00DB5FC4"/>
    <w:rsid w:val="00DB6E7C"/>
    <w:rsid w:val="00DB711F"/>
    <w:rsid w:val="00DC165C"/>
    <w:rsid w:val="00DC225E"/>
    <w:rsid w:val="00DC2EC8"/>
    <w:rsid w:val="00DC6646"/>
    <w:rsid w:val="00DD221F"/>
    <w:rsid w:val="00DD378D"/>
    <w:rsid w:val="00DD3E03"/>
    <w:rsid w:val="00DE1DE7"/>
    <w:rsid w:val="00DE1E4B"/>
    <w:rsid w:val="00DE5570"/>
    <w:rsid w:val="00DE661D"/>
    <w:rsid w:val="00DE6EE9"/>
    <w:rsid w:val="00DE6F6E"/>
    <w:rsid w:val="00DE73F7"/>
    <w:rsid w:val="00DF2764"/>
    <w:rsid w:val="00DF4D88"/>
    <w:rsid w:val="00DF57E0"/>
    <w:rsid w:val="00DF6D80"/>
    <w:rsid w:val="00DF74DC"/>
    <w:rsid w:val="00E01231"/>
    <w:rsid w:val="00E01B42"/>
    <w:rsid w:val="00E02C1F"/>
    <w:rsid w:val="00E06857"/>
    <w:rsid w:val="00E11E5E"/>
    <w:rsid w:val="00E11F3D"/>
    <w:rsid w:val="00E158C0"/>
    <w:rsid w:val="00E1695E"/>
    <w:rsid w:val="00E16F03"/>
    <w:rsid w:val="00E21A61"/>
    <w:rsid w:val="00E22316"/>
    <w:rsid w:val="00E235E0"/>
    <w:rsid w:val="00E23F90"/>
    <w:rsid w:val="00E25EB5"/>
    <w:rsid w:val="00E26D2A"/>
    <w:rsid w:val="00E306F4"/>
    <w:rsid w:val="00E3637C"/>
    <w:rsid w:val="00E37E79"/>
    <w:rsid w:val="00E41739"/>
    <w:rsid w:val="00E417F9"/>
    <w:rsid w:val="00E41812"/>
    <w:rsid w:val="00E4325D"/>
    <w:rsid w:val="00E4360F"/>
    <w:rsid w:val="00E451FE"/>
    <w:rsid w:val="00E4585E"/>
    <w:rsid w:val="00E46044"/>
    <w:rsid w:val="00E53438"/>
    <w:rsid w:val="00E55171"/>
    <w:rsid w:val="00E620D7"/>
    <w:rsid w:val="00E64700"/>
    <w:rsid w:val="00E64CC2"/>
    <w:rsid w:val="00E65B32"/>
    <w:rsid w:val="00E662BE"/>
    <w:rsid w:val="00E709A3"/>
    <w:rsid w:val="00E713C3"/>
    <w:rsid w:val="00E7310B"/>
    <w:rsid w:val="00E73465"/>
    <w:rsid w:val="00E755B4"/>
    <w:rsid w:val="00E7733C"/>
    <w:rsid w:val="00E81B15"/>
    <w:rsid w:val="00E8326C"/>
    <w:rsid w:val="00E8487C"/>
    <w:rsid w:val="00E857FB"/>
    <w:rsid w:val="00E90AA8"/>
    <w:rsid w:val="00E910B3"/>
    <w:rsid w:val="00E92984"/>
    <w:rsid w:val="00E93D98"/>
    <w:rsid w:val="00E943B1"/>
    <w:rsid w:val="00E94E35"/>
    <w:rsid w:val="00E96626"/>
    <w:rsid w:val="00E977B8"/>
    <w:rsid w:val="00EA0AAD"/>
    <w:rsid w:val="00EA288F"/>
    <w:rsid w:val="00EA49C3"/>
    <w:rsid w:val="00EA4A97"/>
    <w:rsid w:val="00EB0054"/>
    <w:rsid w:val="00EB2D71"/>
    <w:rsid w:val="00EB3A3D"/>
    <w:rsid w:val="00EB45E7"/>
    <w:rsid w:val="00EC29C1"/>
    <w:rsid w:val="00EC5931"/>
    <w:rsid w:val="00EC7082"/>
    <w:rsid w:val="00EC7C26"/>
    <w:rsid w:val="00ED0582"/>
    <w:rsid w:val="00ED3684"/>
    <w:rsid w:val="00ED4D45"/>
    <w:rsid w:val="00ED715B"/>
    <w:rsid w:val="00ED7CA8"/>
    <w:rsid w:val="00EF109A"/>
    <w:rsid w:val="00EF1E43"/>
    <w:rsid w:val="00EF2214"/>
    <w:rsid w:val="00EF2D1E"/>
    <w:rsid w:val="00EF3B10"/>
    <w:rsid w:val="00EF527C"/>
    <w:rsid w:val="00EF77DC"/>
    <w:rsid w:val="00F00001"/>
    <w:rsid w:val="00F01268"/>
    <w:rsid w:val="00F01587"/>
    <w:rsid w:val="00F01A4F"/>
    <w:rsid w:val="00F04001"/>
    <w:rsid w:val="00F05ACE"/>
    <w:rsid w:val="00F06F86"/>
    <w:rsid w:val="00F1308A"/>
    <w:rsid w:val="00F1385C"/>
    <w:rsid w:val="00F23210"/>
    <w:rsid w:val="00F253F1"/>
    <w:rsid w:val="00F25483"/>
    <w:rsid w:val="00F25AC9"/>
    <w:rsid w:val="00F26D9E"/>
    <w:rsid w:val="00F27394"/>
    <w:rsid w:val="00F27809"/>
    <w:rsid w:val="00F408DD"/>
    <w:rsid w:val="00F41E5B"/>
    <w:rsid w:val="00F444B4"/>
    <w:rsid w:val="00F451B7"/>
    <w:rsid w:val="00F46F37"/>
    <w:rsid w:val="00F5148B"/>
    <w:rsid w:val="00F51866"/>
    <w:rsid w:val="00F54D80"/>
    <w:rsid w:val="00F57AFC"/>
    <w:rsid w:val="00F61705"/>
    <w:rsid w:val="00F65147"/>
    <w:rsid w:val="00F67B03"/>
    <w:rsid w:val="00F70083"/>
    <w:rsid w:val="00F7163C"/>
    <w:rsid w:val="00F72609"/>
    <w:rsid w:val="00F74E6C"/>
    <w:rsid w:val="00F76ABB"/>
    <w:rsid w:val="00F80177"/>
    <w:rsid w:val="00F81937"/>
    <w:rsid w:val="00F81F31"/>
    <w:rsid w:val="00F82876"/>
    <w:rsid w:val="00F844AB"/>
    <w:rsid w:val="00F84831"/>
    <w:rsid w:val="00F878EC"/>
    <w:rsid w:val="00F924ED"/>
    <w:rsid w:val="00F934E7"/>
    <w:rsid w:val="00F948B4"/>
    <w:rsid w:val="00F96A1B"/>
    <w:rsid w:val="00F96C22"/>
    <w:rsid w:val="00F975CB"/>
    <w:rsid w:val="00F97B80"/>
    <w:rsid w:val="00FA0828"/>
    <w:rsid w:val="00FA1D5A"/>
    <w:rsid w:val="00FA6093"/>
    <w:rsid w:val="00FA7797"/>
    <w:rsid w:val="00FB1375"/>
    <w:rsid w:val="00FB1758"/>
    <w:rsid w:val="00FB2949"/>
    <w:rsid w:val="00FB2BAB"/>
    <w:rsid w:val="00FC27FB"/>
    <w:rsid w:val="00FC64F9"/>
    <w:rsid w:val="00FC6C1F"/>
    <w:rsid w:val="00FD0E49"/>
    <w:rsid w:val="00FD25CA"/>
    <w:rsid w:val="00FD4094"/>
    <w:rsid w:val="00FD46DD"/>
    <w:rsid w:val="00FD4FE5"/>
    <w:rsid w:val="00FE399F"/>
    <w:rsid w:val="00FE4E25"/>
    <w:rsid w:val="00FE67C5"/>
    <w:rsid w:val="00FE6C1E"/>
    <w:rsid w:val="00FE70F4"/>
    <w:rsid w:val="00FF2E22"/>
    <w:rsid w:val="00FF3369"/>
    <w:rsid w:val="00FF6DC8"/>
    <w:rsid w:val="00FF76C7"/>
    <w:rsid w:val="01BF8B5F"/>
    <w:rsid w:val="03817D1A"/>
    <w:rsid w:val="04BE465D"/>
    <w:rsid w:val="093BEC76"/>
    <w:rsid w:val="0AA34915"/>
    <w:rsid w:val="0B791B63"/>
    <w:rsid w:val="147D93F3"/>
    <w:rsid w:val="1519E3CE"/>
    <w:rsid w:val="16F5D585"/>
    <w:rsid w:val="1937F6E2"/>
    <w:rsid w:val="1C895258"/>
    <w:rsid w:val="2099AC59"/>
    <w:rsid w:val="24542C40"/>
    <w:rsid w:val="29013CCE"/>
    <w:rsid w:val="2C394D22"/>
    <w:rsid w:val="2F12CD05"/>
    <w:rsid w:val="2F36E51C"/>
    <w:rsid w:val="3946E3C3"/>
    <w:rsid w:val="42E74A24"/>
    <w:rsid w:val="435BB61A"/>
    <w:rsid w:val="4653BB4D"/>
    <w:rsid w:val="4870A205"/>
    <w:rsid w:val="4EDB3C8B"/>
    <w:rsid w:val="53BD0A81"/>
    <w:rsid w:val="5A0D326B"/>
    <w:rsid w:val="5B4D34E1"/>
    <w:rsid w:val="5D0D4927"/>
    <w:rsid w:val="5E78A557"/>
    <w:rsid w:val="62ADB3FA"/>
    <w:rsid w:val="66FB2C04"/>
    <w:rsid w:val="6870594D"/>
    <w:rsid w:val="6E395CF9"/>
    <w:rsid w:val="6F9C2553"/>
    <w:rsid w:val="75CD326F"/>
    <w:rsid w:val="7AA6E89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EDC5F"/>
  <w15:docId w15:val="{055A03F8-4467-4ECD-B0ED-F99447986D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3FD4"/>
    <w:pPr>
      <w:spacing w:after="0" w:line="240" w:lineRule="auto"/>
      <w:ind w:firstLine="720"/>
      <w:jc w:val="both"/>
    </w:pPr>
    <w:rPr>
      <w:rFonts w:eastAsia="Times New Roman" w:cs="Times New Roman"/>
      <w:szCs w:val="24"/>
    </w:rPr>
  </w:style>
  <w:style w:type="paragraph" w:styleId="Heading1">
    <w:name w:val="heading 1"/>
    <w:basedOn w:val="Normal"/>
    <w:next w:val="Normal"/>
    <w:link w:val="Heading1Char"/>
    <w:uiPriority w:val="9"/>
    <w:qFormat/>
    <w:rsid w:val="00BB3500"/>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3500"/>
    <w:pPr>
      <w:keepNext/>
      <w:keepLines/>
      <w:spacing w:before="20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E4325D"/>
    <w:pPr>
      <w:tabs>
        <w:tab w:val="center" w:pos="4680"/>
        <w:tab w:val="right" w:pos="9360"/>
      </w:tabs>
    </w:pPr>
  </w:style>
  <w:style w:type="character" w:styleId="HeaderChar" w:customStyle="1">
    <w:name w:val="Header Char"/>
    <w:basedOn w:val="DefaultParagraphFont"/>
    <w:link w:val="Header"/>
    <w:uiPriority w:val="99"/>
    <w:rsid w:val="00E4325D"/>
    <w:rPr>
      <w:rFonts w:eastAsia="Times New Roman" w:cs="Times New Roman"/>
      <w:szCs w:val="24"/>
    </w:rPr>
  </w:style>
  <w:style w:type="paragraph" w:styleId="BodyText2">
    <w:name w:val="Body Text 2"/>
    <w:basedOn w:val="Normal"/>
    <w:link w:val="BodyText2Char"/>
    <w:rsid w:val="00E4325D"/>
    <w:pPr>
      <w:spacing w:after="120" w:line="480" w:lineRule="auto"/>
    </w:pPr>
  </w:style>
  <w:style w:type="character" w:styleId="BodyText2Char" w:customStyle="1">
    <w:name w:val="Body Text 2 Char"/>
    <w:basedOn w:val="DefaultParagraphFont"/>
    <w:link w:val="BodyText2"/>
    <w:rsid w:val="00E4325D"/>
    <w:rPr>
      <w:rFonts w:eastAsia="Times New Roman" w:cs="Times New Roman"/>
      <w:szCs w:val="24"/>
    </w:rPr>
  </w:style>
  <w:style w:type="paragraph" w:styleId="BodyText3">
    <w:name w:val="Body Text 3"/>
    <w:basedOn w:val="Normal"/>
    <w:link w:val="BodyText3Char"/>
    <w:rsid w:val="00E4325D"/>
    <w:pPr>
      <w:spacing w:after="120"/>
    </w:pPr>
    <w:rPr>
      <w:sz w:val="16"/>
      <w:szCs w:val="16"/>
    </w:rPr>
  </w:style>
  <w:style w:type="character" w:styleId="BodyText3Char" w:customStyle="1">
    <w:name w:val="Body Text 3 Char"/>
    <w:basedOn w:val="DefaultParagraphFont"/>
    <w:link w:val="BodyText3"/>
    <w:rsid w:val="00E4325D"/>
    <w:rPr>
      <w:rFonts w:eastAsia="Times New Roman" w:cs="Times New Roman"/>
      <w:sz w:val="16"/>
      <w:szCs w:val="16"/>
    </w:rPr>
  </w:style>
  <w:style w:type="character" w:styleId="apple-converted-space" w:customStyle="1">
    <w:name w:val="apple-converted-space"/>
    <w:rsid w:val="00E4325D"/>
  </w:style>
  <w:style w:type="paragraph" w:styleId="NormalWeb">
    <w:name w:val="Normal (Web)"/>
    <w:basedOn w:val="Normal"/>
    <w:uiPriority w:val="99"/>
    <w:rsid w:val="00E4325D"/>
    <w:pPr>
      <w:spacing w:before="100" w:beforeAutospacing="1" w:after="100" w:afterAutospacing="1"/>
      <w:ind w:firstLine="0"/>
      <w:jc w:val="left"/>
    </w:pPr>
  </w:style>
  <w:style w:type="paragraph" w:styleId="Footer">
    <w:name w:val="footer"/>
    <w:basedOn w:val="Normal"/>
    <w:link w:val="FooterChar"/>
    <w:uiPriority w:val="99"/>
    <w:unhideWhenUsed/>
    <w:rsid w:val="0071434F"/>
    <w:pPr>
      <w:tabs>
        <w:tab w:val="center" w:pos="4680"/>
        <w:tab w:val="right" w:pos="9360"/>
      </w:tabs>
    </w:pPr>
  </w:style>
  <w:style w:type="character" w:styleId="FooterChar" w:customStyle="1">
    <w:name w:val="Footer Char"/>
    <w:basedOn w:val="DefaultParagraphFont"/>
    <w:link w:val="Footer"/>
    <w:uiPriority w:val="99"/>
    <w:rsid w:val="0071434F"/>
    <w:rPr>
      <w:rFonts w:eastAsia="Times New Roman" w:cs="Times New Roman"/>
      <w:szCs w:val="24"/>
    </w:rPr>
  </w:style>
  <w:style w:type="paragraph" w:styleId="Char4" w:customStyle="1">
    <w:name w:val="Char4"/>
    <w:basedOn w:val="Normal"/>
    <w:semiHidden/>
    <w:rsid w:val="0071434F"/>
    <w:pPr>
      <w:spacing w:after="160" w:line="240" w:lineRule="exact"/>
      <w:ind w:firstLine="0"/>
      <w:jc w:val="left"/>
    </w:pPr>
    <w:rPr>
      <w:rFonts w:ascii="Arial" w:hAnsi="Arial" w:cs="Arial"/>
      <w:sz w:val="22"/>
      <w:szCs w:val="22"/>
    </w:rPr>
  </w:style>
  <w:style w:type="paragraph" w:styleId="FootnoteText">
    <w:name w:val="footnote text"/>
    <w:basedOn w:val="Normal"/>
    <w:link w:val="FootnoteTextChar"/>
    <w:uiPriority w:val="99"/>
    <w:unhideWhenUsed/>
    <w:rsid w:val="000B3279"/>
    <w:rPr>
      <w:sz w:val="20"/>
      <w:szCs w:val="20"/>
    </w:rPr>
  </w:style>
  <w:style w:type="character" w:styleId="FootnoteTextChar" w:customStyle="1">
    <w:name w:val="Footnote Text Char"/>
    <w:basedOn w:val="DefaultParagraphFont"/>
    <w:link w:val="FootnoteText"/>
    <w:uiPriority w:val="99"/>
    <w:rsid w:val="000B3279"/>
    <w:rPr>
      <w:rFonts w:eastAsia="Times New Roman" w:cs="Times New Roman"/>
      <w:sz w:val="20"/>
      <w:szCs w:val="20"/>
    </w:rPr>
  </w:style>
  <w:style w:type="character" w:styleId="FootnoteReference">
    <w:name w:val="footnote reference"/>
    <w:basedOn w:val="DefaultParagraphFont"/>
    <w:unhideWhenUsed/>
    <w:rsid w:val="000B3279"/>
    <w:rPr>
      <w:vertAlign w:val="superscript"/>
    </w:rPr>
  </w:style>
  <w:style w:type="character" w:styleId="Heading1Char" w:customStyle="1">
    <w:name w:val="Heading 1 Char"/>
    <w:basedOn w:val="DefaultParagraphFont"/>
    <w:link w:val="Heading1"/>
    <w:uiPriority w:val="9"/>
    <w:rsid w:val="00BB3500"/>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BB3500"/>
    <w:rPr>
      <w:rFonts w:asciiTheme="majorHAnsi" w:hAnsiTheme="majorHAnsi" w:eastAsiaTheme="majorEastAsia" w:cstheme="majorBidi"/>
      <w:b/>
      <w:bCs/>
      <w:color w:val="4F81BD" w:themeColor="accent1"/>
      <w:sz w:val="26"/>
      <w:szCs w:val="26"/>
    </w:rPr>
  </w:style>
  <w:style w:type="character" w:styleId="CommentReference">
    <w:name w:val="Comment Reference"/>
    <w:basedOn w:val="DefaultParagraphFont"/>
    <w:uiPriority w:val="99"/>
    <w:semiHidden/>
    <w:unhideWhenUsed/>
    <w:rsid w:val="000A051C"/>
    <w:rPr>
      <w:sz w:val="16"/>
      <w:szCs w:val="16"/>
    </w:rPr>
  </w:style>
  <w:style w:type="paragraph" w:styleId="CommentText">
    <w:name w:val="Comment Text"/>
    <w:basedOn w:val="Normal"/>
    <w:link w:val="CommentTextChar"/>
    <w:uiPriority w:val="99"/>
    <w:semiHidden/>
    <w:unhideWhenUsed/>
    <w:rsid w:val="000A051C"/>
    <w:rPr>
      <w:sz w:val="20"/>
      <w:szCs w:val="20"/>
    </w:rPr>
  </w:style>
  <w:style w:type="character" w:styleId="CommentTextChar" w:customStyle="1">
    <w:name w:val="Comment Text Char"/>
    <w:basedOn w:val="DefaultParagraphFont"/>
    <w:link w:val="CommentText"/>
    <w:uiPriority w:val="99"/>
    <w:semiHidden/>
    <w:rsid w:val="000A051C"/>
    <w:rPr>
      <w:rFonts w:eastAsia="Times New Roman" w:cs="Times New Roman"/>
      <w:sz w:val="20"/>
      <w:szCs w:val="20"/>
    </w:rPr>
  </w:style>
  <w:style w:type="paragraph" w:styleId="CommentSubject">
    <w:name w:val="Comment Subject"/>
    <w:basedOn w:val="CommentText"/>
    <w:next w:val="CommentText"/>
    <w:link w:val="CommentSubjectChar"/>
    <w:uiPriority w:val="99"/>
    <w:semiHidden/>
    <w:unhideWhenUsed/>
    <w:rsid w:val="000A051C"/>
    <w:rPr>
      <w:b/>
      <w:bCs/>
    </w:rPr>
  </w:style>
  <w:style w:type="character" w:styleId="CommentSubjectChar" w:customStyle="1">
    <w:name w:val="Comment Subject Char"/>
    <w:basedOn w:val="CommentTextChar"/>
    <w:link w:val="CommentSubject"/>
    <w:uiPriority w:val="99"/>
    <w:semiHidden/>
    <w:rsid w:val="000A051C"/>
    <w:rPr>
      <w:rFonts w:eastAsia="Times New Roman" w:cs="Times New Roman"/>
      <w:b/>
      <w:bCs/>
      <w:sz w:val="20"/>
      <w:szCs w:val="20"/>
    </w:rPr>
  </w:style>
  <w:style w:type="paragraph" w:styleId="BalloonText">
    <w:name w:val="Balloon Text"/>
    <w:basedOn w:val="Normal"/>
    <w:link w:val="BalloonTextChar"/>
    <w:uiPriority w:val="99"/>
    <w:semiHidden/>
    <w:unhideWhenUsed/>
    <w:rsid w:val="000A051C"/>
    <w:rPr>
      <w:rFonts w:ascii="Tahoma" w:hAnsi="Tahoma" w:cs="Tahoma"/>
      <w:sz w:val="16"/>
      <w:szCs w:val="16"/>
    </w:rPr>
  </w:style>
  <w:style w:type="character" w:styleId="BalloonTextChar" w:customStyle="1">
    <w:name w:val="Balloon Text Char"/>
    <w:basedOn w:val="DefaultParagraphFont"/>
    <w:link w:val="BalloonText"/>
    <w:uiPriority w:val="99"/>
    <w:semiHidden/>
    <w:rsid w:val="000A051C"/>
    <w:rPr>
      <w:rFonts w:ascii="Tahoma" w:hAnsi="Tahoma" w:eastAsia="Times New Roman" w:cs="Tahoma"/>
      <w:sz w:val="16"/>
      <w:szCs w:val="16"/>
    </w:rPr>
  </w:style>
  <w:style w:type="table" w:styleId="TableGrid">
    <w:name w:val="Table Grid"/>
    <w:basedOn w:val="TableNormal"/>
    <w:uiPriority w:val="59"/>
    <w:rsid w:val="003E0AE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uiPriority w:val="99"/>
    <w:unhideWhenUsed/>
    <w:rsid w:val="00F01587"/>
    <w:pPr>
      <w:spacing w:after="120"/>
    </w:pPr>
  </w:style>
  <w:style w:type="character" w:styleId="BodyTextChar" w:customStyle="1">
    <w:name w:val="Body Text Char"/>
    <w:basedOn w:val="DefaultParagraphFont"/>
    <w:link w:val="BodyText"/>
    <w:uiPriority w:val="99"/>
    <w:rsid w:val="00F01587"/>
    <w:rPr>
      <w:rFonts w:eastAsia="Times New Roman" w:cs="Times New Roman"/>
      <w:szCs w:val="24"/>
    </w:rPr>
  </w:style>
  <w:style w:type="paragraph" w:styleId="BodyTextIndent3">
    <w:name w:val="Body Text Indent 3"/>
    <w:basedOn w:val="Normal"/>
    <w:link w:val="BodyTextIndent3Char"/>
    <w:uiPriority w:val="99"/>
    <w:unhideWhenUsed/>
    <w:rsid w:val="00F01587"/>
    <w:pPr>
      <w:spacing w:after="120"/>
      <w:ind w:left="360"/>
    </w:pPr>
    <w:rPr>
      <w:sz w:val="16"/>
      <w:szCs w:val="16"/>
    </w:rPr>
  </w:style>
  <w:style w:type="character" w:styleId="BodyTextIndent3Char" w:customStyle="1">
    <w:name w:val="Body Text Indent 3 Char"/>
    <w:basedOn w:val="DefaultParagraphFont"/>
    <w:link w:val="BodyTextIndent3"/>
    <w:uiPriority w:val="99"/>
    <w:rsid w:val="00F01587"/>
    <w:rPr>
      <w:rFonts w:eastAsia="Times New Roman" w:cs="Times New Roman"/>
      <w:sz w:val="16"/>
      <w:szCs w:val="16"/>
    </w:rPr>
  </w:style>
  <w:style w:type="paragraph" w:styleId="ListParagraph">
    <w:name w:val="List Paragraph"/>
    <w:basedOn w:val="Normal"/>
    <w:uiPriority w:val="34"/>
    <w:qFormat/>
    <w:rsid w:val="001D34AA"/>
    <w:pPr>
      <w:ind w:left="720"/>
      <w:contextualSpacing/>
    </w:pPr>
  </w:style>
  <w:style w:type="paragraph" w:styleId="NoSpacing">
    <w:name w:val="No Spacing"/>
    <w:uiPriority w:val="1"/>
    <w:qFormat/>
    <w:rsid w:val="00121584"/>
    <w:pPr>
      <w:spacing w:after="0" w:line="240" w:lineRule="auto"/>
      <w:ind w:firstLine="720"/>
      <w:jc w:val="both"/>
    </w:pPr>
    <w:rPr>
      <w:rFonts w:eastAsia="Times New Roman" w:cs="Times New Roman"/>
      <w:szCs w:val="24"/>
    </w:rPr>
  </w:style>
  <w:style w:type="character" w:styleId="Other" w:customStyle="1">
    <w:name w:val="Other_"/>
    <w:link w:val="Other0"/>
    <w:rsid w:val="00EB2D71"/>
    <w:rPr>
      <w:sz w:val="26"/>
      <w:szCs w:val="26"/>
      <w:shd w:val="clear" w:color="auto" w:fill="FFFFFF"/>
    </w:rPr>
  </w:style>
  <w:style w:type="paragraph" w:styleId="Other0" w:customStyle="1">
    <w:name w:val="Other"/>
    <w:basedOn w:val="Normal"/>
    <w:link w:val="Other"/>
    <w:rsid w:val="00EB2D71"/>
    <w:pPr>
      <w:widowControl w:val="0"/>
      <w:shd w:val="clear" w:color="auto" w:fill="FFFFFF"/>
      <w:spacing w:after="200" w:line="262" w:lineRule="auto"/>
      <w:ind w:firstLine="400"/>
      <w:jc w:val="left"/>
    </w:pPr>
    <w:rPr>
      <w:rFonts w:eastAsiaTheme="minorHAnsi" w:cstheme="minorBidi"/>
      <w:sz w:val="26"/>
      <w:szCs w:val="26"/>
      <w:shd w:val="clear" w:color="auto" w:fill="FFFFFF"/>
    </w:rPr>
  </w:style>
  <w:style w:type="paragraph" w:styleId="has-text-align-center" w:customStyle="1">
    <w:name w:val="has-text-align-center"/>
    <w:basedOn w:val="Normal"/>
    <w:rsid w:val="00355BC1"/>
    <w:pPr>
      <w:spacing w:before="100" w:beforeAutospacing="1" w:after="100" w:afterAutospacing="1"/>
      <w:ind w:firstLine="0"/>
      <w:jc w:val="left"/>
    </w:pPr>
  </w:style>
  <w:style w:type="character" w:styleId="Hyperlink">
    <w:name w:val="Hyperlink"/>
    <w:basedOn w:val="DefaultParagraphFont"/>
    <w:uiPriority w:val="99"/>
    <w:semiHidden/>
    <w:unhideWhenUsed/>
    <w:rsid w:val="00E26D2A"/>
    <w:rPr>
      <w:color w:val="0000FF"/>
      <w:u w:val="single"/>
    </w:rPr>
  </w:style>
  <w:style w:type="character" w:styleId="Strong">
    <w:name w:val="Strong"/>
    <w:basedOn w:val="DefaultParagraphFont"/>
    <w:uiPriority w:val="22"/>
    <w:qFormat/>
    <w:rsid w:val="00474E3E"/>
    <w:rPr>
      <w:rFonts w:cs="Times New Roman"/>
      <w:b/>
      <w:bCs/>
    </w:rPr>
  </w:style>
  <w:style w:type="character" w:styleId="Emphasis">
    <w:name w:val="Emphasis"/>
    <w:basedOn w:val="DefaultParagraphFont"/>
    <w:uiPriority w:val="20"/>
    <w:qFormat/>
    <w:rsid w:val="00474E3E"/>
    <w:rPr>
      <w:i/>
      <w:iCs/>
    </w:rPr>
  </w:style>
  <w:style w:type="numbering" w:styleId="NoList1" w:customStyle="1">
    <w:name w:val="No List1"/>
    <w:next w:val="NoList"/>
    <w:uiPriority w:val="99"/>
    <w:semiHidden/>
    <w:unhideWhenUsed/>
    <w:rsid w:val="008350B1"/>
  </w:style>
  <w:style w:type="paragraph" w:styleId="EndnoteText">
    <w:name w:val="endnote text"/>
    <w:basedOn w:val="Normal"/>
    <w:link w:val="EndnoteTextChar"/>
    <w:uiPriority w:val="99"/>
    <w:semiHidden/>
    <w:unhideWhenUsed/>
    <w:rsid w:val="00AA0B88"/>
    <w:rPr>
      <w:sz w:val="20"/>
      <w:szCs w:val="20"/>
    </w:rPr>
  </w:style>
  <w:style w:type="character" w:styleId="EndnoteTextChar" w:customStyle="1">
    <w:name w:val="Endnote Text Char"/>
    <w:basedOn w:val="DefaultParagraphFont"/>
    <w:link w:val="EndnoteText"/>
    <w:uiPriority w:val="99"/>
    <w:semiHidden/>
    <w:rsid w:val="00AA0B88"/>
    <w:rPr>
      <w:rFonts w:eastAsia="Times New Roman" w:cs="Times New Roman"/>
      <w:sz w:val="20"/>
      <w:szCs w:val="20"/>
    </w:rPr>
  </w:style>
  <w:style w:type="character" w:styleId="EndnoteReference">
    <w:name w:val="endnote reference"/>
    <w:basedOn w:val="DefaultParagraphFont"/>
    <w:uiPriority w:val="99"/>
    <w:semiHidden/>
    <w:unhideWhenUsed/>
    <w:rsid w:val="00AA0B88"/>
    <w:rPr>
      <w:vertAlign w:val="superscript"/>
    </w:rPr>
  </w:style>
  <w:style w:type="paragraph" w:styleId="Revision">
    <w:name w:val="Revision"/>
    <w:hidden/>
    <w:uiPriority w:val="99"/>
    <w:semiHidden/>
    <w:rsid w:val="00DB3849"/>
    <w:pPr>
      <w:spacing w:after="0"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646984">
      <w:bodyDiv w:val="1"/>
      <w:marLeft w:val="0"/>
      <w:marRight w:val="0"/>
      <w:marTop w:val="0"/>
      <w:marBottom w:val="0"/>
      <w:divBdr>
        <w:top w:val="none" w:sz="0" w:space="0" w:color="auto"/>
        <w:left w:val="none" w:sz="0" w:space="0" w:color="auto"/>
        <w:bottom w:val="none" w:sz="0" w:space="0" w:color="auto"/>
        <w:right w:val="none" w:sz="0" w:space="0" w:color="auto"/>
      </w:divBdr>
    </w:div>
    <w:div w:id="1853107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11/relationships/people" Target="peop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https://thuvienphapluat.vn/van-ban/giao-duc/nghi-dinh-147-2003-nd-cp-dieu-kien-thu-tuc-cap-giay-phep-quan-ly-hoat-dong-cua-co-so-cai-nghien-ma-tuy-tu-nguyen-51645.aspx" TargetMode="External"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79897511DE53741999F4694C5044FE4" ma:contentTypeVersion="14" ma:contentTypeDescription="Create a new document." ma:contentTypeScope="" ma:versionID="55da293578d3aadd265b54206c61c752">
  <xsd:schema xmlns:xsd="http://www.w3.org/2001/XMLSchema" xmlns:xs="http://www.w3.org/2001/XMLSchema" xmlns:p="http://schemas.microsoft.com/office/2006/metadata/properties" xmlns:ns2="efc47e62-d572-4226-9310-7bb7c10b85f9" xmlns:ns3="9321bfee-2028-4b85-aad4-de0cb1d03e80" targetNamespace="http://schemas.microsoft.com/office/2006/metadata/properties" ma:root="true" ma:fieldsID="537bcc1bde56357e873917fade03166f" ns2:_="" ns3:_="">
    <xsd:import namespace="efc47e62-d572-4226-9310-7bb7c10b85f9"/>
    <xsd:import namespace="9321bfee-2028-4b85-aad4-de0cb1d03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47e62-d572-4226-9310-7bb7c10b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21bfee-2028-4b85-aad4-de0cb1d03e8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5c1f5c-bde1-4e75-82c9-74f509b7d3f4}" ma:internalName="TaxCatchAll" ma:showField="CatchAllData" ma:web="9321bfee-2028-4b85-aad4-de0cb1d03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321bfee-2028-4b85-aad4-de0cb1d03e80" xsi:nil="true"/>
    <lcf76f155ced4ddcb4097134ff3c332f xmlns="efc47e62-d572-4226-9310-7bb7c10b8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2CEE98-08AB-4DC6-A7FA-A1000ACA1278}">
  <ds:schemaRefs>
    <ds:schemaRef ds:uri="http://schemas.openxmlformats.org/officeDocument/2006/bibliography"/>
  </ds:schemaRefs>
</ds:datastoreItem>
</file>

<file path=customXml/itemProps2.xml><?xml version="1.0" encoding="utf-8"?>
<ds:datastoreItem xmlns:ds="http://schemas.openxmlformats.org/officeDocument/2006/customXml" ds:itemID="{A6DF325C-058C-4F28-BD60-8FE021A6CC44}"/>
</file>

<file path=customXml/itemProps3.xml><?xml version="1.0" encoding="utf-8"?>
<ds:datastoreItem xmlns:ds="http://schemas.openxmlformats.org/officeDocument/2006/customXml" ds:itemID="{B4BFC4B0-E983-4F49-BF11-A13DB7AFD82F}"/>
</file>

<file path=customXml/itemProps4.xml><?xml version="1.0" encoding="utf-8"?>
<ds:datastoreItem xmlns:ds="http://schemas.openxmlformats.org/officeDocument/2006/customXml" ds:itemID="{D9760181-81AC-4CDC-996D-ACD3F9903E0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HL</dc:creator>
  <lastModifiedBy>Lý Hải Nam</lastModifiedBy>
  <revision>30</revision>
  <lastPrinted>2026-05-16T02:44:00.0000000Z</lastPrinted>
  <dcterms:created xsi:type="dcterms:W3CDTF">2026-05-16T03:02:00.0000000Z</dcterms:created>
  <dcterms:modified xsi:type="dcterms:W3CDTF">2026-10-20T04:59:09.5323008Z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0x010100179897511DE53741999F4694C5044FE4</vt:lpwstr>
  </property>
  <property fmtid="{D5CDD505-2E9C-101B-9397-08002B2CF9AE}" pid="3" name="MediaServiceImageTags">
    <vt:lpwstr/>
  </property>
</Properties>
</file>